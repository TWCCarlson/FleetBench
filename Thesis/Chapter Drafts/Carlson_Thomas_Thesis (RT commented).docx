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EA5C" w14:textId="73322263" w:rsidR="006C74AC" w:rsidRPr="006C74AC" w:rsidRDefault="00BA2539" w:rsidP="003667A2">
      <w:pPr>
        <w:jc w:val="center"/>
        <w:rPr>
          <w:rFonts w:eastAsia="Times New Roman" w:cs="Arial"/>
          <w:bCs/>
          <w:caps/>
          <w:kern w:val="32"/>
          <w:szCs w:val="24"/>
          <w14:ligatures w14:val="none"/>
        </w:rPr>
      </w:pPr>
      <w:r w:rsidRPr="003667A2">
        <w:t>FLEETBENCH: A MULTI-AGENT PATHFINDING EVALUATION WORKFLOW</w:t>
      </w:r>
      <w:bookmarkStart w:id="0" w:name="Text6"/>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Times New Roman"/>
          <w:kern w:val="0"/>
          <w:szCs w:val="24"/>
          <w14:ligatures w14:val="none"/>
        </w:rPr>
        <w:br/>
        <w:t xml:space="preserve">A </w:t>
      </w:r>
      <w:bookmarkEnd w:id="0"/>
      <w:r w:rsidR="006C74AC" w:rsidRPr="006C74AC">
        <w:rPr>
          <w:rFonts w:eastAsia="Times New Roman" w:cs="Times New Roman"/>
          <w:kern w:val="0"/>
          <w:szCs w:val="24"/>
          <w14:ligatures w14:val="none"/>
        </w:rPr>
        <w:t>Thesis</w:t>
      </w:r>
    </w:p>
    <w:p w14:paraId="1747D18C" w14:textId="3B2F1C5C"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i/>
          <w:color w:val="3366FF"/>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Presented to the faculty of the Department of Mechanical Engineering</w:t>
      </w:r>
    </w:p>
    <w:p w14:paraId="393EA0BB"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p>
    <w:p w14:paraId="32A8FA9B"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jc w:val="center"/>
        <w:rPr>
          <w:rFonts w:eastAsia="Times New Roman" w:cs="Times New Roman"/>
          <w:kern w:val="0"/>
          <w:szCs w:val="24"/>
          <w14:ligatures w14:val="none"/>
        </w:rPr>
      </w:pPr>
      <w:r w:rsidRPr="006C74AC">
        <w:rPr>
          <w:rFonts w:eastAsia="Times New Roman" w:cs="Times New Roman"/>
          <w:kern w:val="0"/>
          <w:szCs w:val="24"/>
          <w14:ligatures w14:val="none"/>
        </w:rPr>
        <w:t>California State University, Sacramento</w:t>
      </w:r>
    </w:p>
    <w:p w14:paraId="6B4EA50B"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Submitted in partial satisfaction of</w:t>
      </w:r>
    </w:p>
    <w:p w14:paraId="06BB1B5E"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the requirements for the degree of</w:t>
      </w:r>
    </w:p>
    <w:p w14:paraId="014DF5C3"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iCs/>
          <w:caps/>
          <w:kern w:val="0"/>
          <w:szCs w:val="24"/>
          <w14:ligatures w14:val="none"/>
        </w:rPr>
        <w:t>MASTER OF Science</w:t>
      </w: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in</w:t>
      </w:r>
      <w:bookmarkStart w:id="1" w:name="Text8"/>
    </w:p>
    <w:p w14:paraId="0FED4C7B" w14:textId="26D9D80A"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color w:val="548DD4"/>
          <w:kern w:val="0"/>
          <w:szCs w:val="24"/>
          <w14:ligatures w14:val="none"/>
        </w:rPr>
      </w:pPr>
      <w:r>
        <w:rPr>
          <w:rFonts w:eastAsia="Times New Roman" w:cs="Times New Roman"/>
          <w:kern w:val="0"/>
          <w:szCs w:val="24"/>
          <w14:ligatures w14:val="none"/>
        </w:rPr>
        <w:br/>
      </w:r>
      <w:r w:rsidRPr="006C74AC">
        <w:rPr>
          <w:rFonts w:eastAsia="Times New Roman" w:cs="Times New Roman"/>
          <w:kern w:val="0"/>
          <w:szCs w:val="24"/>
          <w14:ligatures w14:val="none"/>
        </w:rPr>
        <w:br/>
      </w:r>
      <w:bookmarkEnd w:id="1"/>
      <w:r w:rsidRPr="006C74AC">
        <w:rPr>
          <w:rFonts w:eastAsia="Times New Roman" w:cs="Times New Roman"/>
          <w:kern w:val="0"/>
          <w:szCs w:val="24"/>
          <w14:ligatures w14:val="none"/>
        </w:rPr>
        <w:t>Mechanical Engineering</w:t>
      </w:r>
    </w:p>
    <w:p w14:paraId="1D9BBCE3" w14:textId="270D1FB2"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i/>
          <w:color w:val="3366FF"/>
          <w:kern w:val="0"/>
          <w:szCs w:val="24"/>
          <w14:ligatures w14:val="none"/>
        </w:rPr>
      </w:pPr>
      <w:bookmarkStart w:id="2" w:name="Text9"/>
      <w:r w:rsidRPr="006C74AC">
        <w:rPr>
          <w:rFonts w:eastAsia="Times New Roman" w:cs="Times New Roman"/>
          <w:kern w:val="0"/>
          <w:szCs w:val="24"/>
          <w14:ligatures w14:val="none"/>
        </w:rPr>
        <w:br/>
      </w:r>
      <w:r w:rsidRPr="006C74AC">
        <w:rPr>
          <w:rFonts w:eastAsia="Times New Roman" w:cs="Times New Roman"/>
          <w:kern w:val="0"/>
          <w:szCs w:val="24"/>
          <w14:ligatures w14:val="none"/>
        </w:rPr>
        <w:fldChar w:fldCharType="begin">
          <w:ffData>
            <w:name w:val="Text9"/>
            <w:enabled/>
            <w:calcOnExit w:val="0"/>
            <w:textInput>
              <w:default w:val="(Your Concentration, if approved)"/>
            </w:textInput>
          </w:ffData>
        </w:fldChar>
      </w:r>
      <w:r w:rsidRPr="006C74AC">
        <w:rPr>
          <w:rFonts w:eastAsia="Times New Roman" w:cs="Times New Roman"/>
          <w:kern w:val="0"/>
          <w:szCs w:val="24"/>
          <w14:ligatures w14:val="none"/>
        </w:rPr>
        <w:instrText xml:space="preserve"> FORMTEXT </w:instrText>
      </w:r>
      <w:r w:rsidRPr="006C74AC">
        <w:rPr>
          <w:rFonts w:eastAsia="Times New Roman" w:cs="Times New Roman"/>
          <w:kern w:val="0"/>
          <w:szCs w:val="24"/>
          <w14:ligatures w14:val="none"/>
        </w:rPr>
      </w:r>
      <w:r w:rsidRPr="006C74AC">
        <w:rPr>
          <w:rFonts w:eastAsia="Times New Roman" w:cs="Times New Roman"/>
          <w:kern w:val="0"/>
          <w:szCs w:val="24"/>
          <w14:ligatures w14:val="none"/>
        </w:rPr>
        <w:fldChar w:fldCharType="separate"/>
      </w:r>
      <w:r w:rsidR="003667A2">
        <w:rPr>
          <w:rFonts w:eastAsia="Times New Roman" w:cs="Times New Roman"/>
          <w:noProof/>
          <w:kern w:val="0"/>
          <w:szCs w:val="24"/>
          <w14:ligatures w14:val="none"/>
        </w:rPr>
        <w:t>(Your Concentration, if approved)</w:t>
      </w:r>
      <w:r w:rsidRPr="006C74AC">
        <w:rPr>
          <w:rFonts w:eastAsia="Times New Roman" w:cs="Times New Roman"/>
          <w:kern w:val="0"/>
          <w:szCs w:val="24"/>
          <w14:ligatures w14:val="none"/>
        </w:rPr>
        <w:fldChar w:fldCharType="end"/>
      </w:r>
      <w:bookmarkEnd w:id="2"/>
    </w:p>
    <w:p w14:paraId="3D88719F" w14:textId="49CC77CE"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t>by</w:t>
      </w:r>
      <w:r w:rsidRPr="006C74AC">
        <w:rPr>
          <w:rFonts w:eastAsia="Times New Roman" w:cs="Times New Roman"/>
          <w:kern w:val="0"/>
          <w:szCs w:val="24"/>
          <w14:ligatures w14:val="none"/>
        </w:rPr>
        <w:br/>
      </w:r>
      <w:bookmarkStart w:id="3" w:name="Text3"/>
      <w:r w:rsidRPr="006C74AC">
        <w:rPr>
          <w:rFonts w:eastAsia="Times New Roman" w:cs="Times New Roman"/>
          <w:kern w:val="0"/>
          <w:szCs w:val="24"/>
          <w14:ligatures w14:val="none"/>
        </w:rPr>
        <w:br/>
      </w:r>
      <w:bookmarkEnd w:id="3"/>
      <w:r w:rsidRPr="006C74AC">
        <w:rPr>
          <w:rFonts w:eastAsia="Times New Roman" w:cs="Times New Roman"/>
          <w:kern w:val="0"/>
          <w:szCs w:val="24"/>
          <w14:ligatures w14:val="none"/>
        </w:rPr>
        <w:t>Thomas Wayne Christian Carlson</w:t>
      </w:r>
      <w:bookmarkStart w:id="4" w:name="Text10"/>
      <w:bookmarkEnd w:id="4"/>
    </w:p>
    <w:p w14:paraId="15C09B75"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p>
    <w:p w14:paraId="421F6758" w14:textId="00F6C3C2"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FALL</w:t>
      </w:r>
    </w:p>
    <w:p w14:paraId="3C98DCBE" w14:textId="6E4F1B21"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SimSun" w:cs="Times New Roman"/>
          <w:kern w:val="0"/>
          <w:szCs w:val="24"/>
          <w14:ligatures w14:val="none"/>
        </w:rPr>
        <w:sectPr w:rsidR="006C74AC" w:rsidRPr="006C74AC" w:rsidSect="00E774F0">
          <w:headerReference w:type="default" r:id="rId8"/>
          <w:footerReference w:type="default" r:id="rId9"/>
          <w:pgSz w:w="12240" w:h="15840"/>
          <w:pgMar w:top="2160" w:right="1440" w:bottom="1440" w:left="2160" w:header="1440" w:footer="1440" w:gutter="0"/>
          <w:pgNumType w:fmt="lowerRoman"/>
          <w:cols w:space="720"/>
          <w:docGrid w:linePitch="360"/>
        </w:sectPr>
      </w:pPr>
      <w:r w:rsidRPr="006C74AC">
        <w:rPr>
          <w:rFonts w:eastAsia="Times New Roman" w:cs="Times New Roman"/>
          <w:kern w:val="0"/>
          <w:szCs w:val="24"/>
          <w14:ligatures w14:val="none"/>
        </w:rPr>
        <w:t>2023</w:t>
      </w:r>
    </w:p>
    <w:p w14:paraId="23C3B409" w14:textId="374D5DE8" w:rsidR="006C74AC" w:rsidRDefault="006C74AC" w:rsidP="003667A2">
      <w:pPr>
        <w:tabs>
          <w:tab w:val="left" w:pos="1"/>
          <w:tab w:val="left" w:pos="432"/>
          <w:tab w:val="left" w:pos="720"/>
          <w:tab w:val="left" w:pos="1440"/>
          <w:tab w:val="left" w:pos="2160"/>
          <w:tab w:val="left" w:leader="dot" w:pos="7200"/>
          <w:tab w:val="left" w:pos="7920"/>
        </w:tabs>
        <w:spacing w:after="0"/>
        <w:jc w:val="center"/>
        <w:rPr>
          <w:rFonts w:eastAsia="Times New Roman" w:cs="Times New Roman"/>
          <w:kern w:val="0"/>
          <w:sz w:val="22"/>
          <w14:ligatures w14:val="none"/>
        </w:rPr>
      </w:pPr>
      <w:r w:rsidRPr="006C74AC">
        <w:rPr>
          <w:rFonts w:eastAsia="Times New Roman" w:cs="Times New Roman"/>
          <w:kern w:val="0"/>
          <w:sz w:val="22"/>
          <w14:ligatures w14:val="none"/>
        </w:rPr>
        <w:lastRenderedPageBreak/>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t>© 202</w:t>
      </w:r>
      <w:r>
        <w:rPr>
          <w:rFonts w:eastAsia="Times New Roman" w:cs="Times New Roman"/>
          <w:kern w:val="0"/>
          <w:sz w:val="22"/>
          <w14:ligatures w14:val="none"/>
        </w:rPr>
        <w:t>3</w:t>
      </w:r>
    </w:p>
    <w:p w14:paraId="78500C68" w14:textId="77777777" w:rsidR="003667A2" w:rsidRPr="003667A2" w:rsidRDefault="003667A2" w:rsidP="003667A2">
      <w:pPr>
        <w:tabs>
          <w:tab w:val="left" w:pos="1"/>
          <w:tab w:val="left" w:pos="432"/>
          <w:tab w:val="left" w:pos="720"/>
          <w:tab w:val="left" w:pos="1440"/>
          <w:tab w:val="left" w:pos="2160"/>
          <w:tab w:val="left" w:leader="dot" w:pos="7200"/>
          <w:tab w:val="left" w:pos="7920"/>
        </w:tabs>
        <w:spacing w:after="0"/>
        <w:jc w:val="center"/>
        <w:rPr>
          <w:rFonts w:eastAsia="Times New Roman" w:cs="Times New Roman"/>
          <w:kern w:val="0"/>
          <w:sz w:val="22"/>
          <w14:ligatures w14:val="none"/>
        </w:rPr>
      </w:pPr>
    </w:p>
    <w:p w14:paraId="25DE81AE" w14:textId="54056AAD" w:rsidR="006C74AC" w:rsidRPr="006C74AC" w:rsidRDefault="006C74AC" w:rsidP="003667A2">
      <w:pPr>
        <w:jc w:val="center"/>
      </w:pPr>
      <w:r>
        <w:t>Thomas Wayne Christian Carlson</w:t>
      </w:r>
    </w:p>
    <w:p w14:paraId="416E6F09" w14:textId="6421C3D4" w:rsidR="006C74AC" w:rsidRDefault="006C74AC" w:rsidP="003667A2">
      <w:pPr>
        <w:jc w:val="center"/>
        <w:rPr>
          <w:rFonts w:eastAsia="SimSun"/>
          <w:szCs w:val="26"/>
        </w:rPr>
        <w:sectPr w:rsidR="006C74AC" w:rsidSect="00E774F0">
          <w:pgSz w:w="12240" w:h="15840"/>
          <w:pgMar w:top="2160" w:right="1440" w:bottom="1440" w:left="2160" w:header="1440" w:footer="1440" w:gutter="0"/>
          <w:pgNumType w:fmt="lowerRoman"/>
          <w:cols w:space="720"/>
          <w:docGrid w:linePitch="360"/>
        </w:sectPr>
      </w:pPr>
      <w:r w:rsidRPr="006C74AC">
        <w:t>ALL RIGHTS RESERVED</w:t>
      </w:r>
    </w:p>
    <w:p w14:paraId="3A48F545" w14:textId="77777777" w:rsidR="007D3996" w:rsidRPr="00B658FA" w:rsidRDefault="007D3996" w:rsidP="007D3996">
      <w:pPr>
        <w:spacing w:after="0"/>
        <w:jc w:val="center"/>
        <w:rPr>
          <w:rFonts w:eastAsia="Times New Roman" w:cs="Times New Roman"/>
          <w:color w:val="548DD4"/>
          <w:kern w:val="0"/>
          <w:szCs w:val="24"/>
          <w14:ligatures w14:val="none"/>
        </w:rPr>
      </w:pPr>
      <w:r w:rsidRPr="003667A2">
        <w:rPr>
          <w:rFonts w:eastAsia="Times New Roman" w:cs="Times New Roman"/>
          <w:iCs/>
          <w:caps/>
          <w:kern w:val="0"/>
          <w:szCs w:val="24"/>
          <w14:ligatures w14:val="none"/>
        </w:rPr>
        <w:lastRenderedPageBreak/>
        <w:t>FleetBench: A Multi-Agent Pathfinding Evaluation Workflow</w:t>
      </w:r>
    </w:p>
    <w:p w14:paraId="2A7D123E" w14:textId="0C39DBDC" w:rsidR="007D3996" w:rsidRPr="007D3996" w:rsidRDefault="007D3996" w:rsidP="007D3996">
      <w:pPr>
        <w:jc w:val="center"/>
        <w:rPr>
          <w:szCs w:val="24"/>
        </w:rPr>
      </w:pPr>
      <w:r w:rsidRPr="007D3996">
        <w:rPr>
          <w:szCs w:val="24"/>
        </w:rPr>
        <w:br/>
      </w:r>
      <w:r w:rsidR="00BA3797">
        <w:rPr>
          <w:szCs w:val="24"/>
        </w:rPr>
        <w:br/>
      </w:r>
      <w:r w:rsidRPr="007D3996">
        <w:rPr>
          <w:szCs w:val="24"/>
        </w:rPr>
        <w:br/>
        <w:t>A Thesis</w:t>
      </w:r>
      <w:r w:rsidRPr="007D3996">
        <w:rPr>
          <w:szCs w:val="24"/>
        </w:rPr>
        <w:br/>
      </w:r>
      <w:r w:rsidRPr="007D3996">
        <w:rPr>
          <w:szCs w:val="24"/>
        </w:rPr>
        <w:br/>
      </w:r>
      <w:r w:rsidRPr="007D3996">
        <w:rPr>
          <w:szCs w:val="24"/>
        </w:rPr>
        <w:br/>
        <w:t>by</w:t>
      </w:r>
      <w:r w:rsidRPr="007D3996">
        <w:rPr>
          <w:szCs w:val="24"/>
        </w:rPr>
        <w:br/>
      </w:r>
      <w:bookmarkStart w:id="5" w:name="Text15"/>
      <w:r w:rsidRPr="007D3996">
        <w:rPr>
          <w:szCs w:val="24"/>
        </w:rPr>
        <w:br/>
      </w:r>
      <w:r w:rsidRPr="007D3996">
        <w:rPr>
          <w:szCs w:val="24"/>
        </w:rPr>
        <w:br/>
      </w:r>
      <w:bookmarkEnd w:id="5"/>
      <w:r>
        <w:rPr>
          <w:szCs w:val="24"/>
        </w:rPr>
        <w:t>Thomas Wayne Christian Carlson</w:t>
      </w:r>
    </w:p>
    <w:p w14:paraId="1B31A872" w14:textId="62912004"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left"/>
        <w:rPr>
          <w:szCs w:val="24"/>
        </w:rPr>
      </w:pP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t>Approved by:</w:t>
      </w:r>
      <w:r w:rsidR="00BA3797">
        <w:rPr>
          <w:szCs w:val="24"/>
        </w:rPr>
        <w:br/>
      </w:r>
    </w:p>
    <w:p w14:paraId="5B17E1AC"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br/>
      </w:r>
      <w:r w:rsidRPr="007D3996">
        <w:rPr>
          <w:szCs w:val="24"/>
          <w:u w:val="single"/>
        </w:rPr>
        <w:t>                                                                    </w:t>
      </w:r>
      <w:r w:rsidRPr="007D3996">
        <w:rPr>
          <w:szCs w:val="24"/>
        </w:rPr>
        <w:t>, Committee Chair</w:t>
      </w:r>
    </w:p>
    <w:p w14:paraId="3E396F88" w14:textId="6341E90F"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Pr>
          <w:szCs w:val="24"/>
        </w:rPr>
        <w:t>Dr. Hong-Yue “Ray” Tang</w:t>
      </w:r>
    </w:p>
    <w:p w14:paraId="3C788B66"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br/>
      </w:r>
      <w:r w:rsidRPr="007D3996">
        <w:rPr>
          <w:szCs w:val="24"/>
        </w:rPr>
        <w:br/>
      </w:r>
      <w:r w:rsidRPr="007D3996">
        <w:rPr>
          <w:szCs w:val="24"/>
          <w:u w:val="single"/>
        </w:rPr>
        <w:t>                                                                    </w:t>
      </w:r>
      <w:r w:rsidRPr="007D3996">
        <w:rPr>
          <w:szCs w:val="24"/>
        </w:rPr>
        <w:t>, Second Reader</w:t>
      </w:r>
    </w:p>
    <w:p w14:paraId="77889D78" w14:textId="5B573538"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Pr>
          <w:szCs w:val="24"/>
        </w:rPr>
        <w:t>Neal Levine</w:t>
      </w:r>
    </w:p>
    <w:p w14:paraId="4F0E077E" w14:textId="438C7A47" w:rsidR="007D3996" w:rsidRPr="007D3996" w:rsidRDefault="000D060D"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u w:val="single"/>
        </w:rPr>
      </w:pPr>
      <w:r>
        <w:rPr>
          <w:szCs w:val="24"/>
        </w:rPr>
        <w:br/>
      </w:r>
      <w:r w:rsidR="007D3996" w:rsidRPr="007D3996">
        <w:rPr>
          <w:szCs w:val="24"/>
        </w:rPr>
        <w:br/>
      </w:r>
      <w:r w:rsidR="007D3996" w:rsidRPr="007D3996">
        <w:rPr>
          <w:szCs w:val="24"/>
          <w:u w:val="single"/>
        </w:rPr>
        <w:t>                                                       </w:t>
      </w:r>
    </w:p>
    <w:p w14:paraId="68425333"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t>Date</w:t>
      </w:r>
    </w:p>
    <w:p w14:paraId="681FC119" w14:textId="7D31405F" w:rsidR="007D3996"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jc w:val="center"/>
        <w:rPr>
          <w:szCs w:val="24"/>
        </w:rPr>
        <w:sectPr w:rsidR="007D3996" w:rsidSect="00E774F0">
          <w:pgSz w:w="12240" w:h="15840"/>
          <w:pgMar w:top="2160" w:right="1440" w:bottom="1440" w:left="2160" w:header="1440" w:footer="1440" w:gutter="0"/>
          <w:pgNumType w:fmt="lowerRoman"/>
          <w:cols w:space="720"/>
          <w:docGrid w:linePitch="360"/>
        </w:sectPr>
      </w:pPr>
      <w:r w:rsidRPr="007D3996">
        <w:rPr>
          <w:szCs w:val="24"/>
        </w:rPr>
        <w:br/>
      </w:r>
      <w:r>
        <w:rPr>
          <w:sz w:val="22"/>
        </w:rPr>
        <w:br/>
      </w:r>
    </w:p>
    <w:p w14:paraId="59D9B3C7" w14:textId="77777777" w:rsidR="007D3996" w:rsidRPr="003667A2" w:rsidRDefault="007D3996" w:rsidP="007D3996">
      <w:pPr>
        <w:spacing w:after="0"/>
        <w:rPr>
          <w:szCs w:val="24"/>
        </w:rPr>
      </w:pPr>
      <w:r w:rsidRPr="00B658FA">
        <w:rPr>
          <w:szCs w:val="24"/>
        </w:rPr>
        <w:lastRenderedPageBreak/>
        <w:br/>
      </w:r>
      <w:r w:rsidRPr="00B658FA">
        <w:rPr>
          <w:szCs w:val="24"/>
        </w:rPr>
        <w:br/>
      </w:r>
      <w:r w:rsidRPr="00B658FA">
        <w:rPr>
          <w:szCs w:val="24"/>
        </w:rPr>
        <w:br/>
      </w:r>
      <w:r w:rsidRPr="00B658FA">
        <w:rPr>
          <w:szCs w:val="24"/>
        </w:rPr>
        <w:br/>
      </w:r>
      <w:r w:rsidRPr="00B658FA">
        <w:rPr>
          <w:szCs w:val="24"/>
        </w:rPr>
        <w:br/>
      </w:r>
      <w:r w:rsidRPr="00B658FA">
        <w:rPr>
          <w:szCs w:val="24"/>
        </w:rPr>
        <w:br/>
      </w:r>
      <w:r w:rsidRPr="00B658FA">
        <w:rPr>
          <w:szCs w:val="24"/>
        </w:rPr>
        <w:br/>
      </w:r>
      <w:r w:rsidRPr="00B658FA">
        <w:rPr>
          <w:szCs w:val="24"/>
        </w:rPr>
        <w:br/>
      </w:r>
      <w:r w:rsidRPr="003667A2">
        <w:rPr>
          <w:szCs w:val="24"/>
        </w:rPr>
        <w:br/>
        <w:t xml:space="preserve">Student:  </w:t>
      </w:r>
      <w:r w:rsidRPr="003667A2">
        <w:rPr>
          <w:szCs w:val="24"/>
          <w:u w:val="single"/>
        </w:rPr>
        <w:t>Thomas Wayne Christian Carlson</w:t>
      </w:r>
    </w:p>
    <w:p w14:paraId="0FD2CABD" w14:textId="77777777" w:rsidR="007D3996" w:rsidRPr="00B658FA"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tLeast"/>
        <w:jc w:val="left"/>
        <w:rPr>
          <w:rFonts w:eastAsia="Times New Roman" w:cs="Times New Roman"/>
          <w:kern w:val="0"/>
          <w:szCs w:val="24"/>
          <w14:ligatures w14:val="none"/>
        </w:rPr>
      </w:pPr>
      <w:r w:rsidRPr="00B658FA">
        <w:rPr>
          <w:rFonts w:eastAsia="Times New Roman" w:cs="Times New Roman"/>
          <w:kern w:val="0"/>
          <w:szCs w:val="24"/>
          <w:u w:val="single"/>
          <w14:ligatures w14:val="none"/>
        </w:rPr>
        <w:br/>
      </w:r>
      <w:r w:rsidRPr="00B658FA">
        <w:rPr>
          <w:rFonts w:eastAsia="Times New Roman" w:cs="Times New Roman"/>
          <w:kern w:val="0"/>
          <w:szCs w:val="24"/>
          <w:u w:val="single"/>
          <w14:ligatures w14:val="none"/>
        </w:rPr>
        <w:br/>
      </w:r>
      <w:r w:rsidRPr="00B658FA">
        <w:rPr>
          <w:rFonts w:eastAsia="Times New Roman" w:cs="Times New Roman"/>
          <w:kern w:val="0"/>
          <w:szCs w:val="24"/>
          <w14:ligatures w14:val="none"/>
        </w:rPr>
        <w:t>I certify that this student has met the requirements for format contained in the University format manual, and this thesis is suitable for electronic submission to the library and credit is to be awarded for the thesis.</w:t>
      </w:r>
    </w:p>
    <w:p w14:paraId="24B8684A" w14:textId="77777777" w:rsidR="007D3996" w:rsidRPr="00B658FA" w:rsidRDefault="007D3996" w:rsidP="007D39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jc w:val="left"/>
        <w:rPr>
          <w:rFonts w:eastAsia="Times New Roman" w:cs="Times New Roman"/>
          <w:kern w:val="0"/>
          <w:szCs w:val="24"/>
          <w:u w:val="single"/>
          <w14:ligatures w14:val="none"/>
        </w:rPr>
      </w:pP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u w:val="single"/>
          <w14:ligatures w14:val="none"/>
        </w:rPr>
        <w:t>                                                    </w:t>
      </w:r>
      <w:r w:rsidRPr="00B658FA">
        <w:rPr>
          <w:rFonts w:eastAsia="Times New Roman" w:cs="Times New Roman"/>
          <w:kern w:val="0"/>
          <w:szCs w:val="24"/>
          <w14:ligatures w14:val="none"/>
        </w:rPr>
        <w:t>, Graduate Coordinator</w:t>
      </w:r>
      <w:r w:rsidRPr="00B658FA">
        <w:rPr>
          <w:rFonts w:eastAsia="Times New Roman" w:cs="Times New Roman"/>
          <w:kern w:val="0"/>
          <w:szCs w:val="24"/>
          <w14:ligatures w14:val="none"/>
        </w:rPr>
        <w:tab/>
      </w:r>
      <w:r w:rsidRPr="00B658FA">
        <w:rPr>
          <w:rFonts w:eastAsia="Times New Roman" w:cs="Times New Roman"/>
          <w:kern w:val="0"/>
          <w:szCs w:val="24"/>
          <w:u w:val="single"/>
          <w14:ligatures w14:val="none"/>
        </w:rPr>
        <w:t>                                        </w:t>
      </w:r>
    </w:p>
    <w:p w14:paraId="51859821" w14:textId="77777777" w:rsidR="007D3996" w:rsidRPr="00B658FA" w:rsidRDefault="007D3996" w:rsidP="007D39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jc w:val="left"/>
        <w:rPr>
          <w:rFonts w:eastAsia="Times New Roman" w:cs="Times New Roman"/>
          <w:kern w:val="0"/>
          <w:szCs w:val="24"/>
          <w14:ligatures w14:val="none"/>
        </w:rPr>
      </w:pPr>
      <w:r w:rsidRPr="003667A2">
        <w:rPr>
          <w:rFonts w:eastAsia="Times New Roman" w:cs="Times New Roman"/>
          <w:kern w:val="0"/>
          <w:szCs w:val="24"/>
          <w14:ligatures w14:val="none"/>
        </w:rPr>
        <w:t>Dr. Farshid Zabihian</w:t>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B658FA">
        <w:rPr>
          <w:rFonts w:eastAsia="Times New Roman" w:cs="Times New Roman"/>
          <w:kern w:val="0"/>
          <w:szCs w:val="24"/>
          <w14:ligatures w14:val="none"/>
        </w:rPr>
        <w:t xml:space="preserve"> </w:t>
      </w:r>
      <w:r w:rsidRPr="00B658FA">
        <w:rPr>
          <w:rFonts w:eastAsia="Times New Roman" w:cs="Times New Roman"/>
          <w:kern w:val="0"/>
          <w:szCs w:val="24"/>
          <w14:ligatures w14:val="none"/>
        </w:rPr>
        <w:tab/>
      </w:r>
      <w:r>
        <w:rPr>
          <w:rFonts w:eastAsia="Times New Roman" w:cs="Times New Roman"/>
          <w:kern w:val="0"/>
          <w:szCs w:val="24"/>
          <w14:ligatures w14:val="none"/>
        </w:rPr>
        <w:tab/>
      </w:r>
      <w:r w:rsidRPr="00B658FA">
        <w:rPr>
          <w:rFonts w:eastAsia="Times New Roman" w:cs="Times New Roman"/>
          <w:kern w:val="0"/>
          <w:szCs w:val="24"/>
          <w14:ligatures w14:val="none"/>
        </w:rPr>
        <w:t>Date</w:t>
      </w:r>
    </w:p>
    <w:p w14:paraId="0D29FB24" w14:textId="77777777" w:rsidR="007D3996" w:rsidRPr="00B658FA"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left"/>
        <w:rPr>
          <w:rFonts w:eastAsia="Times New Roman" w:cs="Times New Roman"/>
          <w:color w:val="548DD4"/>
          <w:kern w:val="0"/>
          <w:szCs w:val="24"/>
          <w14:ligatures w14:val="none"/>
        </w:rPr>
      </w:pP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p>
    <w:p w14:paraId="1E943CB1" w14:textId="77777777" w:rsidR="007D3996" w:rsidRPr="00B658FA" w:rsidRDefault="007D3996" w:rsidP="007D3996">
      <w:pPr>
        <w:jc w:val="center"/>
        <w:rPr>
          <w:u w:val="single"/>
        </w:rPr>
      </w:pPr>
      <w:r w:rsidRPr="00B658FA">
        <w:br/>
      </w:r>
      <w:r w:rsidRPr="00B658FA">
        <w:br/>
        <w:t xml:space="preserve">Department of </w:t>
      </w:r>
      <w:r>
        <w:t>Mechanical Engineering</w:t>
      </w:r>
    </w:p>
    <w:p w14:paraId="0B97CE80" w14:textId="77777777" w:rsidR="007D3996" w:rsidRDefault="007D3996" w:rsidP="003667A2">
      <w:pPr>
        <w:jc w:val="center"/>
        <w:sectPr w:rsidR="007D3996" w:rsidSect="00E774F0">
          <w:pgSz w:w="12240" w:h="15840"/>
          <w:pgMar w:top="2160" w:right="1440" w:bottom="1440" w:left="2160" w:header="1440" w:footer="1440" w:gutter="0"/>
          <w:pgNumType w:fmt="lowerRoman"/>
          <w:cols w:space="720"/>
          <w:docGrid w:linePitch="360"/>
        </w:sectPr>
      </w:pPr>
    </w:p>
    <w:p w14:paraId="18FC2145" w14:textId="77777777" w:rsidR="00B658FA" w:rsidRPr="00B658FA" w:rsidRDefault="00B658FA" w:rsidP="000D060D">
      <w:pPr>
        <w:spacing w:after="0"/>
        <w:jc w:val="center"/>
      </w:pPr>
      <w:r w:rsidRPr="00B658FA">
        <w:lastRenderedPageBreak/>
        <w:t>Abstract</w:t>
      </w:r>
    </w:p>
    <w:p w14:paraId="1B951987" w14:textId="77777777" w:rsidR="00B658FA" w:rsidRPr="00B658FA" w:rsidRDefault="00B658FA" w:rsidP="00B658FA">
      <w:pPr>
        <w:spacing w:after="0"/>
        <w:jc w:val="center"/>
        <w:rPr>
          <w:rFonts w:eastAsia="Times New Roman" w:cs="Times New Roman"/>
          <w:kern w:val="0"/>
          <w:szCs w:val="24"/>
          <w14:ligatures w14:val="none"/>
        </w:rPr>
      </w:pPr>
      <w:r w:rsidRPr="00B658FA">
        <w:rPr>
          <w:rFonts w:eastAsia="Times New Roman" w:cs="Times New Roman"/>
          <w:kern w:val="0"/>
          <w:szCs w:val="24"/>
          <w14:ligatures w14:val="none"/>
        </w:rPr>
        <w:br/>
        <w:t>of</w:t>
      </w:r>
    </w:p>
    <w:p w14:paraId="42011221" w14:textId="488C4EEB" w:rsidR="00B658FA" w:rsidRPr="00B658FA" w:rsidRDefault="00B658FA" w:rsidP="00B658FA">
      <w:pPr>
        <w:spacing w:after="0"/>
        <w:jc w:val="center"/>
        <w:rPr>
          <w:rFonts w:eastAsia="Times New Roman" w:cs="Times New Roman"/>
          <w:color w:val="548DD4"/>
          <w:kern w:val="0"/>
          <w:szCs w:val="24"/>
          <w14:ligatures w14:val="none"/>
        </w:rPr>
      </w:pPr>
      <w:r w:rsidRPr="00B658FA">
        <w:rPr>
          <w:rFonts w:eastAsia="Times New Roman" w:cs="Times New Roman"/>
          <w:kern w:val="0"/>
          <w:szCs w:val="24"/>
          <w14:ligatures w14:val="none"/>
        </w:rPr>
        <w:br/>
      </w:r>
      <w:r w:rsidRPr="003667A2">
        <w:rPr>
          <w:rFonts w:eastAsia="Times New Roman" w:cs="Times New Roman"/>
          <w:iCs/>
          <w:caps/>
          <w:kern w:val="0"/>
          <w:szCs w:val="24"/>
          <w14:ligatures w14:val="none"/>
        </w:rPr>
        <w:t>FleetBench</w:t>
      </w:r>
      <w:r w:rsidR="006C74AC" w:rsidRPr="003667A2">
        <w:rPr>
          <w:rFonts w:eastAsia="Times New Roman" w:cs="Times New Roman"/>
          <w:iCs/>
          <w:caps/>
          <w:kern w:val="0"/>
          <w:szCs w:val="24"/>
          <w14:ligatures w14:val="none"/>
        </w:rPr>
        <w:t>: A Multi-Agent Pathfinding Evaluation Workflow</w:t>
      </w:r>
    </w:p>
    <w:p w14:paraId="3E215DC5" w14:textId="6D514F7D" w:rsidR="00B658FA" w:rsidRPr="00B658FA" w:rsidRDefault="00B658FA" w:rsidP="00B658FA">
      <w:pPr>
        <w:spacing w:after="0"/>
        <w:jc w:val="center"/>
        <w:rPr>
          <w:rFonts w:eastAsia="Times New Roman" w:cs="Times New Roman"/>
          <w:kern w:val="0"/>
          <w:szCs w:val="24"/>
          <w14:ligatures w14:val="none"/>
        </w:rPr>
      </w:pPr>
      <w:r w:rsidRPr="00B658FA">
        <w:rPr>
          <w:rFonts w:eastAsia="Times New Roman" w:cs="Times New Roman"/>
          <w:kern w:val="0"/>
          <w:szCs w:val="24"/>
          <w14:ligatures w14:val="none"/>
        </w:rPr>
        <w:br/>
        <w:t>by</w:t>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006C74AC" w:rsidRPr="003667A2">
        <w:rPr>
          <w:rFonts w:eastAsia="Times New Roman" w:cs="Times New Roman"/>
          <w:kern w:val="0"/>
          <w:szCs w:val="24"/>
          <w14:ligatures w14:val="none"/>
        </w:rPr>
        <w:t>Thomas Wayne Christian Carlson</w:t>
      </w:r>
    </w:p>
    <w:p w14:paraId="508C3A52" w14:textId="4DF343B6" w:rsidR="00B658FA" w:rsidRPr="00B658FA" w:rsidRDefault="00B658FA"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i/>
          <w:color w:val="3366FF"/>
          <w:kern w:val="0"/>
          <w:szCs w:val="24"/>
          <w14:ligatures w14:val="none"/>
        </w:rPr>
      </w:pPr>
      <w:r w:rsidRPr="00B658FA">
        <w:rPr>
          <w:rFonts w:eastAsia="Times New Roman" w:cs="Times New Roman"/>
          <w:kern w:val="0"/>
          <w:szCs w:val="24"/>
          <w14:ligatures w14:val="none"/>
        </w:rPr>
        <w:br/>
      </w:r>
    </w:p>
    <w:p w14:paraId="24E56DCA" w14:textId="0BB97F17" w:rsidR="00660D17" w:rsidRPr="000D060D" w:rsidRDefault="00660D17"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 xml:space="preserve">Many modern industries continue to benefit from the integration of robots </w:t>
      </w:r>
      <w:commentRangeStart w:id="6"/>
      <w:r w:rsidRPr="000D060D">
        <w:rPr>
          <w:rFonts w:eastAsia="Times New Roman" w:cs="Times New Roman"/>
          <w:kern w:val="0"/>
          <w:szCs w:val="24"/>
          <w14:ligatures w14:val="none"/>
        </w:rPr>
        <w:t>into</w:t>
      </w:r>
      <w:commentRangeEnd w:id="6"/>
      <w:r w:rsidR="00E13BED">
        <w:rPr>
          <w:rStyle w:val="CommentReference"/>
        </w:rPr>
        <w:commentReference w:id="6"/>
      </w:r>
      <w:r w:rsidRPr="000D060D">
        <w:rPr>
          <w:rFonts w:eastAsia="Times New Roman" w:cs="Times New Roman"/>
          <w:kern w:val="0"/>
          <w:szCs w:val="24"/>
          <w14:ligatures w14:val="none"/>
        </w:rPr>
        <w:t xml:space="preserve"> the workspace. As the capabilities and cost efficiency of robots improve, it is increasingly desirable to use robots as the backbone of </w:t>
      </w:r>
      <w:r w:rsidR="003271D6" w:rsidRPr="000D060D">
        <w:rPr>
          <w:rFonts w:eastAsia="Times New Roman" w:cs="Times New Roman"/>
          <w:kern w:val="0"/>
          <w:szCs w:val="24"/>
          <w14:ligatures w14:val="none"/>
        </w:rPr>
        <w:t>service</w:t>
      </w:r>
      <w:r w:rsidR="005B1C6E" w:rsidRPr="000D060D">
        <w:rPr>
          <w:rFonts w:eastAsia="Times New Roman" w:cs="Times New Roman"/>
          <w:kern w:val="0"/>
          <w:szCs w:val="24"/>
          <w14:ligatures w14:val="none"/>
        </w:rPr>
        <w:t xml:space="preserve"> or production</w:t>
      </w:r>
      <w:r w:rsidRPr="000D060D">
        <w:rPr>
          <w:rFonts w:eastAsia="Times New Roman" w:cs="Times New Roman"/>
          <w:kern w:val="0"/>
          <w:szCs w:val="24"/>
          <w14:ligatures w14:val="none"/>
        </w:rPr>
        <w:t xml:space="preserve"> chains. </w:t>
      </w:r>
      <w:r w:rsidR="005B1C6E" w:rsidRPr="000D060D">
        <w:rPr>
          <w:rFonts w:eastAsia="Times New Roman" w:cs="Times New Roman"/>
          <w:kern w:val="0"/>
          <w:szCs w:val="24"/>
          <w14:ligatures w14:val="none"/>
        </w:rPr>
        <w:t xml:space="preserve">One such application which has billion-dollar applications is in warehouse </w:t>
      </w:r>
      <w:commentRangeStart w:id="7"/>
      <w:r w:rsidR="005B1C6E" w:rsidRPr="000D060D">
        <w:rPr>
          <w:rFonts w:eastAsia="Times New Roman" w:cs="Times New Roman"/>
          <w:kern w:val="0"/>
          <w:szCs w:val="24"/>
          <w14:ligatures w14:val="none"/>
        </w:rPr>
        <w:t>management</w:t>
      </w:r>
      <w:commentRangeEnd w:id="7"/>
      <w:r w:rsidR="00E13BED">
        <w:rPr>
          <w:rStyle w:val="CommentReference"/>
        </w:rPr>
        <w:commentReference w:id="7"/>
      </w:r>
      <w:r w:rsidR="005B1C6E" w:rsidRPr="000D060D">
        <w:rPr>
          <w:rFonts w:eastAsia="Times New Roman" w:cs="Times New Roman"/>
          <w:kern w:val="0"/>
          <w:szCs w:val="24"/>
          <w14:ligatures w14:val="none"/>
        </w:rPr>
        <w:t xml:space="preserve">. </w:t>
      </w:r>
      <w:r w:rsidRPr="000D060D">
        <w:rPr>
          <w:rFonts w:eastAsia="Times New Roman" w:cs="Times New Roman"/>
          <w:kern w:val="0"/>
          <w:szCs w:val="24"/>
          <w14:ligatures w14:val="none"/>
        </w:rPr>
        <w:t xml:space="preserve">However, </w:t>
      </w:r>
      <w:r w:rsidR="005B1C6E" w:rsidRPr="000D060D">
        <w:rPr>
          <w:rFonts w:eastAsia="Times New Roman" w:cs="Times New Roman"/>
          <w:kern w:val="0"/>
          <w:szCs w:val="24"/>
          <w14:ligatures w14:val="none"/>
        </w:rPr>
        <w:t>the question of how best to find paths for robots in large</w:t>
      </w:r>
      <w:r w:rsidR="003271D6" w:rsidRPr="000D060D">
        <w:rPr>
          <w:rFonts w:eastAsia="Times New Roman" w:cs="Times New Roman"/>
          <w:kern w:val="0"/>
          <w:szCs w:val="24"/>
          <w14:ligatures w14:val="none"/>
        </w:rPr>
        <w:t xml:space="preserve"> and</w:t>
      </w:r>
      <w:r w:rsidR="005B1C6E" w:rsidRPr="000D060D">
        <w:rPr>
          <w:rFonts w:eastAsia="Times New Roman" w:cs="Times New Roman"/>
          <w:kern w:val="0"/>
          <w:szCs w:val="24"/>
          <w14:ligatures w14:val="none"/>
        </w:rPr>
        <w:t xml:space="preserve"> dynamic workspaces is not solved.</w:t>
      </w:r>
    </w:p>
    <w:p w14:paraId="0C42FC67" w14:textId="77777777" w:rsidR="00660D17" w:rsidRPr="000D060D" w:rsidRDefault="00660D17"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3C252FFD" w14:textId="6FABBB8B" w:rsidR="00B9708F" w:rsidRPr="000D060D" w:rsidRDefault="00660D17"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Review of the literature indicated that there are myriad approaches of different bases and implementation</w:t>
      </w:r>
      <w:r w:rsidR="005B1C6E" w:rsidRPr="000D060D">
        <w:rPr>
          <w:rFonts w:eastAsia="Times New Roman" w:cs="Times New Roman"/>
          <w:kern w:val="0"/>
          <w:szCs w:val="24"/>
          <w14:ligatures w14:val="none"/>
        </w:rPr>
        <w:t>s to choose from</w:t>
      </w:r>
      <w:r w:rsidR="003271D6" w:rsidRPr="000D060D">
        <w:rPr>
          <w:rFonts w:eastAsia="Times New Roman" w:cs="Times New Roman"/>
          <w:kern w:val="0"/>
          <w:szCs w:val="24"/>
          <w14:ligatures w14:val="none"/>
        </w:rPr>
        <w:t xml:space="preserve"> when seeking the best solution for a particular application or environment</w:t>
      </w:r>
      <w:r w:rsidRPr="000D060D">
        <w:rPr>
          <w:rFonts w:eastAsia="Times New Roman" w:cs="Times New Roman"/>
          <w:kern w:val="0"/>
          <w:szCs w:val="24"/>
          <w14:ligatures w14:val="none"/>
        </w:rPr>
        <w:t>.</w:t>
      </w:r>
      <w:r w:rsidR="003271D6" w:rsidRPr="000D060D">
        <w:rPr>
          <w:rFonts w:eastAsia="Times New Roman" w:cs="Times New Roman"/>
          <w:kern w:val="0"/>
          <w:szCs w:val="24"/>
          <w14:ligatures w14:val="none"/>
        </w:rPr>
        <w:t xml:space="preserve"> Implementing engineers must therefore make educated guesses and run tests to identify best practices and approaches.</w:t>
      </w:r>
      <w:r w:rsidRPr="000D060D">
        <w:rPr>
          <w:rFonts w:eastAsia="Times New Roman" w:cs="Times New Roman"/>
          <w:kern w:val="0"/>
          <w:szCs w:val="24"/>
          <w14:ligatures w14:val="none"/>
        </w:rPr>
        <w:t xml:space="preserve"> </w:t>
      </w:r>
      <w:r w:rsidR="003271D6" w:rsidRPr="000D060D">
        <w:rPr>
          <w:rFonts w:eastAsia="Times New Roman" w:cs="Times New Roman"/>
          <w:kern w:val="0"/>
          <w:szCs w:val="24"/>
          <w14:ligatures w14:val="none"/>
        </w:rPr>
        <w:t xml:space="preserve">The </w:t>
      </w:r>
      <w:r w:rsidR="005B1C6E" w:rsidRPr="000D060D">
        <w:rPr>
          <w:rFonts w:eastAsia="Times New Roman" w:cs="Times New Roman"/>
          <w:kern w:val="0"/>
          <w:szCs w:val="24"/>
          <w14:ligatures w14:val="none"/>
        </w:rPr>
        <w:t xml:space="preserve">process is clouded by </w:t>
      </w:r>
      <w:proofErr w:type="gramStart"/>
      <w:r w:rsidR="005B1C6E" w:rsidRPr="000D060D">
        <w:rPr>
          <w:rFonts w:eastAsia="Times New Roman" w:cs="Times New Roman"/>
          <w:kern w:val="0"/>
          <w:szCs w:val="24"/>
          <w14:ligatures w14:val="none"/>
        </w:rPr>
        <w:t>a number of</w:t>
      </w:r>
      <w:proofErr w:type="gramEnd"/>
      <w:r w:rsidR="005B1C6E" w:rsidRPr="000D060D">
        <w:rPr>
          <w:rFonts w:eastAsia="Times New Roman" w:cs="Times New Roman"/>
          <w:kern w:val="0"/>
          <w:szCs w:val="24"/>
          <w14:ligatures w14:val="none"/>
        </w:rPr>
        <w:t xml:space="preserve"> difficulties </w:t>
      </w:r>
      <w:commentRangeStart w:id="8"/>
      <w:r w:rsidR="005B1C6E" w:rsidRPr="000D060D">
        <w:rPr>
          <w:rFonts w:eastAsia="Times New Roman" w:cs="Times New Roman"/>
          <w:kern w:val="0"/>
          <w:szCs w:val="24"/>
          <w14:ligatures w14:val="none"/>
        </w:rPr>
        <w:t>which</w:t>
      </w:r>
      <w:commentRangeEnd w:id="8"/>
      <w:r w:rsidR="00E13BED">
        <w:rPr>
          <w:rStyle w:val="CommentReference"/>
        </w:rPr>
        <w:commentReference w:id="8"/>
      </w:r>
      <w:r w:rsidR="005B1C6E" w:rsidRPr="000D060D">
        <w:rPr>
          <w:rFonts w:eastAsia="Times New Roman" w:cs="Times New Roman"/>
          <w:kern w:val="0"/>
          <w:szCs w:val="24"/>
          <w14:ligatures w14:val="none"/>
        </w:rPr>
        <w:t xml:space="preserve"> make approaching the task of testing algorithms difficult</w:t>
      </w:r>
      <w:r w:rsidR="00B9708F" w:rsidRPr="000D060D">
        <w:rPr>
          <w:rFonts w:eastAsia="Times New Roman" w:cs="Times New Roman"/>
          <w:kern w:val="0"/>
          <w:szCs w:val="24"/>
          <w14:ligatures w14:val="none"/>
        </w:rPr>
        <w:t>.</w:t>
      </w:r>
    </w:p>
    <w:p w14:paraId="42C1FD50" w14:textId="77777777" w:rsidR="00B9708F" w:rsidRPr="000D060D" w:rsidRDefault="00B9708F"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225A6386" w14:textId="0E73A09A" w:rsidR="003271D6" w:rsidRPr="000D060D" w:rsidRDefault="00B9708F"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 xml:space="preserve">To mitigate the burden, this thesis introduces a strategy </w:t>
      </w:r>
      <w:r w:rsidR="005B1C6E" w:rsidRPr="000D060D">
        <w:rPr>
          <w:rFonts w:eastAsia="Times New Roman" w:cs="Times New Roman"/>
          <w:kern w:val="0"/>
          <w:szCs w:val="24"/>
          <w14:ligatures w14:val="none"/>
        </w:rPr>
        <w:t>which intends to be</w:t>
      </w:r>
      <w:r w:rsidR="003271D6" w:rsidRPr="000D060D">
        <w:rPr>
          <w:rFonts w:eastAsia="Times New Roman" w:cs="Times New Roman"/>
          <w:kern w:val="0"/>
          <w:szCs w:val="24"/>
          <w14:ligatures w14:val="none"/>
        </w:rPr>
        <w:t xml:space="preserve"> a </w:t>
      </w:r>
      <w:r w:rsidR="005B1C6E" w:rsidRPr="000D060D">
        <w:rPr>
          <w:rFonts w:eastAsia="Times New Roman" w:cs="Times New Roman"/>
          <w:kern w:val="0"/>
          <w:szCs w:val="24"/>
          <w14:ligatures w14:val="none"/>
        </w:rPr>
        <w:t>generalizable design pattern for implementation of multi-agent problem simulations.</w:t>
      </w:r>
      <w:r w:rsidR="000D060D" w:rsidRPr="000D060D">
        <w:rPr>
          <w:rFonts w:eastAsia="Times New Roman" w:cs="Times New Roman"/>
          <w:kern w:val="0"/>
          <w:szCs w:val="24"/>
          <w14:ligatures w14:val="none"/>
        </w:rPr>
        <w:t xml:space="preserve"> This approach turns out to be very much like a state machine.</w:t>
      </w:r>
    </w:p>
    <w:p w14:paraId="73C8D7EE" w14:textId="77777777" w:rsidR="003271D6" w:rsidRPr="000D060D"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2B8E68E3" w14:textId="6E9BE88C" w:rsidR="005B1C6E" w:rsidRPr="000D060D" w:rsidRDefault="005B1C6E"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Two decoupled multi-agent algorithms</w:t>
      </w:r>
      <w:r w:rsidR="000D060D" w:rsidRPr="000D060D">
        <w:rPr>
          <w:rFonts w:eastAsia="Times New Roman" w:cs="Times New Roman"/>
          <w:kern w:val="0"/>
          <w:szCs w:val="24"/>
          <w14:ligatures w14:val="none"/>
        </w:rPr>
        <w:t xml:space="preserve">, Windowed Hierarchical Cooperative A* and Token Passing with Task Swaps, </w:t>
      </w:r>
      <w:r w:rsidRPr="000D060D">
        <w:rPr>
          <w:rFonts w:eastAsia="Times New Roman" w:cs="Times New Roman"/>
          <w:kern w:val="0"/>
          <w:szCs w:val="24"/>
          <w14:ligatures w14:val="none"/>
        </w:rPr>
        <w:t xml:space="preserve">are </w:t>
      </w:r>
      <w:r w:rsidR="000D060D" w:rsidRPr="000D060D">
        <w:rPr>
          <w:rFonts w:eastAsia="Times New Roman" w:cs="Times New Roman"/>
          <w:kern w:val="0"/>
          <w:szCs w:val="24"/>
          <w14:ligatures w14:val="none"/>
        </w:rPr>
        <w:t xml:space="preserve">chosen </w:t>
      </w:r>
      <w:r w:rsidRPr="000D060D">
        <w:rPr>
          <w:rFonts w:eastAsia="Times New Roman" w:cs="Times New Roman"/>
          <w:kern w:val="0"/>
          <w:szCs w:val="24"/>
          <w14:ligatures w14:val="none"/>
        </w:rPr>
        <w:t xml:space="preserve">and implemented using </w:t>
      </w:r>
      <w:r w:rsidR="003271D6" w:rsidRPr="000D060D">
        <w:rPr>
          <w:rFonts w:eastAsia="Times New Roman" w:cs="Times New Roman"/>
          <w:kern w:val="0"/>
          <w:szCs w:val="24"/>
          <w14:ligatures w14:val="none"/>
        </w:rPr>
        <w:t>the state machine approach</w:t>
      </w:r>
      <w:r w:rsidRPr="000D060D">
        <w:rPr>
          <w:rFonts w:eastAsia="Times New Roman" w:cs="Times New Roman"/>
          <w:kern w:val="0"/>
          <w:szCs w:val="24"/>
          <w14:ligatures w14:val="none"/>
        </w:rPr>
        <w:t xml:space="preserve"> in a completely original computer application named </w:t>
      </w:r>
      <w:commentRangeStart w:id="9"/>
      <w:proofErr w:type="spellStart"/>
      <w:r w:rsidRPr="00E13BED">
        <w:rPr>
          <w:rFonts w:eastAsia="Times New Roman" w:cs="Times New Roman"/>
          <w:i/>
          <w:iCs/>
          <w:kern w:val="0"/>
          <w:szCs w:val="24"/>
          <w14:ligatures w14:val="none"/>
        </w:rPr>
        <w:t>FleetBench</w:t>
      </w:r>
      <w:commentRangeEnd w:id="9"/>
      <w:proofErr w:type="spellEnd"/>
      <w:r w:rsidR="00DA3182">
        <w:rPr>
          <w:rStyle w:val="CommentReference"/>
        </w:rPr>
        <w:commentReference w:id="9"/>
      </w:r>
      <w:r w:rsidR="000D060D" w:rsidRPr="000D060D">
        <w:rPr>
          <w:rFonts w:eastAsia="Times New Roman" w:cs="Times New Roman"/>
          <w:kern w:val="0"/>
          <w:szCs w:val="24"/>
          <w14:ligatures w14:val="none"/>
        </w:rPr>
        <w:t>.</w:t>
      </w:r>
    </w:p>
    <w:p w14:paraId="53D6D026" w14:textId="77777777" w:rsidR="003271D6" w:rsidRPr="000D060D"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6CD8C3F1" w14:textId="210B5D6A" w:rsidR="003271D6" w:rsidRPr="000D060D"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 xml:space="preserve">Using </w:t>
      </w:r>
      <w:del w:id="10" w:author="Tang, Ray" w:date="2023-11-30T23:06:00Z">
        <w:r w:rsidRPr="000D060D" w:rsidDel="00DA3182">
          <w:rPr>
            <w:rFonts w:eastAsia="Times New Roman" w:cs="Times New Roman"/>
            <w:kern w:val="0"/>
            <w:szCs w:val="24"/>
            <w14:ligatures w14:val="none"/>
          </w:rPr>
          <w:delText>the application</w:delText>
        </w:r>
      </w:del>
      <w:proofErr w:type="spellStart"/>
      <w:ins w:id="11" w:author="Tang, Ray" w:date="2023-11-30T23:06:00Z">
        <w:r w:rsidR="00DA3182">
          <w:rPr>
            <w:rFonts w:eastAsia="Times New Roman" w:cs="Times New Roman"/>
            <w:kern w:val="0"/>
            <w:szCs w:val="24"/>
            <w14:ligatures w14:val="none"/>
          </w:rPr>
          <w:t>FleetBench</w:t>
        </w:r>
      </w:ins>
      <w:proofErr w:type="spellEnd"/>
      <w:r w:rsidRPr="000D060D">
        <w:rPr>
          <w:rFonts w:eastAsia="Times New Roman" w:cs="Times New Roman"/>
          <w:kern w:val="0"/>
          <w:szCs w:val="24"/>
          <w14:ligatures w14:val="none"/>
        </w:rPr>
        <w:t xml:space="preserve">, the two algorithms are put </w:t>
      </w:r>
      <w:commentRangeStart w:id="12"/>
      <w:r w:rsidRPr="000D060D">
        <w:rPr>
          <w:rFonts w:eastAsia="Times New Roman" w:cs="Times New Roman"/>
          <w:kern w:val="0"/>
          <w:szCs w:val="24"/>
          <w14:ligatures w14:val="none"/>
        </w:rPr>
        <w:t xml:space="preserve">on an equal playing field </w:t>
      </w:r>
      <w:commentRangeEnd w:id="12"/>
      <w:r w:rsidR="00E13BED">
        <w:rPr>
          <w:rStyle w:val="CommentReference"/>
        </w:rPr>
        <w:commentReference w:id="12"/>
      </w:r>
      <w:r w:rsidRPr="000D060D">
        <w:rPr>
          <w:rFonts w:eastAsia="Times New Roman" w:cs="Times New Roman"/>
          <w:kern w:val="0"/>
          <w:szCs w:val="24"/>
          <w14:ligatures w14:val="none"/>
        </w:rPr>
        <w:t xml:space="preserve">and compete to produce best solutions for </w:t>
      </w:r>
      <w:r w:rsidR="000D060D" w:rsidRPr="000D060D">
        <w:rPr>
          <w:rFonts w:eastAsia="Times New Roman" w:cs="Times New Roman"/>
          <w:kern w:val="0"/>
          <w:szCs w:val="24"/>
          <w14:ligatures w14:val="none"/>
        </w:rPr>
        <w:t>several</w:t>
      </w:r>
      <w:r w:rsidRPr="000D060D">
        <w:rPr>
          <w:rFonts w:eastAsia="Times New Roman" w:cs="Times New Roman"/>
          <w:kern w:val="0"/>
          <w:szCs w:val="24"/>
          <w14:ligatures w14:val="none"/>
        </w:rPr>
        <w:t xml:space="preserve"> representative test cases which are sufficiently different in nature to provide insight into the advantages of each approach. The test cases were developed rapidly with minimal effort and produce results which are supported by existing research, affirming the implementation</w:t>
      </w:r>
      <w:r w:rsidR="000D060D" w:rsidRPr="000D060D">
        <w:rPr>
          <w:rFonts w:eastAsia="Times New Roman" w:cs="Times New Roman"/>
          <w:kern w:val="0"/>
          <w:szCs w:val="24"/>
          <w14:ligatures w14:val="none"/>
        </w:rPr>
        <w:t>.</w:t>
      </w:r>
    </w:p>
    <w:p w14:paraId="368AA61F" w14:textId="77777777" w:rsidR="003271D6" w:rsidRPr="000D060D"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139905A5" w14:textId="01BDB26F" w:rsidR="003271D6" w:rsidRPr="000D060D"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FleetBench is designed to be extensible, accepting additional algorithms. All source code is exposed to the reader and user alongside documentation regarding extension techniques. The addition of new algorithms to FleetBench over time would increase its value as an end-to-end multi-agent testing workflow.</w:t>
      </w:r>
    </w:p>
    <w:p w14:paraId="59577815" w14:textId="77777777" w:rsidR="003271D6"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102A927C" w14:textId="77777777" w:rsidR="003271D6"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2EA63DA6" w14:textId="05D3DB3D" w:rsidR="00B658FA" w:rsidRPr="00B658FA" w:rsidRDefault="006C74AC"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u w:val="single"/>
          <w14:ligatures w14:val="none"/>
        </w:rPr>
        <w:t>                                              </w:t>
      </w:r>
      <w:r w:rsidR="00B658FA" w:rsidRPr="00B658FA">
        <w:rPr>
          <w:rFonts w:eastAsia="Times New Roman" w:cs="Times New Roman"/>
          <w:kern w:val="0"/>
          <w:szCs w:val="24"/>
          <w14:ligatures w14:val="none"/>
        </w:rPr>
        <w:t>, Committee Chair</w:t>
      </w:r>
    </w:p>
    <w:p w14:paraId="6EEC3FE1" w14:textId="5BF155ED" w:rsidR="00B658FA" w:rsidRPr="00B658FA" w:rsidRDefault="006C74AC" w:rsidP="00B658FA">
      <w:pPr>
        <w:spacing w:after="0"/>
        <w:jc w:val="left"/>
        <w:rPr>
          <w:rFonts w:eastAsia="Times New Roman" w:cs="Times New Roman"/>
          <w:kern w:val="0"/>
          <w:szCs w:val="24"/>
          <w14:ligatures w14:val="none"/>
        </w:rPr>
      </w:pPr>
      <w:r w:rsidRPr="003667A2">
        <w:rPr>
          <w:rFonts w:eastAsia="Times New Roman" w:cs="Times New Roman"/>
          <w:kern w:val="0"/>
          <w:szCs w:val="24"/>
          <w14:ligatures w14:val="none"/>
        </w:rPr>
        <w:t>Dr. Hong-Yue “Ray” Tang</w:t>
      </w:r>
      <w:r w:rsidR="00B658FA" w:rsidRPr="00B658FA">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u w:val="single"/>
          <w14:ligatures w14:val="none"/>
        </w:rPr>
        <w:t>                                              </w:t>
      </w:r>
    </w:p>
    <w:p w14:paraId="73A87A31" w14:textId="3B9AB582" w:rsidR="00B658FA" w:rsidRPr="003667A2" w:rsidRDefault="00B658FA" w:rsidP="00B658FA">
      <w:pPr>
        <w:spacing w:after="0"/>
        <w:jc w:val="left"/>
        <w:rPr>
          <w:rFonts w:eastAsia="Times New Roman" w:cs="Times New Roman"/>
          <w:kern w:val="0"/>
          <w:szCs w:val="24"/>
          <w14:ligatures w14:val="none"/>
        </w:rPr>
        <w:sectPr w:rsidR="00B658FA" w:rsidRPr="003667A2" w:rsidSect="00E774F0">
          <w:pgSz w:w="12240" w:h="15840"/>
          <w:pgMar w:top="2160" w:right="1440" w:bottom="1440" w:left="2160" w:header="1440" w:footer="1440" w:gutter="0"/>
          <w:pgNumType w:fmt="lowerRoman"/>
          <w:cols w:space="720"/>
          <w:docGrid w:linePitch="360"/>
        </w:sectPr>
      </w:pPr>
      <w:r w:rsidRPr="00B658FA">
        <w:rPr>
          <w:rFonts w:eastAsia="Times New Roman" w:cs="Times New Roman"/>
          <w:kern w:val="0"/>
          <w:szCs w:val="24"/>
          <w14:ligatures w14:val="none"/>
        </w:rPr>
        <w:t>Date</w:t>
      </w:r>
    </w:p>
    <w:p w14:paraId="5E01BE1E" w14:textId="2137F90D" w:rsidR="00F10131" w:rsidRDefault="00F10131" w:rsidP="007D3996">
      <w:pPr>
        <w:pStyle w:val="Heading1"/>
      </w:pPr>
      <w:bookmarkStart w:id="13" w:name="_Toc151829310"/>
      <w:r>
        <w:lastRenderedPageBreak/>
        <w:t>Acknowledgements</w:t>
      </w:r>
      <w:bookmarkEnd w:id="13"/>
    </w:p>
    <w:p w14:paraId="4B4C6FB4" w14:textId="77777777" w:rsidR="007D3996" w:rsidRDefault="007D3996" w:rsidP="007D3996"/>
    <w:p w14:paraId="3F683C05" w14:textId="77777777" w:rsidR="007D3996" w:rsidRDefault="007D3996" w:rsidP="007D3996"/>
    <w:p w14:paraId="75572B0B" w14:textId="77777777" w:rsidR="007D3996" w:rsidRDefault="007D3996" w:rsidP="007D3996"/>
    <w:p w14:paraId="2DECBF42" w14:textId="77777777" w:rsidR="007D3996" w:rsidRDefault="007D3996" w:rsidP="007D3996"/>
    <w:p w14:paraId="2890440F" w14:textId="77777777" w:rsidR="007D3996" w:rsidRDefault="007D3996" w:rsidP="007D3996"/>
    <w:p w14:paraId="447E64A9" w14:textId="77777777" w:rsidR="007D3996" w:rsidRDefault="007D3996" w:rsidP="007D3996"/>
    <w:p w14:paraId="5334892E" w14:textId="77777777" w:rsidR="007D3996" w:rsidRPr="007D3996" w:rsidRDefault="007D3996" w:rsidP="007D3996"/>
    <w:p w14:paraId="256EC846" w14:textId="5463B914" w:rsidR="00F10131" w:rsidRPr="00F10131" w:rsidRDefault="00F10131" w:rsidP="00F10131">
      <w:pPr>
        <w:sectPr w:rsidR="00F10131" w:rsidRPr="00F10131" w:rsidSect="00E774F0">
          <w:pgSz w:w="12240" w:h="15840"/>
          <w:pgMar w:top="2160" w:right="1440" w:bottom="1440" w:left="2160" w:header="1440" w:footer="1440" w:gutter="0"/>
          <w:pgNumType w:fmt="lowerRoman"/>
          <w:cols w:space="720"/>
          <w:docGrid w:linePitch="360"/>
        </w:sectPr>
      </w:pPr>
    </w:p>
    <w:p w14:paraId="653A0674" w14:textId="2F3FF22C" w:rsidR="00E774F0" w:rsidRDefault="00E774F0" w:rsidP="00E774F0"/>
    <w:p w14:paraId="62984F66" w14:textId="5BF0CA9C" w:rsidR="00DB1AD8" w:rsidRPr="003667A2" w:rsidRDefault="00391268" w:rsidP="003667A2">
      <w:pPr>
        <w:jc w:val="center"/>
      </w:pPr>
      <w:r w:rsidRPr="002227F8">
        <w:t>T</w:t>
      </w:r>
      <w:r w:rsidRPr="003667A2">
        <w:t>ABLE OF CONTENTS</w:t>
      </w:r>
    </w:p>
    <w:p w14:paraId="1F136B13" w14:textId="26F5D132" w:rsidR="00C44226" w:rsidRDefault="00C44226" w:rsidP="00C44226">
      <w:pPr>
        <w:jc w:val="right"/>
      </w:pPr>
      <w:r>
        <w:t>Page</w:t>
      </w:r>
    </w:p>
    <w:p w14:paraId="3EF43C90" w14:textId="6A94B59E" w:rsidR="00BA2539" w:rsidRDefault="00EC3A1C">
      <w:pPr>
        <w:pStyle w:val="TOC1"/>
        <w:tabs>
          <w:tab w:val="right" w:leader="dot" w:pos="8630"/>
        </w:tabs>
        <w:rPr>
          <w:rFonts w:asciiTheme="minorHAnsi" w:eastAsiaTheme="minorEastAsia" w:hAnsiTheme="minorHAnsi"/>
          <w:noProof/>
          <w:sz w:val="22"/>
        </w:rPr>
      </w:pPr>
      <w:r>
        <w:rPr>
          <w:rFonts w:eastAsiaTheme="majorEastAsia" w:cstheme="majorBidi"/>
          <w:b/>
          <w:caps/>
          <w:kern w:val="0"/>
          <w:szCs w:val="24"/>
          <w14:ligatures w14:val="none"/>
        </w:rPr>
        <w:fldChar w:fldCharType="begin"/>
      </w:r>
      <w:r>
        <w:rPr>
          <w:rFonts w:eastAsiaTheme="majorEastAsia" w:cstheme="majorBidi"/>
          <w:b/>
          <w:caps/>
          <w:kern w:val="0"/>
          <w:szCs w:val="24"/>
          <w14:ligatures w14:val="none"/>
        </w:rPr>
        <w:instrText xml:space="preserve"> TOC \o "1-5" \h \z \u </w:instrText>
      </w:r>
      <w:r>
        <w:rPr>
          <w:rFonts w:eastAsiaTheme="majorEastAsia" w:cstheme="majorBidi"/>
          <w:b/>
          <w:caps/>
          <w:kern w:val="0"/>
          <w:szCs w:val="24"/>
          <w14:ligatures w14:val="none"/>
        </w:rPr>
        <w:fldChar w:fldCharType="separate"/>
      </w:r>
      <w:hyperlink w:anchor="_Toc151829310" w:history="1">
        <w:r w:rsidR="00BA2539" w:rsidRPr="00DC01C9">
          <w:rPr>
            <w:rStyle w:val="Hyperlink"/>
            <w:noProof/>
          </w:rPr>
          <w:t>Acknowledgements</w:t>
        </w:r>
        <w:r w:rsidR="00BA2539">
          <w:rPr>
            <w:noProof/>
            <w:webHidden/>
          </w:rPr>
          <w:tab/>
        </w:r>
        <w:r w:rsidR="00BA2539">
          <w:rPr>
            <w:noProof/>
            <w:webHidden/>
          </w:rPr>
          <w:fldChar w:fldCharType="begin"/>
        </w:r>
        <w:r w:rsidR="00BA2539">
          <w:rPr>
            <w:noProof/>
            <w:webHidden/>
          </w:rPr>
          <w:instrText xml:space="preserve"> PAGEREF _Toc151829310 \h </w:instrText>
        </w:r>
        <w:r w:rsidR="00BA2539">
          <w:rPr>
            <w:noProof/>
            <w:webHidden/>
          </w:rPr>
        </w:r>
        <w:r w:rsidR="00BA2539">
          <w:rPr>
            <w:noProof/>
            <w:webHidden/>
          </w:rPr>
          <w:fldChar w:fldCharType="separate"/>
        </w:r>
        <w:r w:rsidR="00BA2539">
          <w:rPr>
            <w:noProof/>
            <w:webHidden/>
          </w:rPr>
          <w:t>vi</w:t>
        </w:r>
        <w:r w:rsidR="00BA2539">
          <w:rPr>
            <w:noProof/>
            <w:webHidden/>
          </w:rPr>
          <w:fldChar w:fldCharType="end"/>
        </w:r>
      </w:hyperlink>
    </w:p>
    <w:p w14:paraId="3AC43F52" w14:textId="783EC45F" w:rsidR="00BA2539" w:rsidRDefault="00000000">
      <w:pPr>
        <w:pStyle w:val="TOC1"/>
        <w:tabs>
          <w:tab w:val="right" w:leader="dot" w:pos="8630"/>
        </w:tabs>
        <w:rPr>
          <w:rFonts w:asciiTheme="minorHAnsi" w:eastAsiaTheme="minorEastAsia" w:hAnsiTheme="minorHAnsi"/>
          <w:noProof/>
          <w:sz w:val="22"/>
        </w:rPr>
      </w:pPr>
      <w:hyperlink w:anchor="_Toc151829311" w:history="1">
        <w:r w:rsidR="00BA2539" w:rsidRPr="00DC01C9">
          <w:rPr>
            <w:rStyle w:val="Hyperlink"/>
            <w:noProof/>
          </w:rPr>
          <w:t>List of Tables</w:t>
        </w:r>
        <w:r w:rsidR="00BA2539">
          <w:rPr>
            <w:noProof/>
            <w:webHidden/>
          </w:rPr>
          <w:tab/>
        </w:r>
        <w:r w:rsidR="00BA2539">
          <w:rPr>
            <w:noProof/>
            <w:webHidden/>
          </w:rPr>
          <w:fldChar w:fldCharType="begin"/>
        </w:r>
        <w:r w:rsidR="00BA2539">
          <w:rPr>
            <w:noProof/>
            <w:webHidden/>
          </w:rPr>
          <w:instrText xml:space="preserve"> PAGEREF _Toc151829311 \h </w:instrText>
        </w:r>
        <w:r w:rsidR="00BA2539">
          <w:rPr>
            <w:noProof/>
            <w:webHidden/>
          </w:rPr>
        </w:r>
        <w:r w:rsidR="00BA2539">
          <w:rPr>
            <w:noProof/>
            <w:webHidden/>
          </w:rPr>
          <w:fldChar w:fldCharType="separate"/>
        </w:r>
        <w:r w:rsidR="00BA2539">
          <w:rPr>
            <w:noProof/>
            <w:webHidden/>
          </w:rPr>
          <w:t>xii</w:t>
        </w:r>
        <w:r w:rsidR="00BA2539">
          <w:rPr>
            <w:noProof/>
            <w:webHidden/>
          </w:rPr>
          <w:fldChar w:fldCharType="end"/>
        </w:r>
      </w:hyperlink>
    </w:p>
    <w:p w14:paraId="15BE12EB" w14:textId="372CC339" w:rsidR="00BA2539" w:rsidRDefault="00000000">
      <w:pPr>
        <w:pStyle w:val="TOC1"/>
        <w:tabs>
          <w:tab w:val="right" w:leader="dot" w:pos="8630"/>
        </w:tabs>
        <w:rPr>
          <w:rFonts w:asciiTheme="minorHAnsi" w:eastAsiaTheme="minorEastAsia" w:hAnsiTheme="minorHAnsi"/>
          <w:noProof/>
          <w:sz w:val="22"/>
        </w:rPr>
      </w:pPr>
      <w:hyperlink w:anchor="_Toc151829312" w:history="1">
        <w:r w:rsidR="00BA2539" w:rsidRPr="00DC01C9">
          <w:rPr>
            <w:rStyle w:val="Hyperlink"/>
            <w:noProof/>
          </w:rPr>
          <w:t>List of Figures</w:t>
        </w:r>
        <w:r w:rsidR="00BA2539">
          <w:rPr>
            <w:noProof/>
            <w:webHidden/>
          </w:rPr>
          <w:tab/>
        </w:r>
        <w:r w:rsidR="00BA2539">
          <w:rPr>
            <w:noProof/>
            <w:webHidden/>
          </w:rPr>
          <w:fldChar w:fldCharType="begin"/>
        </w:r>
        <w:r w:rsidR="00BA2539">
          <w:rPr>
            <w:noProof/>
            <w:webHidden/>
          </w:rPr>
          <w:instrText xml:space="preserve"> PAGEREF _Toc151829312 \h </w:instrText>
        </w:r>
        <w:r w:rsidR="00BA2539">
          <w:rPr>
            <w:noProof/>
            <w:webHidden/>
          </w:rPr>
        </w:r>
        <w:r w:rsidR="00BA2539">
          <w:rPr>
            <w:noProof/>
            <w:webHidden/>
          </w:rPr>
          <w:fldChar w:fldCharType="separate"/>
        </w:r>
        <w:r w:rsidR="00BA2539">
          <w:rPr>
            <w:noProof/>
            <w:webHidden/>
          </w:rPr>
          <w:t>xiii</w:t>
        </w:r>
        <w:r w:rsidR="00BA2539">
          <w:rPr>
            <w:noProof/>
            <w:webHidden/>
          </w:rPr>
          <w:fldChar w:fldCharType="end"/>
        </w:r>
      </w:hyperlink>
    </w:p>
    <w:p w14:paraId="37E88AF4" w14:textId="0C522C2B" w:rsidR="00BA2539" w:rsidRDefault="00000000">
      <w:pPr>
        <w:pStyle w:val="TOC1"/>
        <w:tabs>
          <w:tab w:val="right" w:leader="dot" w:pos="8630"/>
        </w:tabs>
        <w:rPr>
          <w:rFonts w:asciiTheme="minorHAnsi" w:eastAsiaTheme="minorEastAsia" w:hAnsiTheme="minorHAnsi"/>
          <w:noProof/>
          <w:sz w:val="22"/>
        </w:rPr>
      </w:pPr>
      <w:hyperlink w:anchor="_Toc151829313" w:history="1">
        <w:r w:rsidR="00BA2539" w:rsidRPr="00DC01C9">
          <w:rPr>
            <w:rStyle w:val="Hyperlink"/>
            <w:noProof/>
          </w:rPr>
          <w:t>List of Algorithms</w:t>
        </w:r>
        <w:r w:rsidR="00BA2539">
          <w:rPr>
            <w:noProof/>
            <w:webHidden/>
          </w:rPr>
          <w:tab/>
        </w:r>
        <w:r w:rsidR="00BA2539">
          <w:rPr>
            <w:noProof/>
            <w:webHidden/>
          </w:rPr>
          <w:fldChar w:fldCharType="begin"/>
        </w:r>
        <w:r w:rsidR="00BA2539">
          <w:rPr>
            <w:noProof/>
            <w:webHidden/>
          </w:rPr>
          <w:instrText xml:space="preserve"> PAGEREF _Toc151829313 \h </w:instrText>
        </w:r>
        <w:r w:rsidR="00BA2539">
          <w:rPr>
            <w:noProof/>
            <w:webHidden/>
          </w:rPr>
        </w:r>
        <w:r w:rsidR="00BA2539">
          <w:rPr>
            <w:noProof/>
            <w:webHidden/>
          </w:rPr>
          <w:fldChar w:fldCharType="separate"/>
        </w:r>
        <w:r w:rsidR="00BA2539">
          <w:rPr>
            <w:noProof/>
            <w:webHidden/>
          </w:rPr>
          <w:t>xiv</w:t>
        </w:r>
        <w:r w:rsidR="00BA2539">
          <w:rPr>
            <w:noProof/>
            <w:webHidden/>
          </w:rPr>
          <w:fldChar w:fldCharType="end"/>
        </w:r>
      </w:hyperlink>
    </w:p>
    <w:p w14:paraId="6F27745A" w14:textId="0522673A" w:rsidR="00BA2539" w:rsidRDefault="00000000">
      <w:pPr>
        <w:pStyle w:val="TOC1"/>
        <w:tabs>
          <w:tab w:val="right" w:leader="dot" w:pos="8630"/>
        </w:tabs>
        <w:rPr>
          <w:rStyle w:val="Hyperlink"/>
          <w:noProof/>
        </w:rPr>
      </w:pPr>
      <w:hyperlink w:anchor="_Toc151829314" w:history="1">
        <w:r w:rsidR="00BA2539" w:rsidRPr="00DC01C9">
          <w:rPr>
            <w:rStyle w:val="Hyperlink"/>
            <w:noProof/>
          </w:rPr>
          <w:t>List of Abbreviations</w:t>
        </w:r>
        <w:r w:rsidR="00BA2539">
          <w:rPr>
            <w:noProof/>
            <w:webHidden/>
          </w:rPr>
          <w:tab/>
        </w:r>
        <w:r w:rsidR="00BA2539">
          <w:rPr>
            <w:noProof/>
            <w:webHidden/>
          </w:rPr>
          <w:fldChar w:fldCharType="begin"/>
        </w:r>
        <w:r w:rsidR="00BA2539">
          <w:rPr>
            <w:noProof/>
            <w:webHidden/>
          </w:rPr>
          <w:instrText xml:space="preserve"> PAGEREF _Toc151829314 \h </w:instrText>
        </w:r>
        <w:r w:rsidR="00BA2539">
          <w:rPr>
            <w:noProof/>
            <w:webHidden/>
          </w:rPr>
        </w:r>
        <w:r w:rsidR="00BA2539">
          <w:rPr>
            <w:noProof/>
            <w:webHidden/>
          </w:rPr>
          <w:fldChar w:fldCharType="separate"/>
        </w:r>
        <w:r w:rsidR="00BA2539">
          <w:rPr>
            <w:noProof/>
            <w:webHidden/>
          </w:rPr>
          <w:t>xv</w:t>
        </w:r>
        <w:r w:rsidR="00BA2539">
          <w:rPr>
            <w:noProof/>
            <w:webHidden/>
          </w:rPr>
          <w:fldChar w:fldCharType="end"/>
        </w:r>
      </w:hyperlink>
    </w:p>
    <w:p w14:paraId="3E3D2C39" w14:textId="4D430FB2" w:rsidR="00BA2539" w:rsidRPr="00BA2539" w:rsidRDefault="00BA2539" w:rsidP="00BA2539">
      <w:r>
        <w:t>Chapter</w:t>
      </w:r>
    </w:p>
    <w:p w14:paraId="57A785FF" w14:textId="4B5A363C" w:rsidR="00BA2539" w:rsidRDefault="00000000">
      <w:pPr>
        <w:pStyle w:val="TOC2"/>
        <w:tabs>
          <w:tab w:val="right" w:leader="dot" w:pos="8630"/>
        </w:tabs>
        <w:rPr>
          <w:rFonts w:asciiTheme="minorHAnsi" w:eastAsiaTheme="minorEastAsia" w:hAnsiTheme="minorHAnsi"/>
          <w:caps w:val="0"/>
          <w:noProof/>
          <w:sz w:val="22"/>
        </w:rPr>
      </w:pPr>
      <w:hyperlink w:anchor="_Toc151829315" w:history="1">
        <w:r w:rsidR="00BA2539" w:rsidRPr="00DC01C9">
          <w:rPr>
            <w:rStyle w:val="Hyperlink"/>
            <w:noProof/>
          </w:rPr>
          <w:t>1.   Background</w:t>
        </w:r>
        <w:r w:rsidR="00BA2539">
          <w:rPr>
            <w:noProof/>
            <w:webHidden/>
          </w:rPr>
          <w:tab/>
        </w:r>
        <w:r w:rsidR="00BA2539">
          <w:rPr>
            <w:noProof/>
            <w:webHidden/>
          </w:rPr>
          <w:fldChar w:fldCharType="begin"/>
        </w:r>
        <w:r w:rsidR="00BA2539">
          <w:rPr>
            <w:noProof/>
            <w:webHidden/>
          </w:rPr>
          <w:instrText xml:space="preserve"> PAGEREF _Toc151829315 \h </w:instrText>
        </w:r>
        <w:r w:rsidR="00BA2539">
          <w:rPr>
            <w:noProof/>
            <w:webHidden/>
          </w:rPr>
        </w:r>
        <w:r w:rsidR="00BA2539">
          <w:rPr>
            <w:noProof/>
            <w:webHidden/>
          </w:rPr>
          <w:fldChar w:fldCharType="separate"/>
        </w:r>
        <w:r w:rsidR="00BA2539">
          <w:rPr>
            <w:noProof/>
            <w:webHidden/>
          </w:rPr>
          <w:t>1</w:t>
        </w:r>
        <w:r w:rsidR="00BA2539">
          <w:rPr>
            <w:noProof/>
            <w:webHidden/>
          </w:rPr>
          <w:fldChar w:fldCharType="end"/>
        </w:r>
      </w:hyperlink>
    </w:p>
    <w:p w14:paraId="50CC77A7" w14:textId="5E9BDDFD" w:rsidR="00BA2539" w:rsidRDefault="00000000">
      <w:pPr>
        <w:pStyle w:val="TOC3"/>
        <w:tabs>
          <w:tab w:val="right" w:leader="dot" w:pos="8630"/>
        </w:tabs>
        <w:rPr>
          <w:rFonts w:asciiTheme="minorHAnsi" w:eastAsiaTheme="minorEastAsia" w:hAnsiTheme="minorHAnsi"/>
          <w:noProof/>
          <w:sz w:val="22"/>
        </w:rPr>
      </w:pPr>
      <w:hyperlink w:anchor="_Toc151829316" w:history="1">
        <w:r w:rsidR="00BA2539" w:rsidRPr="00DC01C9">
          <w:rPr>
            <w:rStyle w:val="Hyperlink"/>
            <w:noProof/>
          </w:rPr>
          <w:t>Motivation</w:t>
        </w:r>
        <w:r w:rsidR="00BA2539">
          <w:rPr>
            <w:noProof/>
            <w:webHidden/>
          </w:rPr>
          <w:tab/>
        </w:r>
        <w:r w:rsidR="00BA2539">
          <w:rPr>
            <w:noProof/>
            <w:webHidden/>
          </w:rPr>
          <w:fldChar w:fldCharType="begin"/>
        </w:r>
        <w:r w:rsidR="00BA2539">
          <w:rPr>
            <w:noProof/>
            <w:webHidden/>
          </w:rPr>
          <w:instrText xml:space="preserve"> PAGEREF _Toc151829316 \h </w:instrText>
        </w:r>
        <w:r w:rsidR="00BA2539">
          <w:rPr>
            <w:noProof/>
            <w:webHidden/>
          </w:rPr>
        </w:r>
        <w:r w:rsidR="00BA2539">
          <w:rPr>
            <w:noProof/>
            <w:webHidden/>
          </w:rPr>
          <w:fldChar w:fldCharType="separate"/>
        </w:r>
        <w:r w:rsidR="00BA2539">
          <w:rPr>
            <w:noProof/>
            <w:webHidden/>
          </w:rPr>
          <w:t>5</w:t>
        </w:r>
        <w:r w:rsidR="00BA2539">
          <w:rPr>
            <w:noProof/>
            <w:webHidden/>
          </w:rPr>
          <w:fldChar w:fldCharType="end"/>
        </w:r>
      </w:hyperlink>
    </w:p>
    <w:p w14:paraId="4F1730B6" w14:textId="2681D448" w:rsidR="00BA2539" w:rsidRDefault="00000000">
      <w:pPr>
        <w:pStyle w:val="TOC2"/>
        <w:tabs>
          <w:tab w:val="right" w:leader="dot" w:pos="8630"/>
        </w:tabs>
        <w:rPr>
          <w:rFonts w:asciiTheme="minorHAnsi" w:eastAsiaTheme="minorEastAsia" w:hAnsiTheme="minorHAnsi"/>
          <w:caps w:val="0"/>
          <w:noProof/>
          <w:sz w:val="22"/>
        </w:rPr>
      </w:pPr>
      <w:hyperlink w:anchor="_Toc151829317" w:history="1">
        <w:r w:rsidR="00BA2539" w:rsidRPr="00DC01C9">
          <w:rPr>
            <w:rStyle w:val="Hyperlink"/>
            <w:noProof/>
          </w:rPr>
          <w:t>2.   Problem Definitions and Solutions</w:t>
        </w:r>
        <w:r w:rsidR="00BA2539">
          <w:rPr>
            <w:noProof/>
            <w:webHidden/>
          </w:rPr>
          <w:tab/>
        </w:r>
        <w:r w:rsidR="00BA2539">
          <w:rPr>
            <w:noProof/>
            <w:webHidden/>
          </w:rPr>
          <w:fldChar w:fldCharType="begin"/>
        </w:r>
        <w:r w:rsidR="00BA2539">
          <w:rPr>
            <w:noProof/>
            <w:webHidden/>
          </w:rPr>
          <w:instrText xml:space="preserve"> PAGEREF _Toc151829317 \h </w:instrText>
        </w:r>
        <w:r w:rsidR="00BA2539">
          <w:rPr>
            <w:noProof/>
            <w:webHidden/>
          </w:rPr>
        </w:r>
        <w:r w:rsidR="00BA2539">
          <w:rPr>
            <w:noProof/>
            <w:webHidden/>
          </w:rPr>
          <w:fldChar w:fldCharType="separate"/>
        </w:r>
        <w:r w:rsidR="00BA2539">
          <w:rPr>
            <w:noProof/>
            <w:webHidden/>
          </w:rPr>
          <w:t>11</w:t>
        </w:r>
        <w:r w:rsidR="00BA2539">
          <w:rPr>
            <w:noProof/>
            <w:webHidden/>
          </w:rPr>
          <w:fldChar w:fldCharType="end"/>
        </w:r>
      </w:hyperlink>
    </w:p>
    <w:p w14:paraId="47B4974D" w14:textId="1EFF3151" w:rsidR="00BA2539" w:rsidRDefault="00000000">
      <w:pPr>
        <w:pStyle w:val="TOC3"/>
        <w:tabs>
          <w:tab w:val="right" w:leader="dot" w:pos="8630"/>
        </w:tabs>
        <w:rPr>
          <w:rFonts w:asciiTheme="minorHAnsi" w:eastAsiaTheme="minorEastAsia" w:hAnsiTheme="minorHAnsi"/>
          <w:noProof/>
          <w:sz w:val="22"/>
        </w:rPr>
      </w:pPr>
      <w:hyperlink w:anchor="_Toc151829318" w:history="1">
        <w:r w:rsidR="00BA2539" w:rsidRPr="00DC01C9">
          <w:rPr>
            <w:rStyle w:val="Hyperlink"/>
            <w:noProof/>
          </w:rPr>
          <w:t>Defining Multi-Agent Problems</w:t>
        </w:r>
        <w:r w:rsidR="00BA2539">
          <w:rPr>
            <w:noProof/>
            <w:webHidden/>
          </w:rPr>
          <w:tab/>
        </w:r>
        <w:r w:rsidR="00BA2539">
          <w:rPr>
            <w:noProof/>
            <w:webHidden/>
          </w:rPr>
          <w:fldChar w:fldCharType="begin"/>
        </w:r>
        <w:r w:rsidR="00BA2539">
          <w:rPr>
            <w:noProof/>
            <w:webHidden/>
          </w:rPr>
          <w:instrText xml:space="preserve"> PAGEREF _Toc151829318 \h </w:instrText>
        </w:r>
        <w:r w:rsidR="00BA2539">
          <w:rPr>
            <w:noProof/>
            <w:webHidden/>
          </w:rPr>
        </w:r>
        <w:r w:rsidR="00BA2539">
          <w:rPr>
            <w:noProof/>
            <w:webHidden/>
          </w:rPr>
          <w:fldChar w:fldCharType="separate"/>
        </w:r>
        <w:r w:rsidR="00BA2539">
          <w:rPr>
            <w:noProof/>
            <w:webHidden/>
          </w:rPr>
          <w:t>12</w:t>
        </w:r>
        <w:r w:rsidR="00BA2539">
          <w:rPr>
            <w:noProof/>
            <w:webHidden/>
          </w:rPr>
          <w:fldChar w:fldCharType="end"/>
        </w:r>
      </w:hyperlink>
    </w:p>
    <w:p w14:paraId="761D2F00" w14:textId="16076664" w:rsidR="00BA2539" w:rsidRDefault="00000000">
      <w:pPr>
        <w:pStyle w:val="TOC3"/>
        <w:tabs>
          <w:tab w:val="right" w:leader="dot" w:pos="8630"/>
        </w:tabs>
        <w:rPr>
          <w:rFonts w:asciiTheme="minorHAnsi" w:eastAsiaTheme="minorEastAsia" w:hAnsiTheme="minorHAnsi"/>
          <w:noProof/>
          <w:sz w:val="22"/>
        </w:rPr>
      </w:pPr>
      <w:hyperlink w:anchor="_Toc151829319" w:history="1">
        <w:r w:rsidR="00BA2539" w:rsidRPr="00DC01C9">
          <w:rPr>
            <w:rStyle w:val="Hyperlink"/>
            <w:noProof/>
          </w:rPr>
          <w:t>Basic Approaches</w:t>
        </w:r>
        <w:r w:rsidR="00BA2539">
          <w:rPr>
            <w:noProof/>
            <w:webHidden/>
          </w:rPr>
          <w:tab/>
        </w:r>
        <w:r w:rsidR="00BA2539">
          <w:rPr>
            <w:noProof/>
            <w:webHidden/>
          </w:rPr>
          <w:fldChar w:fldCharType="begin"/>
        </w:r>
        <w:r w:rsidR="00BA2539">
          <w:rPr>
            <w:noProof/>
            <w:webHidden/>
          </w:rPr>
          <w:instrText xml:space="preserve"> PAGEREF _Toc151829319 \h </w:instrText>
        </w:r>
        <w:r w:rsidR="00BA2539">
          <w:rPr>
            <w:noProof/>
            <w:webHidden/>
          </w:rPr>
        </w:r>
        <w:r w:rsidR="00BA2539">
          <w:rPr>
            <w:noProof/>
            <w:webHidden/>
          </w:rPr>
          <w:fldChar w:fldCharType="separate"/>
        </w:r>
        <w:r w:rsidR="00BA2539">
          <w:rPr>
            <w:noProof/>
            <w:webHidden/>
          </w:rPr>
          <w:t>16</w:t>
        </w:r>
        <w:r w:rsidR="00BA2539">
          <w:rPr>
            <w:noProof/>
            <w:webHidden/>
          </w:rPr>
          <w:fldChar w:fldCharType="end"/>
        </w:r>
      </w:hyperlink>
    </w:p>
    <w:p w14:paraId="58A0FE85" w14:textId="2157ED17" w:rsidR="00BA2539" w:rsidRDefault="00000000">
      <w:pPr>
        <w:pStyle w:val="TOC4"/>
        <w:tabs>
          <w:tab w:val="right" w:leader="dot" w:pos="8630"/>
        </w:tabs>
        <w:rPr>
          <w:rFonts w:asciiTheme="minorHAnsi" w:eastAsiaTheme="minorEastAsia" w:hAnsiTheme="minorHAnsi"/>
          <w:noProof/>
          <w:sz w:val="22"/>
        </w:rPr>
      </w:pPr>
      <w:hyperlink w:anchor="_Toc151829320" w:history="1">
        <w:r w:rsidR="00BA2539" w:rsidRPr="00DC01C9">
          <w:rPr>
            <w:rStyle w:val="Hyperlink"/>
            <w:noProof/>
          </w:rPr>
          <w:t>The A* Algorithm</w:t>
        </w:r>
        <w:r w:rsidR="00BA2539">
          <w:rPr>
            <w:noProof/>
            <w:webHidden/>
          </w:rPr>
          <w:tab/>
        </w:r>
        <w:r w:rsidR="00BA2539">
          <w:rPr>
            <w:noProof/>
            <w:webHidden/>
          </w:rPr>
          <w:fldChar w:fldCharType="begin"/>
        </w:r>
        <w:r w:rsidR="00BA2539">
          <w:rPr>
            <w:noProof/>
            <w:webHidden/>
          </w:rPr>
          <w:instrText xml:space="preserve"> PAGEREF _Toc151829320 \h </w:instrText>
        </w:r>
        <w:r w:rsidR="00BA2539">
          <w:rPr>
            <w:noProof/>
            <w:webHidden/>
          </w:rPr>
        </w:r>
        <w:r w:rsidR="00BA2539">
          <w:rPr>
            <w:noProof/>
            <w:webHidden/>
          </w:rPr>
          <w:fldChar w:fldCharType="separate"/>
        </w:r>
        <w:r w:rsidR="00BA2539">
          <w:rPr>
            <w:noProof/>
            <w:webHidden/>
          </w:rPr>
          <w:t>17</w:t>
        </w:r>
        <w:r w:rsidR="00BA2539">
          <w:rPr>
            <w:noProof/>
            <w:webHidden/>
          </w:rPr>
          <w:fldChar w:fldCharType="end"/>
        </w:r>
      </w:hyperlink>
    </w:p>
    <w:p w14:paraId="33512755" w14:textId="3C24C14F" w:rsidR="00BA2539" w:rsidRDefault="00000000">
      <w:pPr>
        <w:pStyle w:val="TOC4"/>
        <w:tabs>
          <w:tab w:val="right" w:leader="dot" w:pos="8630"/>
        </w:tabs>
        <w:rPr>
          <w:rFonts w:asciiTheme="minorHAnsi" w:eastAsiaTheme="minorEastAsia" w:hAnsiTheme="minorHAnsi"/>
          <w:noProof/>
          <w:sz w:val="22"/>
        </w:rPr>
      </w:pPr>
      <w:hyperlink w:anchor="_Toc151829321" w:history="1">
        <w:r w:rsidR="00BA2539" w:rsidRPr="00DC01C9">
          <w:rPr>
            <w:rStyle w:val="Hyperlink"/>
            <w:noProof/>
          </w:rPr>
          <w:t>Local Repair A*</w:t>
        </w:r>
        <w:r w:rsidR="00BA2539">
          <w:rPr>
            <w:noProof/>
            <w:webHidden/>
          </w:rPr>
          <w:tab/>
        </w:r>
        <w:r w:rsidR="00BA2539">
          <w:rPr>
            <w:noProof/>
            <w:webHidden/>
          </w:rPr>
          <w:fldChar w:fldCharType="begin"/>
        </w:r>
        <w:r w:rsidR="00BA2539">
          <w:rPr>
            <w:noProof/>
            <w:webHidden/>
          </w:rPr>
          <w:instrText xml:space="preserve"> PAGEREF _Toc151829321 \h </w:instrText>
        </w:r>
        <w:r w:rsidR="00BA2539">
          <w:rPr>
            <w:noProof/>
            <w:webHidden/>
          </w:rPr>
        </w:r>
        <w:r w:rsidR="00BA2539">
          <w:rPr>
            <w:noProof/>
            <w:webHidden/>
          </w:rPr>
          <w:fldChar w:fldCharType="separate"/>
        </w:r>
        <w:r w:rsidR="00BA2539">
          <w:rPr>
            <w:noProof/>
            <w:webHidden/>
          </w:rPr>
          <w:t>21</w:t>
        </w:r>
        <w:r w:rsidR="00BA2539">
          <w:rPr>
            <w:noProof/>
            <w:webHidden/>
          </w:rPr>
          <w:fldChar w:fldCharType="end"/>
        </w:r>
      </w:hyperlink>
    </w:p>
    <w:p w14:paraId="4B5EBAC0" w14:textId="24493A1E" w:rsidR="00BA2539" w:rsidRDefault="00000000">
      <w:pPr>
        <w:pStyle w:val="TOC3"/>
        <w:tabs>
          <w:tab w:val="right" w:leader="dot" w:pos="8630"/>
        </w:tabs>
        <w:rPr>
          <w:rFonts w:asciiTheme="minorHAnsi" w:eastAsiaTheme="minorEastAsia" w:hAnsiTheme="minorHAnsi"/>
          <w:noProof/>
          <w:sz w:val="22"/>
        </w:rPr>
      </w:pPr>
      <w:hyperlink w:anchor="_Toc151829322" w:history="1">
        <w:r w:rsidR="00BA2539" w:rsidRPr="00DC01C9">
          <w:rPr>
            <w:rStyle w:val="Hyperlink"/>
            <w:noProof/>
          </w:rPr>
          <w:t>Multi-Agent Approaches</w:t>
        </w:r>
        <w:r w:rsidR="00BA2539">
          <w:rPr>
            <w:noProof/>
            <w:webHidden/>
          </w:rPr>
          <w:tab/>
        </w:r>
        <w:r w:rsidR="00BA2539">
          <w:rPr>
            <w:noProof/>
            <w:webHidden/>
          </w:rPr>
          <w:fldChar w:fldCharType="begin"/>
        </w:r>
        <w:r w:rsidR="00BA2539">
          <w:rPr>
            <w:noProof/>
            <w:webHidden/>
          </w:rPr>
          <w:instrText xml:space="preserve"> PAGEREF _Toc151829322 \h </w:instrText>
        </w:r>
        <w:r w:rsidR="00BA2539">
          <w:rPr>
            <w:noProof/>
            <w:webHidden/>
          </w:rPr>
        </w:r>
        <w:r w:rsidR="00BA2539">
          <w:rPr>
            <w:noProof/>
            <w:webHidden/>
          </w:rPr>
          <w:fldChar w:fldCharType="separate"/>
        </w:r>
        <w:r w:rsidR="00BA2539">
          <w:rPr>
            <w:noProof/>
            <w:webHidden/>
          </w:rPr>
          <w:t>23</w:t>
        </w:r>
        <w:r w:rsidR="00BA2539">
          <w:rPr>
            <w:noProof/>
            <w:webHidden/>
          </w:rPr>
          <w:fldChar w:fldCharType="end"/>
        </w:r>
      </w:hyperlink>
    </w:p>
    <w:p w14:paraId="0C2F2D8C" w14:textId="4302AC73" w:rsidR="00BA2539" w:rsidRDefault="00000000">
      <w:pPr>
        <w:pStyle w:val="TOC4"/>
        <w:tabs>
          <w:tab w:val="right" w:leader="dot" w:pos="8630"/>
        </w:tabs>
        <w:rPr>
          <w:rFonts w:asciiTheme="minorHAnsi" w:eastAsiaTheme="minorEastAsia" w:hAnsiTheme="minorHAnsi"/>
          <w:noProof/>
          <w:sz w:val="22"/>
        </w:rPr>
      </w:pPr>
      <w:hyperlink w:anchor="_Toc151829323" w:history="1">
        <w:r w:rsidR="00BA2539" w:rsidRPr="00DC01C9">
          <w:rPr>
            <w:rStyle w:val="Hyperlink"/>
            <w:noProof/>
          </w:rPr>
          <w:t>Windowed Hierarchical Cooperative A*</w:t>
        </w:r>
        <w:r w:rsidR="00BA2539">
          <w:rPr>
            <w:noProof/>
            <w:webHidden/>
          </w:rPr>
          <w:tab/>
        </w:r>
        <w:r w:rsidR="00BA2539">
          <w:rPr>
            <w:noProof/>
            <w:webHidden/>
          </w:rPr>
          <w:fldChar w:fldCharType="begin"/>
        </w:r>
        <w:r w:rsidR="00BA2539">
          <w:rPr>
            <w:noProof/>
            <w:webHidden/>
          </w:rPr>
          <w:instrText xml:space="preserve"> PAGEREF _Toc151829323 \h </w:instrText>
        </w:r>
        <w:r w:rsidR="00BA2539">
          <w:rPr>
            <w:noProof/>
            <w:webHidden/>
          </w:rPr>
        </w:r>
        <w:r w:rsidR="00BA2539">
          <w:rPr>
            <w:noProof/>
            <w:webHidden/>
          </w:rPr>
          <w:fldChar w:fldCharType="separate"/>
        </w:r>
        <w:r w:rsidR="00BA2539">
          <w:rPr>
            <w:noProof/>
            <w:webHidden/>
          </w:rPr>
          <w:t>24</w:t>
        </w:r>
        <w:r w:rsidR="00BA2539">
          <w:rPr>
            <w:noProof/>
            <w:webHidden/>
          </w:rPr>
          <w:fldChar w:fldCharType="end"/>
        </w:r>
      </w:hyperlink>
    </w:p>
    <w:p w14:paraId="08F30684" w14:textId="4833E3D3" w:rsidR="00BA2539" w:rsidRDefault="00000000">
      <w:pPr>
        <w:pStyle w:val="TOC5"/>
        <w:tabs>
          <w:tab w:val="right" w:leader="dot" w:pos="8630"/>
        </w:tabs>
        <w:rPr>
          <w:rFonts w:asciiTheme="minorHAnsi" w:eastAsiaTheme="minorEastAsia" w:hAnsiTheme="minorHAnsi"/>
          <w:noProof/>
          <w:sz w:val="22"/>
        </w:rPr>
      </w:pPr>
      <w:hyperlink w:anchor="_Toc151829324" w:history="1">
        <w:r w:rsidR="00BA2539" w:rsidRPr="00DC01C9">
          <w:rPr>
            <w:rStyle w:val="Hyperlink"/>
            <w:noProof/>
          </w:rPr>
          <w:t>Cooperative A*</w:t>
        </w:r>
        <w:r w:rsidR="00BA2539">
          <w:rPr>
            <w:noProof/>
            <w:webHidden/>
          </w:rPr>
          <w:tab/>
        </w:r>
        <w:r w:rsidR="00BA2539">
          <w:rPr>
            <w:noProof/>
            <w:webHidden/>
          </w:rPr>
          <w:fldChar w:fldCharType="begin"/>
        </w:r>
        <w:r w:rsidR="00BA2539">
          <w:rPr>
            <w:noProof/>
            <w:webHidden/>
          </w:rPr>
          <w:instrText xml:space="preserve"> PAGEREF _Toc151829324 \h </w:instrText>
        </w:r>
        <w:r w:rsidR="00BA2539">
          <w:rPr>
            <w:noProof/>
            <w:webHidden/>
          </w:rPr>
        </w:r>
        <w:r w:rsidR="00BA2539">
          <w:rPr>
            <w:noProof/>
            <w:webHidden/>
          </w:rPr>
          <w:fldChar w:fldCharType="separate"/>
        </w:r>
        <w:r w:rsidR="00BA2539">
          <w:rPr>
            <w:noProof/>
            <w:webHidden/>
          </w:rPr>
          <w:t>24</w:t>
        </w:r>
        <w:r w:rsidR="00BA2539">
          <w:rPr>
            <w:noProof/>
            <w:webHidden/>
          </w:rPr>
          <w:fldChar w:fldCharType="end"/>
        </w:r>
      </w:hyperlink>
    </w:p>
    <w:p w14:paraId="6E4DA156" w14:textId="6E048335" w:rsidR="00BA2539" w:rsidRDefault="00000000">
      <w:pPr>
        <w:pStyle w:val="TOC5"/>
        <w:tabs>
          <w:tab w:val="right" w:leader="dot" w:pos="8630"/>
        </w:tabs>
        <w:rPr>
          <w:rFonts w:asciiTheme="minorHAnsi" w:eastAsiaTheme="minorEastAsia" w:hAnsiTheme="minorHAnsi"/>
          <w:noProof/>
          <w:sz w:val="22"/>
        </w:rPr>
      </w:pPr>
      <w:hyperlink w:anchor="_Toc151829325" w:history="1">
        <w:r w:rsidR="00BA2539" w:rsidRPr="00DC01C9">
          <w:rPr>
            <w:rStyle w:val="Hyperlink"/>
            <w:noProof/>
          </w:rPr>
          <w:t>Hierarchical Cooperative A*</w:t>
        </w:r>
        <w:r w:rsidR="00BA2539">
          <w:rPr>
            <w:noProof/>
            <w:webHidden/>
          </w:rPr>
          <w:tab/>
        </w:r>
        <w:r w:rsidR="00BA2539">
          <w:rPr>
            <w:noProof/>
            <w:webHidden/>
          </w:rPr>
          <w:fldChar w:fldCharType="begin"/>
        </w:r>
        <w:r w:rsidR="00BA2539">
          <w:rPr>
            <w:noProof/>
            <w:webHidden/>
          </w:rPr>
          <w:instrText xml:space="preserve"> PAGEREF _Toc151829325 \h </w:instrText>
        </w:r>
        <w:r w:rsidR="00BA2539">
          <w:rPr>
            <w:noProof/>
            <w:webHidden/>
          </w:rPr>
        </w:r>
        <w:r w:rsidR="00BA2539">
          <w:rPr>
            <w:noProof/>
            <w:webHidden/>
          </w:rPr>
          <w:fldChar w:fldCharType="separate"/>
        </w:r>
        <w:r w:rsidR="00BA2539">
          <w:rPr>
            <w:noProof/>
            <w:webHidden/>
          </w:rPr>
          <w:t>27</w:t>
        </w:r>
        <w:r w:rsidR="00BA2539">
          <w:rPr>
            <w:noProof/>
            <w:webHidden/>
          </w:rPr>
          <w:fldChar w:fldCharType="end"/>
        </w:r>
      </w:hyperlink>
    </w:p>
    <w:p w14:paraId="3333409A" w14:textId="6BA8BE78" w:rsidR="00BA2539" w:rsidRDefault="00000000">
      <w:pPr>
        <w:pStyle w:val="TOC5"/>
        <w:tabs>
          <w:tab w:val="right" w:leader="dot" w:pos="8630"/>
        </w:tabs>
        <w:rPr>
          <w:rFonts w:asciiTheme="minorHAnsi" w:eastAsiaTheme="minorEastAsia" w:hAnsiTheme="minorHAnsi"/>
          <w:noProof/>
          <w:sz w:val="22"/>
        </w:rPr>
      </w:pPr>
      <w:hyperlink w:anchor="_Toc151829326" w:history="1">
        <w:r w:rsidR="00BA2539" w:rsidRPr="00DC01C9">
          <w:rPr>
            <w:rStyle w:val="Hyperlink"/>
            <w:noProof/>
          </w:rPr>
          <w:t>Windowed Hierarchical Cooperative A*</w:t>
        </w:r>
        <w:r w:rsidR="00BA2539">
          <w:rPr>
            <w:noProof/>
            <w:webHidden/>
          </w:rPr>
          <w:tab/>
        </w:r>
        <w:r w:rsidR="00BA2539">
          <w:rPr>
            <w:noProof/>
            <w:webHidden/>
          </w:rPr>
          <w:fldChar w:fldCharType="begin"/>
        </w:r>
        <w:r w:rsidR="00BA2539">
          <w:rPr>
            <w:noProof/>
            <w:webHidden/>
          </w:rPr>
          <w:instrText xml:space="preserve"> PAGEREF _Toc151829326 \h </w:instrText>
        </w:r>
        <w:r w:rsidR="00BA2539">
          <w:rPr>
            <w:noProof/>
            <w:webHidden/>
          </w:rPr>
        </w:r>
        <w:r w:rsidR="00BA2539">
          <w:rPr>
            <w:noProof/>
            <w:webHidden/>
          </w:rPr>
          <w:fldChar w:fldCharType="separate"/>
        </w:r>
        <w:r w:rsidR="00BA2539">
          <w:rPr>
            <w:noProof/>
            <w:webHidden/>
          </w:rPr>
          <w:t>30</w:t>
        </w:r>
        <w:r w:rsidR="00BA2539">
          <w:rPr>
            <w:noProof/>
            <w:webHidden/>
          </w:rPr>
          <w:fldChar w:fldCharType="end"/>
        </w:r>
      </w:hyperlink>
    </w:p>
    <w:p w14:paraId="50421E33" w14:textId="5533C10A" w:rsidR="00BA2539" w:rsidRDefault="00000000">
      <w:pPr>
        <w:pStyle w:val="TOC4"/>
        <w:tabs>
          <w:tab w:val="right" w:leader="dot" w:pos="8630"/>
        </w:tabs>
        <w:rPr>
          <w:rFonts w:asciiTheme="minorHAnsi" w:eastAsiaTheme="minorEastAsia" w:hAnsiTheme="minorHAnsi"/>
          <w:noProof/>
          <w:sz w:val="22"/>
        </w:rPr>
      </w:pPr>
      <w:hyperlink w:anchor="_Toc151829327" w:history="1">
        <w:r w:rsidR="00BA2539" w:rsidRPr="00DC01C9">
          <w:rPr>
            <w:rStyle w:val="Hyperlink"/>
            <w:noProof/>
          </w:rPr>
          <w:t>Token Passing</w:t>
        </w:r>
        <w:r w:rsidR="00BA2539">
          <w:rPr>
            <w:noProof/>
            <w:webHidden/>
          </w:rPr>
          <w:tab/>
        </w:r>
        <w:r w:rsidR="00BA2539">
          <w:rPr>
            <w:noProof/>
            <w:webHidden/>
          </w:rPr>
          <w:fldChar w:fldCharType="begin"/>
        </w:r>
        <w:r w:rsidR="00BA2539">
          <w:rPr>
            <w:noProof/>
            <w:webHidden/>
          </w:rPr>
          <w:instrText xml:space="preserve"> PAGEREF _Toc151829327 \h </w:instrText>
        </w:r>
        <w:r w:rsidR="00BA2539">
          <w:rPr>
            <w:noProof/>
            <w:webHidden/>
          </w:rPr>
        </w:r>
        <w:r w:rsidR="00BA2539">
          <w:rPr>
            <w:noProof/>
            <w:webHidden/>
          </w:rPr>
          <w:fldChar w:fldCharType="separate"/>
        </w:r>
        <w:r w:rsidR="00BA2539">
          <w:rPr>
            <w:noProof/>
            <w:webHidden/>
          </w:rPr>
          <w:t>31</w:t>
        </w:r>
        <w:r w:rsidR="00BA2539">
          <w:rPr>
            <w:noProof/>
            <w:webHidden/>
          </w:rPr>
          <w:fldChar w:fldCharType="end"/>
        </w:r>
      </w:hyperlink>
    </w:p>
    <w:p w14:paraId="138D6498" w14:textId="24D73145" w:rsidR="00BA2539" w:rsidRDefault="00000000">
      <w:pPr>
        <w:pStyle w:val="TOC5"/>
        <w:tabs>
          <w:tab w:val="right" w:leader="dot" w:pos="8630"/>
        </w:tabs>
        <w:rPr>
          <w:rFonts w:asciiTheme="minorHAnsi" w:eastAsiaTheme="minorEastAsia" w:hAnsiTheme="minorHAnsi"/>
          <w:noProof/>
          <w:sz w:val="22"/>
        </w:rPr>
      </w:pPr>
      <w:hyperlink w:anchor="_Toc151829328" w:history="1">
        <w:r w:rsidR="00BA2539" w:rsidRPr="00DC01C9">
          <w:rPr>
            <w:rStyle w:val="Hyperlink"/>
            <w:noProof/>
          </w:rPr>
          <w:t>Well-Formed Problems and Completeness Guarantees</w:t>
        </w:r>
        <w:r w:rsidR="00BA2539">
          <w:rPr>
            <w:noProof/>
            <w:webHidden/>
          </w:rPr>
          <w:tab/>
        </w:r>
        <w:r w:rsidR="00BA2539">
          <w:rPr>
            <w:noProof/>
            <w:webHidden/>
          </w:rPr>
          <w:fldChar w:fldCharType="begin"/>
        </w:r>
        <w:r w:rsidR="00BA2539">
          <w:rPr>
            <w:noProof/>
            <w:webHidden/>
          </w:rPr>
          <w:instrText xml:space="preserve"> PAGEREF _Toc151829328 \h </w:instrText>
        </w:r>
        <w:r w:rsidR="00BA2539">
          <w:rPr>
            <w:noProof/>
            <w:webHidden/>
          </w:rPr>
        </w:r>
        <w:r w:rsidR="00BA2539">
          <w:rPr>
            <w:noProof/>
            <w:webHidden/>
          </w:rPr>
          <w:fldChar w:fldCharType="separate"/>
        </w:r>
        <w:r w:rsidR="00BA2539">
          <w:rPr>
            <w:noProof/>
            <w:webHidden/>
          </w:rPr>
          <w:t>32</w:t>
        </w:r>
        <w:r w:rsidR="00BA2539">
          <w:rPr>
            <w:noProof/>
            <w:webHidden/>
          </w:rPr>
          <w:fldChar w:fldCharType="end"/>
        </w:r>
      </w:hyperlink>
    </w:p>
    <w:p w14:paraId="3258DB6F" w14:textId="69DF66EA" w:rsidR="00BA2539" w:rsidRDefault="00000000">
      <w:pPr>
        <w:pStyle w:val="TOC5"/>
        <w:tabs>
          <w:tab w:val="right" w:leader="dot" w:pos="8630"/>
        </w:tabs>
        <w:rPr>
          <w:rFonts w:asciiTheme="minorHAnsi" w:eastAsiaTheme="minorEastAsia" w:hAnsiTheme="minorHAnsi"/>
          <w:noProof/>
          <w:sz w:val="22"/>
        </w:rPr>
      </w:pPr>
      <w:hyperlink w:anchor="_Toc151829329" w:history="1">
        <w:r w:rsidR="00BA2539" w:rsidRPr="00DC01C9">
          <w:rPr>
            <w:rStyle w:val="Hyperlink"/>
            <w:noProof/>
          </w:rPr>
          <w:t>Token Passing</w:t>
        </w:r>
        <w:r w:rsidR="00BA2539">
          <w:rPr>
            <w:noProof/>
            <w:webHidden/>
          </w:rPr>
          <w:tab/>
        </w:r>
        <w:r w:rsidR="00BA2539">
          <w:rPr>
            <w:noProof/>
            <w:webHidden/>
          </w:rPr>
          <w:fldChar w:fldCharType="begin"/>
        </w:r>
        <w:r w:rsidR="00BA2539">
          <w:rPr>
            <w:noProof/>
            <w:webHidden/>
          </w:rPr>
          <w:instrText xml:space="preserve"> PAGEREF _Toc151829329 \h </w:instrText>
        </w:r>
        <w:r w:rsidR="00BA2539">
          <w:rPr>
            <w:noProof/>
            <w:webHidden/>
          </w:rPr>
        </w:r>
        <w:r w:rsidR="00BA2539">
          <w:rPr>
            <w:noProof/>
            <w:webHidden/>
          </w:rPr>
          <w:fldChar w:fldCharType="separate"/>
        </w:r>
        <w:r w:rsidR="00BA2539">
          <w:rPr>
            <w:noProof/>
            <w:webHidden/>
          </w:rPr>
          <w:t>33</w:t>
        </w:r>
        <w:r w:rsidR="00BA2539">
          <w:rPr>
            <w:noProof/>
            <w:webHidden/>
          </w:rPr>
          <w:fldChar w:fldCharType="end"/>
        </w:r>
      </w:hyperlink>
    </w:p>
    <w:p w14:paraId="15E6FE5A" w14:textId="6F9E792D" w:rsidR="00BA2539" w:rsidRDefault="00000000">
      <w:pPr>
        <w:pStyle w:val="TOC5"/>
        <w:tabs>
          <w:tab w:val="right" w:leader="dot" w:pos="8630"/>
        </w:tabs>
        <w:rPr>
          <w:rFonts w:asciiTheme="minorHAnsi" w:eastAsiaTheme="minorEastAsia" w:hAnsiTheme="minorHAnsi"/>
          <w:noProof/>
          <w:sz w:val="22"/>
        </w:rPr>
      </w:pPr>
      <w:hyperlink w:anchor="_Toc151829330" w:history="1">
        <w:r w:rsidR="00BA2539" w:rsidRPr="00DC01C9">
          <w:rPr>
            <w:rStyle w:val="Hyperlink"/>
            <w:noProof/>
          </w:rPr>
          <w:t>Token Passing with Task Swaps</w:t>
        </w:r>
        <w:r w:rsidR="00BA2539">
          <w:rPr>
            <w:noProof/>
            <w:webHidden/>
          </w:rPr>
          <w:tab/>
        </w:r>
        <w:r w:rsidR="00BA2539">
          <w:rPr>
            <w:noProof/>
            <w:webHidden/>
          </w:rPr>
          <w:fldChar w:fldCharType="begin"/>
        </w:r>
        <w:r w:rsidR="00BA2539">
          <w:rPr>
            <w:noProof/>
            <w:webHidden/>
          </w:rPr>
          <w:instrText xml:space="preserve"> PAGEREF _Toc151829330 \h </w:instrText>
        </w:r>
        <w:r w:rsidR="00BA2539">
          <w:rPr>
            <w:noProof/>
            <w:webHidden/>
          </w:rPr>
        </w:r>
        <w:r w:rsidR="00BA2539">
          <w:rPr>
            <w:noProof/>
            <w:webHidden/>
          </w:rPr>
          <w:fldChar w:fldCharType="separate"/>
        </w:r>
        <w:r w:rsidR="00BA2539">
          <w:rPr>
            <w:noProof/>
            <w:webHidden/>
          </w:rPr>
          <w:t>37</w:t>
        </w:r>
        <w:r w:rsidR="00BA2539">
          <w:rPr>
            <w:noProof/>
            <w:webHidden/>
          </w:rPr>
          <w:fldChar w:fldCharType="end"/>
        </w:r>
      </w:hyperlink>
    </w:p>
    <w:p w14:paraId="59B8920B" w14:textId="42894301" w:rsidR="00BA2539" w:rsidRDefault="00000000">
      <w:pPr>
        <w:pStyle w:val="TOC2"/>
        <w:tabs>
          <w:tab w:val="right" w:leader="dot" w:pos="8630"/>
        </w:tabs>
        <w:rPr>
          <w:rFonts w:asciiTheme="minorHAnsi" w:eastAsiaTheme="minorEastAsia" w:hAnsiTheme="minorHAnsi"/>
          <w:caps w:val="0"/>
          <w:noProof/>
          <w:sz w:val="22"/>
        </w:rPr>
      </w:pPr>
      <w:hyperlink w:anchor="_Toc151829331" w:history="1">
        <w:r w:rsidR="00BA2539" w:rsidRPr="00DC01C9">
          <w:rPr>
            <w:rStyle w:val="Hyperlink"/>
            <w:noProof/>
          </w:rPr>
          <w:t>3.   Generalizable Approach</w:t>
        </w:r>
        <w:r w:rsidR="00BA2539">
          <w:rPr>
            <w:noProof/>
            <w:webHidden/>
          </w:rPr>
          <w:tab/>
        </w:r>
        <w:r w:rsidR="00BA2539">
          <w:rPr>
            <w:noProof/>
            <w:webHidden/>
          </w:rPr>
          <w:fldChar w:fldCharType="begin"/>
        </w:r>
        <w:r w:rsidR="00BA2539">
          <w:rPr>
            <w:noProof/>
            <w:webHidden/>
          </w:rPr>
          <w:instrText xml:space="preserve"> PAGEREF _Toc151829331 \h </w:instrText>
        </w:r>
        <w:r w:rsidR="00BA2539">
          <w:rPr>
            <w:noProof/>
            <w:webHidden/>
          </w:rPr>
        </w:r>
        <w:r w:rsidR="00BA2539">
          <w:rPr>
            <w:noProof/>
            <w:webHidden/>
          </w:rPr>
          <w:fldChar w:fldCharType="separate"/>
        </w:r>
        <w:r w:rsidR="00BA2539">
          <w:rPr>
            <w:noProof/>
            <w:webHidden/>
          </w:rPr>
          <w:t>40</w:t>
        </w:r>
        <w:r w:rsidR="00BA2539">
          <w:rPr>
            <w:noProof/>
            <w:webHidden/>
          </w:rPr>
          <w:fldChar w:fldCharType="end"/>
        </w:r>
      </w:hyperlink>
    </w:p>
    <w:p w14:paraId="18C7978D" w14:textId="0729B57D" w:rsidR="00BA2539" w:rsidRDefault="00000000">
      <w:pPr>
        <w:pStyle w:val="TOC3"/>
        <w:tabs>
          <w:tab w:val="right" w:leader="dot" w:pos="8630"/>
        </w:tabs>
        <w:rPr>
          <w:rFonts w:asciiTheme="minorHAnsi" w:eastAsiaTheme="minorEastAsia" w:hAnsiTheme="minorHAnsi"/>
          <w:noProof/>
          <w:sz w:val="22"/>
        </w:rPr>
      </w:pPr>
      <w:hyperlink w:anchor="_Toc151829332" w:history="1">
        <w:r w:rsidR="00BA2539" w:rsidRPr="00DC01C9">
          <w:rPr>
            <w:rStyle w:val="Hyperlink"/>
            <w:noProof/>
          </w:rPr>
          <w:t>Common Behaviors</w:t>
        </w:r>
        <w:r w:rsidR="00BA2539">
          <w:rPr>
            <w:noProof/>
            <w:webHidden/>
          </w:rPr>
          <w:tab/>
        </w:r>
        <w:r w:rsidR="00BA2539">
          <w:rPr>
            <w:noProof/>
            <w:webHidden/>
          </w:rPr>
          <w:fldChar w:fldCharType="begin"/>
        </w:r>
        <w:r w:rsidR="00BA2539">
          <w:rPr>
            <w:noProof/>
            <w:webHidden/>
          </w:rPr>
          <w:instrText xml:space="preserve"> PAGEREF _Toc151829332 \h </w:instrText>
        </w:r>
        <w:r w:rsidR="00BA2539">
          <w:rPr>
            <w:noProof/>
            <w:webHidden/>
          </w:rPr>
        </w:r>
        <w:r w:rsidR="00BA2539">
          <w:rPr>
            <w:noProof/>
            <w:webHidden/>
          </w:rPr>
          <w:fldChar w:fldCharType="separate"/>
        </w:r>
        <w:r w:rsidR="00BA2539">
          <w:rPr>
            <w:noProof/>
            <w:webHidden/>
          </w:rPr>
          <w:t>41</w:t>
        </w:r>
        <w:r w:rsidR="00BA2539">
          <w:rPr>
            <w:noProof/>
            <w:webHidden/>
          </w:rPr>
          <w:fldChar w:fldCharType="end"/>
        </w:r>
      </w:hyperlink>
    </w:p>
    <w:p w14:paraId="3C0DB0BF" w14:textId="395E89DD" w:rsidR="00BA2539" w:rsidRDefault="00000000">
      <w:pPr>
        <w:pStyle w:val="TOC4"/>
        <w:tabs>
          <w:tab w:val="right" w:leader="dot" w:pos="8630"/>
        </w:tabs>
        <w:rPr>
          <w:rFonts w:asciiTheme="minorHAnsi" w:eastAsiaTheme="minorEastAsia" w:hAnsiTheme="minorHAnsi"/>
          <w:noProof/>
          <w:sz w:val="22"/>
        </w:rPr>
      </w:pPr>
      <w:hyperlink w:anchor="_Toc151829333" w:history="1">
        <w:r w:rsidR="00BA2539" w:rsidRPr="00DC01C9">
          <w:rPr>
            <w:rStyle w:val="Hyperlink"/>
            <w:noProof/>
          </w:rPr>
          <w:t>Simulation Definition</w:t>
        </w:r>
        <w:r w:rsidR="00BA2539">
          <w:rPr>
            <w:noProof/>
            <w:webHidden/>
          </w:rPr>
          <w:tab/>
        </w:r>
        <w:r w:rsidR="00BA2539">
          <w:rPr>
            <w:noProof/>
            <w:webHidden/>
          </w:rPr>
          <w:fldChar w:fldCharType="begin"/>
        </w:r>
        <w:r w:rsidR="00BA2539">
          <w:rPr>
            <w:noProof/>
            <w:webHidden/>
          </w:rPr>
          <w:instrText xml:space="preserve"> PAGEREF _Toc151829333 \h </w:instrText>
        </w:r>
        <w:r w:rsidR="00BA2539">
          <w:rPr>
            <w:noProof/>
            <w:webHidden/>
          </w:rPr>
        </w:r>
        <w:r w:rsidR="00BA2539">
          <w:rPr>
            <w:noProof/>
            <w:webHidden/>
          </w:rPr>
          <w:fldChar w:fldCharType="separate"/>
        </w:r>
        <w:r w:rsidR="00BA2539">
          <w:rPr>
            <w:noProof/>
            <w:webHidden/>
          </w:rPr>
          <w:t>43</w:t>
        </w:r>
        <w:r w:rsidR="00BA2539">
          <w:rPr>
            <w:noProof/>
            <w:webHidden/>
          </w:rPr>
          <w:fldChar w:fldCharType="end"/>
        </w:r>
      </w:hyperlink>
    </w:p>
    <w:p w14:paraId="744275E3" w14:textId="759EFDC3" w:rsidR="00BA2539" w:rsidRDefault="00000000">
      <w:pPr>
        <w:pStyle w:val="TOC4"/>
        <w:tabs>
          <w:tab w:val="right" w:leader="dot" w:pos="8630"/>
        </w:tabs>
        <w:rPr>
          <w:rFonts w:asciiTheme="minorHAnsi" w:eastAsiaTheme="minorEastAsia" w:hAnsiTheme="minorHAnsi"/>
          <w:noProof/>
          <w:sz w:val="22"/>
        </w:rPr>
      </w:pPr>
      <w:hyperlink w:anchor="_Toc151829334" w:history="1">
        <w:r w:rsidR="00BA2539" w:rsidRPr="00DC01C9">
          <w:rPr>
            <w:rStyle w:val="Hyperlink"/>
            <w:noProof/>
          </w:rPr>
          <w:t>New Timestep</w:t>
        </w:r>
        <w:r w:rsidR="00BA2539">
          <w:rPr>
            <w:noProof/>
            <w:webHidden/>
          </w:rPr>
          <w:tab/>
        </w:r>
        <w:r w:rsidR="00BA2539">
          <w:rPr>
            <w:noProof/>
            <w:webHidden/>
          </w:rPr>
          <w:fldChar w:fldCharType="begin"/>
        </w:r>
        <w:r w:rsidR="00BA2539">
          <w:rPr>
            <w:noProof/>
            <w:webHidden/>
          </w:rPr>
          <w:instrText xml:space="preserve"> PAGEREF _Toc151829334 \h </w:instrText>
        </w:r>
        <w:r w:rsidR="00BA2539">
          <w:rPr>
            <w:noProof/>
            <w:webHidden/>
          </w:rPr>
        </w:r>
        <w:r w:rsidR="00BA2539">
          <w:rPr>
            <w:noProof/>
            <w:webHidden/>
          </w:rPr>
          <w:fldChar w:fldCharType="separate"/>
        </w:r>
        <w:r w:rsidR="00BA2539">
          <w:rPr>
            <w:noProof/>
            <w:webHidden/>
          </w:rPr>
          <w:t>44</w:t>
        </w:r>
        <w:r w:rsidR="00BA2539">
          <w:rPr>
            <w:noProof/>
            <w:webHidden/>
          </w:rPr>
          <w:fldChar w:fldCharType="end"/>
        </w:r>
      </w:hyperlink>
    </w:p>
    <w:p w14:paraId="34B171E3" w14:textId="194F76A0" w:rsidR="00BA2539" w:rsidRDefault="00000000">
      <w:pPr>
        <w:pStyle w:val="TOC4"/>
        <w:tabs>
          <w:tab w:val="right" w:leader="dot" w:pos="8630"/>
        </w:tabs>
        <w:rPr>
          <w:rFonts w:asciiTheme="minorHAnsi" w:eastAsiaTheme="minorEastAsia" w:hAnsiTheme="minorHAnsi"/>
          <w:noProof/>
          <w:sz w:val="22"/>
        </w:rPr>
      </w:pPr>
      <w:hyperlink w:anchor="_Toc151829335" w:history="1">
        <w:r w:rsidR="00BA2539" w:rsidRPr="00DC01C9">
          <w:rPr>
            <w:rStyle w:val="Hyperlink"/>
            <w:noProof/>
          </w:rPr>
          <w:t>Task Management</w:t>
        </w:r>
        <w:r w:rsidR="00BA2539">
          <w:rPr>
            <w:noProof/>
            <w:webHidden/>
          </w:rPr>
          <w:tab/>
        </w:r>
        <w:r w:rsidR="00BA2539">
          <w:rPr>
            <w:noProof/>
            <w:webHidden/>
          </w:rPr>
          <w:fldChar w:fldCharType="begin"/>
        </w:r>
        <w:r w:rsidR="00BA2539">
          <w:rPr>
            <w:noProof/>
            <w:webHidden/>
          </w:rPr>
          <w:instrText xml:space="preserve"> PAGEREF _Toc151829335 \h </w:instrText>
        </w:r>
        <w:r w:rsidR="00BA2539">
          <w:rPr>
            <w:noProof/>
            <w:webHidden/>
          </w:rPr>
        </w:r>
        <w:r w:rsidR="00BA2539">
          <w:rPr>
            <w:noProof/>
            <w:webHidden/>
          </w:rPr>
          <w:fldChar w:fldCharType="separate"/>
        </w:r>
        <w:r w:rsidR="00BA2539">
          <w:rPr>
            <w:noProof/>
            <w:webHidden/>
          </w:rPr>
          <w:t>45</w:t>
        </w:r>
        <w:r w:rsidR="00BA2539">
          <w:rPr>
            <w:noProof/>
            <w:webHidden/>
          </w:rPr>
          <w:fldChar w:fldCharType="end"/>
        </w:r>
      </w:hyperlink>
    </w:p>
    <w:p w14:paraId="166AE503" w14:textId="51120F18" w:rsidR="00BA2539" w:rsidRDefault="00000000">
      <w:pPr>
        <w:pStyle w:val="TOC4"/>
        <w:tabs>
          <w:tab w:val="right" w:leader="dot" w:pos="8630"/>
        </w:tabs>
        <w:rPr>
          <w:rFonts w:asciiTheme="minorHAnsi" w:eastAsiaTheme="minorEastAsia" w:hAnsiTheme="minorHAnsi"/>
          <w:noProof/>
          <w:sz w:val="22"/>
        </w:rPr>
      </w:pPr>
      <w:hyperlink w:anchor="_Toc151829336" w:history="1">
        <w:r w:rsidR="00BA2539" w:rsidRPr="00DC01C9">
          <w:rPr>
            <w:rStyle w:val="Hyperlink"/>
            <w:noProof/>
          </w:rPr>
          <w:t>Action Planning</w:t>
        </w:r>
        <w:r w:rsidR="00BA2539">
          <w:rPr>
            <w:noProof/>
            <w:webHidden/>
          </w:rPr>
          <w:tab/>
        </w:r>
        <w:r w:rsidR="00BA2539">
          <w:rPr>
            <w:noProof/>
            <w:webHidden/>
          </w:rPr>
          <w:fldChar w:fldCharType="begin"/>
        </w:r>
        <w:r w:rsidR="00BA2539">
          <w:rPr>
            <w:noProof/>
            <w:webHidden/>
          </w:rPr>
          <w:instrText xml:space="preserve"> PAGEREF _Toc151829336 \h </w:instrText>
        </w:r>
        <w:r w:rsidR="00BA2539">
          <w:rPr>
            <w:noProof/>
            <w:webHidden/>
          </w:rPr>
        </w:r>
        <w:r w:rsidR="00BA2539">
          <w:rPr>
            <w:noProof/>
            <w:webHidden/>
          </w:rPr>
          <w:fldChar w:fldCharType="separate"/>
        </w:r>
        <w:r w:rsidR="00BA2539">
          <w:rPr>
            <w:noProof/>
            <w:webHidden/>
          </w:rPr>
          <w:t>46</w:t>
        </w:r>
        <w:r w:rsidR="00BA2539">
          <w:rPr>
            <w:noProof/>
            <w:webHidden/>
          </w:rPr>
          <w:fldChar w:fldCharType="end"/>
        </w:r>
      </w:hyperlink>
    </w:p>
    <w:p w14:paraId="1DE06BE0" w14:textId="52FBB596" w:rsidR="00BA2539" w:rsidRDefault="00000000">
      <w:pPr>
        <w:pStyle w:val="TOC4"/>
        <w:tabs>
          <w:tab w:val="right" w:leader="dot" w:pos="8630"/>
        </w:tabs>
        <w:rPr>
          <w:rFonts w:asciiTheme="minorHAnsi" w:eastAsiaTheme="minorEastAsia" w:hAnsiTheme="minorHAnsi"/>
          <w:noProof/>
          <w:sz w:val="22"/>
        </w:rPr>
      </w:pPr>
      <w:hyperlink w:anchor="_Toc151829337" w:history="1">
        <w:r w:rsidR="00BA2539" w:rsidRPr="00DC01C9">
          <w:rPr>
            <w:rStyle w:val="Hyperlink"/>
            <w:noProof/>
          </w:rPr>
          <w:t>Action Execution</w:t>
        </w:r>
        <w:r w:rsidR="00BA2539">
          <w:rPr>
            <w:noProof/>
            <w:webHidden/>
          </w:rPr>
          <w:tab/>
        </w:r>
        <w:r w:rsidR="00BA2539">
          <w:rPr>
            <w:noProof/>
            <w:webHidden/>
          </w:rPr>
          <w:fldChar w:fldCharType="begin"/>
        </w:r>
        <w:r w:rsidR="00BA2539">
          <w:rPr>
            <w:noProof/>
            <w:webHidden/>
          </w:rPr>
          <w:instrText xml:space="preserve"> PAGEREF _Toc151829337 \h </w:instrText>
        </w:r>
        <w:r w:rsidR="00BA2539">
          <w:rPr>
            <w:noProof/>
            <w:webHidden/>
          </w:rPr>
        </w:r>
        <w:r w:rsidR="00BA2539">
          <w:rPr>
            <w:noProof/>
            <w:webHidden/>
          </w:rPr>
          <w:fldChar w:fldCharType="separate"/>
        </w:r>
        <w:r w:rsidR="00BA2539">
          <w:rPr>
            <w:noProof/>
            <w:webHidden/>
          </w:rPr>
          <w:t>48</w:t>
        </w:r>
        <w:r w:rsidR="00BA2539">
          <w:rPr>
            <w:noProof/>
            <w:webHidden/>
          </w:rPr>
          <w:fldChar w:fldCharType="end"/>
        </w:r>
      </w:hyperlink>
    </w:p>
    <w:p w14:paraId="4597244D" w14:textId="6C4372C3" w:rsidR="00BA2539" w:rsidRDefault="00000000">
      <w:pPr>
        <w:pStyle w:val="TOC4"/>
        <w:tabs>
          <w:tab w:val="right" w:leader="dot" w:pos="8630"/>
        </w:tabs>
        <w:rPr>
          <w:rFonts w:asciiTheme="minorHAnsi" w:eastAsiaTheme="minorEastAsia" w:hAnsiTheme="minorHAnsi"/>
          <w:noProof/>
          <w:sz w:val="22"/>
        </w:rPr>
      </w:pPr>
      <w:hyperlink w:anchor="_Toc151829338" w:history="1">
        <w:r w:rsidR="00BA2539" w:rsidRPr="00DC01C9">
          <w:rPr>
            <w:rStyle w:val="Hyperlink"/>
            <w:noProof/>
          </w:rPr>
          <w:t>End of Step</w:t>
        </w:r>
        <w:r w:rsidR="00BA2539">
          <w:rPr>
            <w:noProof/>
            <w:webHidden/>
          </w:rPr>
          <w:tab/>
        </w:r>
        <w:r w:rsidR="00BA2539">
          <w:rPr>
            <w:noProof/>
            <w:webHidden/>
          </w:rPr>
          <w:fldChar w:fldCharType="begin"/>
        </w:r>
        <w:r w:rsidR="00BA2539">
          <w:rPr>
            <w:noProof/>
            <w:webHidden/>
          </w:rPr>
          <w:instrText xml:space="preserve"> PAGEREF _Toc151829338 \h </w:instrText>
        </w:r>
        <w:r w:rsidR="00BA2539">
          <w:rPr>
            <w:noProof/>
            <w:webHidden/>
          </w:rPr>
        </w:r>
        <w:r w:rsidR="00BA2539">
          <w:rPr>
            <w:noProof/>
            <w:webHidden/>
          </w:rPr>
          <w:fldChar w:fldCharType="separate"/>
        </w:r>
        <w:r w:rsidR="00BA2539">
          <w:rPr>
            <w:noProof/>
            <w:webHidden/>
          </w:rPr>
          <w:t>49</w:t>
        </w:r>
        <w:r w:rsidR="00BA2539">
          <w:rPr>
            <w:noProof/>
            <w:webHidden/>
          </w:rPr>
          <w:fldChar w:fldCharType="end"/>
        </w:r>
      </w:hyperlink>
    </w:p>
    <w:p w14:paraId="52587317" w14:textId="4B0B141D" w:rsidR="00BA2539" w:rsidRDefault="00000000">
      <w:pPr>
        <w:pStyle w:val="TOC2"/>
        <w:tabs>
          <w:tab w:val="right" w:leader="dot" w:pos="8630"/>
        </w:tabs>
        <w:rPr>
          <w:rFonts w:asciiTheme="minorHAnsi" w:eastAsiaTheme="minorEastAsia" w:hAnsiTheme="minorHAnsi"/>
          <w:caps w:val="0"/>
          <w:noProof/>
          <w:sz w:val="22"/>
        </w:rPr>
      </w:pPr>
      <w:hyperlink w:anchor="_Toc151829339" w:history="1">
        <w:r w:rsidR="00BA2539" w:rsidRPr="00DC01C9">
          <w:rPr>
            <w:rStyle w:val="Hyperlink"/>
            <w:noProof/>
          </w:rPr>
          <w:t>4.   Framework Application</w:t>
        </w:r>
        <w:r w:rsidR="00BA2539">
          <w:rPr>
            <w:noProof/>
            <w:webHidden/>
          </w:rPr>
          <w:tab/>
        </w:r>
        <w:r w:rsidR="00BA2539">
          <w:rPr>
            <w:noProof/>
            <w:webHidden/>
          </w:rPr>
          <w:fldChar w:fldCharType="begin"/>
        </w:r>
        <w:r w:rsidR="00BA2539">
          <w:rPr>
            <w:noProof/>
            <w:webHidden/>
          </w:rPr>
          <w:instrText xml:space="preserve"> PAGEREF _Toc151829339 \h </w:instrText>
        </w:r>
        <w:r w:rsidR="00BA2539">
          <w:rPr>
            <w:noProof/>
            <w:webHidden/>
          </w:rPr>
        </w:r>
        <w:r w:rsidR="00BA2539">
          <w:rPr>
            <w:noProof/>
            <w:webHidden/>
          </w:rPr>
          <w:fldChar w:fldCharType="separate"/>
        </w:r>
        <w:r w:rsidR="00BA2539">
          <w:rPr>
            <w:noProof/>
            <w:webHidden/>
          </w:rPr>
          <w:t>51</w:t>
        </w:r>
        <w:r w:rsidR="00BA2539">
          <w:rPr>
            <w:noProof/>
            <w:webHidden/>
          </w:rPr>
          <w:fldChar w:fldCharType="end"/>
        </w:r>
      </w:hyperlink>
    </w:p>
    <w:p w14:paraId="26442062" w14:textId="068E9054" w:rsidR="00BA2539" w:rsidRDefault="00000000">
      <w:pPr>
        <w:pStyle w:val="TOC3"/>
        <w:tabs>
          <w:tab w:val="right" w:leader="dot" w:pos="8630"/>
        </w:tabs>
        <w:rPr>
          <w:rFonts w:asciiTheme="minorHAnsi" w:eastAsiaTheme="minorEastAsia" w:hAnsiTheme="minorHAnsi"/>
          <w:noProof/>
          <w:sz w:val="22"/>
        </w:rPr>
      </w:pPr>
      <w:hyperlink w:anchor="_Toc151829340" w:history="1">
        <w:r w:rsidR="00BA2539" w:rsidRPr="00DC01C9">
          <w:rPr>
            <w:rStyle w:val="Hyperlink"/>
            <w:noProof/>
          </w:rPr>
          <w:t>WHCA*</w:t>
        </w:r>
        <w:r w:rsidR="00BA2539">
          <w:rPr>
            <w:noProof/>
            <w:webHidden/>
          </w:rPr>
          <w:tab/>
        </w:r>
        <w:r w:rsidR="00BA2539">
          <w:rPr>
            <w:noProof/>
            <w:webHidden/>
          </w:rPr>
          <w:fldChar w:fldCharType="begin"/>
        </w:r>
        <w:r w:rsidR="00BA2539">
          <w:rPr>
            <w:noProof/>
            <w:webHidden/>
          </w:rPr>
          <w:instrText xml:space="preserve"> PAGEREF _Toc151829340 \h </w:instrText>
        </w:r>
        <w:r w:rsidR="00BA2539">
          <w:rPr>
            <w:noProof/>
            <w:webHidden/>
          </w:rPr>
        </w:r>
        <w:r w:rsidR="00BA2539">
          <w:rPr>
            <w:noProof/>
            <w:webHidden/>
          </w:rPr>
          <w:fldChar w:fldCharType="separate"/>
        </w:r>
        <w:r w:rsidR="00BA2539">
          <w:rPr>
            <w:noProof/>
            <w:webHidden/>
          </w:rPr>
          <w:t>52</w:t>
        </w:r>
        <w:r w:rsidR="00BA2539">
          <w:rPr>
            <w:noProof/>
            <w:webHidden/>
          </w:rPr>
          <w:fldChar w:fldCharType="end"/>
        </w:r>
      </w:hyperlink>
    </w:p>
    <w:p w14:paraId="1E9B2014" w14:textId="05F62850" w:rsidR="00BA2539" w:rsidRDefault="00000000">
      <w:pPr>
        <w:pStyle w:val="TOC3"/>
        <w:tabs>
          <w:tab w:val="right" w:leader="dot" w:pos="8630"/>
        </w:tabs>
        <w:rPr>
          <w:rFonts w:asciiTheme="minorHAnsi" w:eastAsiaTheme="minorEastAsia" w:hAnsiTheme="minorHAnsi"/>
          <w:noProof/>
          <w:sz w:val="22"/>
        </w:rPr>
      </w:pPr>
      <w:hyperlink w:anchor="_Toc151829341" w:history="1">
        <w:r w:rsidR="00BA2539" w:rsidRPr="00DC01C9">
          <w:rPr>
            <w:rStyle w:val="Hyperlink"/>
            <w:noProof/>
          </w:rPr>
          <w:t>TPTS</w:t>
        </w:r>
        <w:r w:rsidR="00BA2539">
          <w:rPr>
            <w:noProof/>
            <w:webHidden/>
          </w:rPr>
          <w:tab/>
        </w:r>
        <w:r w:rsidR="00BA2539">
          <w:rPr>
            <w:noProof/>
            <w:webHidden/>
          </w:rPr>
          <w:fldChar w:fldCharType="begin"/>
        </w:r>
        <w:r w:rsidR="00BA2539">
          <w:rPr>
            <w:noProof/>
            <w:webHidden/>
          </w:rPr>
          <w:instrText xml:space="preserve"> PAGEREF _Toc151829341 \h </w:instrText>
        </w:r>
        <w:r w:rsidR="00BA2539">
          <w:rPr>
            <w:noProof/>
            <w:webHidden/>
          </w:rPr>
        </w:r>
        <w:r w:rsidR="00BA2539">
          <w:rPr>
            <w:noProof/>
            <w:webHidden/>
          </w:rPr>
          <w:fldChar w:fldCharType="separate"/>
        </w:r>
        <w:r w:rsidR="00BA2539">
          <w:rPr>
            <w:noProof/>
            <w:webHidden/>
          </w:rPr>
          <w:t>55</w:t>
        </w:r>
        <w:r w:rsidR="00BA2539">
          <w:rPr>
            <w:noProof/>
            <w:webHidden/>
          </w:rPr>
          <w:fldChar w:fldCharType="end"/>
        </w:r>
      </w:hyperlink>
    </w:p>
    <w:p w14:paraId="402A55E3" w14:textId="069518FD" w:rsidR="00BA2539" w:rsidRDefault="00000000">
      <w:pPr>
        <w:pStyle w:val="TOC2"/>
        <w:tabs>
          <w:tab w:val="right" w:leader="dot" w:pos="8630"/>
        </w:tabs>
        <w:rPr>
          <w:rFonts w:asciiTheme="minorHAnsi" w:eastAsiaTheme="minorEastAsia" w:hAnsiTheme="minorHAnsi"/>
          <w:caps w:val="0"/>
          <w:noProof/>
          <w:sz w:val="22"/>
        </w:rPr>
      </w:pPr>
      <w:hyperlink w:anchor="_Toc151829342" w:history="1">
        <w:r w:rsidR="00BA2539" w:rsidRPr="00DC01C9">
          <w:rPr>
            <w:rStyle w:val="Hyperlink"/>
            <w:noProof/>
          </w:rPr>
          <w:t>5.   Implementation, Testing, and Results</w:t>
        </w:r>
        <w:r w:rsidR="00BA2539">
          <w:rPr>
            <w:noProof/>
            <w:webHidden/>
          </w:rPr>
          <w:tab/>
        </w:r>
        <w:r w:rsidR="00BA2539">
          <w:rPr>
            <w:noProof/>
            <w:webHidden/>
          </w:rPr>
          <w:fldChar w:fldCharType="begin"/>
        </w:r>
        <w:r w:rsidR="00BA2539">
          <w:rPr>
            <w:noProof/>
            <w:webHidden/>
          </w:rPr>
          <w:instrText xml:space="preserve"> PAGEREF _Toc151829342 \h </w:instrText>
        </w:r>
        <w:r w:rsidR="00BA2539">
          <w:rPr>
            <w:noProof/>
            <w:webHidden/>
          </w:rPr>
        </w:r>
        <w:r w:rsidR="00BA2539">
          <w:rPr>
            <w:noProof/>
            <w:webHidden/>
          </w:rPr>
          <w:fldChar w:fldCharType="separate"/>
        </w:r>
        <w:r w:rsidR="00BA2539">
          <w:rPr>
            <w:noProof/>
            <w:webHidden/>
          </w:rPr>
          <w:t>62</w:t>
        </w:r>
        <w:r w:rsidR="00BA2539">
          <w:rPr>
            <w:noProof/>
            <w:webHidden/>
          </w:rPr>
          <w:fldChar w:fldCharType="end"/>
        </w:r>
      </w:hyperlink>
    </w:p>
    <w:p w14:paraId="332DCF44" w14:textId="5A115E4F" w:rsidR="00BA2539" w:rsidRDefault="00000000">
      <w:pPr>
        <w:pStyle w:val="TOC3"/>
        <w:tabs>
          <w:tab w:val="right" w:leader="dot" w:pos="8630"/>
        </w:tabs>
        <w:rPr>
          <w:rFonts w:asciiTheme="minorHAnsi" w:eastAsiaTheme="minorEastAsia" w:hAnsiTheme="minorHAnsi"/>
          <w:noProof/>
          <w:sz w:val="22"/>
        </w:rPr>
      </w:pPr>
      <w:hyperlink w:anchor="_Toc151829343" w:history="1">
        <w:r w:rsidR="00BA2539" w:rsidRPr="00DC01C9">
          <w:rPr>
            <w:rStyle w:val="Hyperlink"/>
            <w:noProof/>
          </w:rPr>
          <w:t>Design of Experiment</w:t>
        </w:r>
        <w:r w:rsidR="00BA2539">
          <w:rPr>
            <w:noProof/>
            <w:webHidden/>
          </w:rPr>
          <w:tab/>
        </w:r>
        <w:r w:rsidR="00BA2539">
          <w:rPr>
            <w:noProof/>
            <w:webHidden/>
          </w:rPr>
          <w:fldChar w:fldCharType="begin"/>
        </w:r>
        <w:r w:rsidR="00BA2539">
          <w:rPr>
            <w:noProof/>
            <w:webHidden/>
          </w:rPr>
          <w:instrText xml:space="preserve"> PAGEREF _Toc151829343 \h </w:instrText>
        </w:r>
        <w:r w:rsidR="00BA2539">
          <w:rPr>
            <w:noProof/>
            <w:webHidden/>
          </w:rPr>
        </w:r>
        <w:r w:rsidR="00BA2539">
          <w:rPr>
            <w:noProof/>
            <w:webHidden/>
          </w:rPr>
          <w:fldChar w:fldCharType="separate"/>
        </w:r>
        <w:r w:rsidR="00BA2539">
          <w:rPr>
            <w:noProof/>
            <w:webHidden/>
          </w:rPr>
          <w:t>66</w:t>
        </w:r>
        <w:r w:rsidR="00BA2539">
          <w:rPr>
            <w:noProof/>
            <w:webHidden/>
          </w:rPr>
          <w:fldChar w:fldCharType="end"/>
        </w:r>
      </w:hyperlink>
    </w:p>
    <w:p w14:paraId="7F752975" w14:textId="038932B2" w:rsidR="00BA2539" w:rsidRDefault="00000000">
      <w:pPr>
        <w:pStyle w:val="TOC4"/>
        <w:tabs>
          <w:tab w:val="right" w:leader="dot" w:pos="8630"/>
        </w:tabs>
        <w:rPr>
          <w:rFonts w:asciiTheme="minorHAnsi" w:eastAsiaTheme="minorEastAsia" w:hAnsiTheme="minorHAnsi"/>
          <w:noProof/>
          <w:sz w:val="22"/>
        </w:rPr>
      </w:pPr>
      <w:hyperlink w:anchor="_Toc151829344" w:history="1">
        <w:r w:rsidR="00BA2539" w:rsidRPr="00DC01C9">
          <w:rPr>
            <w:rStyle w:val="Hyperlink"/>
            <w:noProof/>
          </w:rPr>
          <w:t>Case 1</w:t>
        </w:r>
        <w:r w:rsidR="00BA2539">
          <w:rPr>
            <w:noProof/>
            <w:webHidden/>
          </w:rPr>
          <w:tab/>
        </w:r>
        <w:r w:rsidR="00BA2539">
          <w:rPr>
            <w:noProof/>
            <w:webHidden/>
          </w:rPr>
          <w:fldChar w:fldCharType="begin"/>
        </w:r>
        <w:r w:rsidR="00BA2539">
          <w:rPr>
            <w:noProof/>
            <w:webHidden/>
          </w:rPr>
          <w:instrText xml:space="preserve"> PAGEREF _Toc151829344 \h </w:instrText>
        </w:r>
        <w:r w:rsidR="00BA2539">
          <w:rPr>
            <w:noProof/>
            <w:webHidden/>
          </w:rPr>
        </w:r>
        <w:r w:rsidR="00BA2539">
          <w:rPr>
            <w:noProof/>
            <w:webHidden/>
          </w:rPr>
          <w:fldChar w:fldCharType="separate"/>
        </w:r>
        <w:r w:rsidR="00BA2539">
          <w:rPr>
            <w:noProof/>
            <w:webHidden/>
          </w:rPr>
          <w:t>67</w:t>
        </w:r>
        <w:r w:rsidR="00BA2539">
          <w:rPr>
            <w:noProof/>
            <w:webHidden/>
          </w:rPr>
          <w:fldChar w:fldCharType="end"/>
        </w:r>
      </w:hyperlink>
    </w:p>
    <w:p w14:paraId="4CC471D4" w14:textId="36C1D971" w:rsidR="00BA2539" w:rsidRDefault="00000000">
      <w:pPr>
        <w:pStyle w:val="TOC4"/>
        <w:tabs>
          <w:tab w:val="right" w:leader="dot" w:pos="8630"/>
        </w:tabs>
        <w:rPr>
          <w:rFonts w:asciiTheme="minorHAnsi" w:eastAsiaTheme="minorEastAsia" w:hAnsiTheme="minorHAnsi"/>
          <w:noProof/>
          <w:sz w:val="22"/>
        </w:rPr>
      </w:pPr>
      <w:hyperlink w:anchor="_Toc151829345" w:history="1">
        <w:r w:rsidR="00BA2539" w:rsidRPr="00DC01C9">
          <w:rPr>
            <w:rStyle w:val="Hyperlink"/>
            <w:noProof/>
          </w:rPr>
          <w:t>Case 2</w:t>
        </w:r>
        <w:r w:rsidR="00BA2539">
          <w:rPr>
            <w:noProof/>
            <w:webHidden/>
          </w:rPr>
          <w:tab/>
        </w:r>
        <w:r w:rsidR="00BA2539">
          <w:rPr>
            <w:noProof/>
            <w:webHidden/>
          </w:rPr>
          <w:fldChar w:fldCharType="begin"/>
        </w:r>
        <w:r w:rsidR="00BA2539">
          <w:rPr>
            <w:noProof/>
            <w:webHidden/>
          </w:rPr>
          <w:instrText xml:space="preserve"> PAGEREF _Toc151829345 \h </w:instrText>
        </w:r>
        <w:r w:rsidR="00BA2539">
          <w:rPr>
            <w:noProof/>
            <w:webHidden/>
          </w:rPr>
        </w:r>
        <w:r w:rsidR="00BA2539">
          <w:rPr>
            <w:noProof/>
            <w:webHidden/>
          </w:rPr>
          <w:fldChar w:fldCharType="separate"/>
        </w:r>
        <w:r w:rsidR="00BA2539">
          <w:rPr>
            <w:noProof/>
            <w:webHidden/>
          </w:rPr>
          <w:t>69</w:t>
        </w:r>
        <w:r w:rsidR="00BA2539">
          <w:rPr>
            <w:noProof/>
            <w:webHidden/>
          </w:rPr>
          <w:fldChar w:fldCharType="end"/>
        </w:r>
      </w:hyperlink>
    </w:p>
    <w:p w14:paraId="274FA377" w14:textId="75A63F52" w:rsidR="00BA2539" w:rsidRDefault="00000000">
      <w:pPr>
        <w:pStyle w:val="TOC4"/>
        <w:tabs>
          <w:tab w:val="right" w:leader="dot" w:pos="8630"/>
        </w:tabs>
        <w:rPr>
          <w:rFonts w:asciiTheme="minorHAnsi" w:eastAsiaTheme="minorEastAsia" w:hAnsiTheme="minorHAnsi"/>
          <w:noProof/>
          <w:sz w:val="22"/>
        </w:rPr>
      </w:pPr>
      <w:hyperlink w:anchor="_Toc151829346" w:history="1">
        <w:r w:rsidR="00BA2539" w:rsidRPr="00DC01C9">
          <w:rPr>
            <w:rStyle w:val="Hyperlink"/>
            <w:noProof/>
          </w:rPr>
          <w:t>Case 3</w:t>
        </w:r>
        <w:r w:rsidR="00BA2539">
          <w:rPr>
            <w:noProof/>
            <w:webHidden/>
          </w:rPr>
          <w:tab/>
        </w:r>
        <w:r w:rsidR="00BA2539">
          <w:rPr>
            <w:noProof/>
            <w:webHidden/>
          </w:rPr>
          <w:fldChar w:fldCharType="begin"/>
        </w:r>
        <w:r w:rsidR="00BA2539">
          <w:rPr>
            <w:noProof/>
            <w:webHidden/>
          </w:rPr>
          <w:instrText xml:space="preserve"> PAGEREF _Toc151829346 \h </w:instrText>
        </w:r>
        <w:r w:rsidR="00BA2539">
          <w:rPr>
            <w:noProof/>
            <w:webHidden/>
          </w:rPr>
        </w:r>
        <w:r w:rsidR="00BA2539">
          <w:rPr>
            <w:noProof/>
            <w:webHidden/>
          </w:rPr>
          <w:fldChar w:fldCharType="separate"/>
        </w:r>
        <w:r w:rsidR="00BA2539">
          <w:rPr>
            <w:noProof/>
            <w:webHidden/>
          </w:rPr>
          <w:t>70</w:t>
        </w:r>
        <w:r w:rsidR="00BA2539">
          <w:rPr>
            <w:noProof/>
            <w:webHidden/>
          </w:rPr>
          <w:fldChar w:fldCharType="end"/>
        </w:r>
      </w:hyperlink>
    </w:p>
    <w:p w14:paraId="353ED0B7" w14:textId="07F21170" w:rsidR="00BA2539" w:rsidRDefault="00000000">
      <w:pPr>
        <w:pStyle w:val="TOC3"/>
        <w:tabs>
          <w:tab w:val="right" w:leader="dot" w:pos="8630"/>
        </w:tabs>
        <w:rPr>
          <w:rFonts w:asciiTheme="minorHAnsi" w:eastAsiaTheme="minorEastAsia" w:hAnsiTheme="minorHAnsi"/>
          <w:noProof/>
          <w:sz w:val="22"/>
        </w:rPr>
      </w:pPr>
      <w:hyperlink w:anchor="_Toc151829347" w:history="1">
        <w:r w:rsidR="00BA2539" w:rsidRPr="00DC01C9">
          <w:rPr>
            <w:rStyle w:val="Hyperlink"/>
            <w:noProof/>
          </w:rPr>
          <w:t>Results</w:t>
        </w:r>
        <w:r w:rsidR="00BA2539">
          <w:rPr>
            <w:noProof/>
            <w:webHidden/>
          </w:rPr>
          <w:tab/>
        </w:r>
        <w:r w:rsidR="00BA2539">
          <w:rPr>
            <w:noProof/>
            <w:webHidden/>
          </w:rPr>
          <w:fldChar w:fldCharType="begin"/>
        </w:r>
        <w:r w:rsidR="00BA2539">
          <w:rPr>
            <w:noProof/>
            <w:webHidden/>
          </w:rPr>
          <w:instrText xml:space="preserve"> PAGEREF _Toc151829347 \h </w:instrText>
        </w:r>
        <w:r w:rsidR="00BA2539">
          <w:rPr>
            <w:noProof/>
            <w:webHidden/>
          </w:rPr>
        </w:r>
        <w:r w:rsidR="00BA2539">
          <w:rPr>
            <w:noProof/>
            <w:webHidden/>
          </w:rPr>
          <w:fldChar w:fldCharType="separate"/>
        </w:r>
        <w:r w:rsidR="00BA2539">
          <w:rPr>
            <w:noProof/>
            <w:webHidden/>
          </w:rPr>
          <w:t>72</w:t>
        </w:r>
        <w:r w:rsidR="00BA2539">
          <w:rPr>
            <w:noProof/>
            <w:webHidden/>
          </w:rPr>
          <w:fldChar w:fldCharType="end"/>
        </w:r>
      </w:hyperlink>
    </w:p>
    <w:p w14:paraId="45D9D712" w14:textId="6922F380" w:rsidR="00BA2539" w:rsidRDefault="00000000">
      <w:pPr>
        <w:pStyle w:val="TOC4"/>
        <w:tabs>
          <w:tab w:val="right" w:leader="dot" w:pos="8630"/>
        </w:tabs>
        <w:rPr>
          <w:rFonts w:asciiTheme="minorHAnsi" w:eastAsiaTheme="minorEastAsia" w:hAnsiTheme="minorHAnsi"/>
          <w:noProof/>
          <w:sz w:val="22"/>
        </w:rPr>
      </w:pPr>
      <w:hyperlink w:anchor="_Toc151829348" w:history="1">
        <w:r w:rsidR="00BA2539" w:rsidRPr="00DC01C9">
          <w:rPr>
            <w:rStyle w:val="Hyperlink"/>
            <w:noProof/>
          </w:rPr>
          <w:t>Case 1</w:t>
        </w:r>
        <w:r w:rsidR="00BA2539">
          <w:rPr>
            <w:noProof/>
            <w:webHidden/>
          </w:rPr>
          <w:tab/>
        </w:r>
        <w:r w:rsidR="00BA2539">
          <w:rPr>
            <w:noProof/>
            <w:webHidden/>
          </w:rPr>
          <w:fldChar w:fldCharType="begin"/>
        </w:r>
        <w:r w:rsidR="00BA2539">
          <w:rPr>
            <w:noProof/>
            <w:webHidden/>
          </w:rPr>
          <w:instrText xml:space="preserve"> PAGEREF _Toc151829348 \h </w:instrText>
        </w:r>
        <w:r w:rsidR="00BA2539">
          <w:rPr>
            <w:noProof/>
            <w:webHidden/>
          </w:rPr>
        </w:r>
        <w:r w:rsidR="00BA2539">
          <w:rPr>
            <w:noProof/>
            <w:webHidden/>
          </w:rPr>
          <w:fldChar w:fldCharType="separate"/>
        </w:r>
        <w:r w:rsidR="00BA2539">
          <w:rPr>
            <w:noProof/>
            <w:webHidden/>
          </w:rPr>
          <w:t>75</w:t>
        </w:r>
        <w:r w:rsidR="00BA2539">
          <w:rPr>
            <w:noProof/>
            <w:webHidden/>
          </w:rPr>
          <w:fldChar w:fldCharType="end"/>
        </w:r>
      </w:hyperlink>
    </w:p>
    <w:p w14:paraId="511C982B" w14:textId="7F95CD76" w:rsidR="00BA2539" w:rsidRDefault="00000000">
      <w:pPr>
        <w:pStyle w:val="TOC4"/>
        <w:tabs>
          <w:tab w:val="right" w:leader="dot" w:pos="8630"/>
        </w:tabs>
        <w:rPr>
          <w:rFonts w:asciiTheme="minorHAnsi" w:eastAsiaTheme="minorEastAsia" w:hAnsiTheme="minorHAnsi"/>
          <w:noProof/>
          <w:sz w:val="22"/>
        </w:rPr>
      </w:pPr>
      <w:hyperlink w:anchor="_Toc151829349" w:history="1">
        <w:r w:rsidR="00BA2539" w:rsidRPr="00DC01C9">
          <w:rPr>
            <w:rStyle w:val="Hyperlink"/>
            <w:noProof/>
          </w:rPr>
          <w:t>Case 2</w:t>
        </w:r>
        <w:r w:rsidR="00BA2539">
          <w:rPr>
            <w:noProof/>
            <w:webHidden/>
          </w:rPr>
          <w:tab/>
        </w:r>
        <w:r w:rsidR="00BA2539">
          <w:rPr>
            <w:noProof/>
            <w:webHidden/>
          </w:rPr>
          <w:fldChar w:fldCharType="begin"/>
        </w:r>
        <w:r w:rsidR="00BA2539">
          <w:rPr>
            <w:noProof/>
            <w:webHidden/>
          </w:rPr>
          <w:instrText xml:space="preserve"> PAGEREF _Toc151829349 \h </w:instrText>
        </w:r>
        <w:r w:rsidR="00BA2539">
          <w:rPr>
            <w:noProof/>
            <w:webHidden/>
          </w:rPr>
        </w:r>
        <w:r w:rsidR="00BA2539">
          <w:rPr>
            <w:noProof/>
            <w:webHidden/>
          </w:rPr>
          <w:fldChar w:fldCharType="separate"/>
        </w:r>
        <w:r w:rsidR="00BA2539">
          <w:rPr>
            <w:noProof/>
            <w:webHidden/>
          </w:rPr>
          <w:t>77</w:t>
        </w:r>
        <w:r w:rsidR="00BA2539">
          <w:rPr>
            <w:noProof/>
            <w:webHidden/>
          </w:rPr>
          <w:fldChar w:fldCharType="end"/>
        </w:r>
      </w:hyperlink>
    </w:p>
    <w:p w14:paraId="5106802A" w14:textId="41A1F1FC" w:rsidR="00BA2539" w:rsidRDefault="00000000">
      <w:pPr>
        <w:pStyle w:val="TOC4"/>
        <w:tabs>
          <w:tab w:val="right" w:leader="dot" w:pos="8630"/>
        </w:tabs>
        <w:rPr>
          <w:rFonts w:asciiTheme="minorHAnsi" w:eastAsiaTheme="minorEastAsia" w:hAnsiTheme="minorHAnsi"/>
          <w:noProof/>
          <w:sz w:val="22"/>
        </w:rPr>
      </w:pPr>
      <w:hyperlink w:anchor="_Toc151829350" w:history="1">
        <w:r w:rsidR="00BA2539" w:rsidRPr="00DC01C9">
          <w:rPr>
            <w:rStyle w:val="Hyperlink"/>
            <w:noProof/>
          </w:rPr>
          <w:t>Case 3</w:t>
        </w:r>
        <w:r w:rsidR="00BA2539">
          <w:rPr>
            <w:noProof/>
            <w:webHidden/>
          </w:rPr>
          <w:tab/>
        </w:r>
        <w:r w:rsidR="00BA2539">
          <w:rPr>
            <w:noProof/>
            <w:webHidden/>
          </w:rPr>
          <w:fldChar w:fldCharType="begin"/>
        </w:r>
        <w:r w:rsidR="00BA2539">
          <w:rPr>
            <w:noProof/>
            <w:webHidden/>
          </w:rPr>
          <w:instrText xml:space="preserve"> PAGEREF _Toc151829350 \h </w:instrText>
        </w:r>
        <w:r w:rsidR="00BA2539">
          <w:rPr>
            <w:noProof/>
            <w:webHidden/>
          </w:rPr>
        </w:r>
        <w:r w:rsidR="00BA2539">
          <w:rPr>
            <w:noProof/>
            <w:webHidden/>
          </w:rPr>
          <w:fldChar w:fldCharType="separate"/>
        </w:r>
        <w:r w:rsidR="00BA2539">
          <w:rPr>
            <w:noProof/>
            <w:webHidden/>
          </w:rPr>
          <w:t>79</w:t>
        </w:r>
        <w:r w:rsidR="00BA2539">
          <w:rPr>
            <w:noProof/>
            <w:webHidden/>
          </w:rPr>
          <w:fldChar w:fldCharType="end"/>
        </w:r>
      </w:hyperlink>
    </w:p>
    <w:p w14:paraId="016F9D3C" w14:textId="46CFC8C0" w:rsidR="00BA2539" w:rsidRDefault="00000000">
      <w:pPr>
        <w:pStyle w:val="TOC2"/>
        <w:tabs>
          <w:tab w:val="right" w:leader="dot" w:pos="8630"/>
        </w:tabs>
        <w:rPr>
          <w:rFonts w:asciiTheme="minorHAnsi" w:eastAsiaTheme="minorEastAsia" w:hAnsiTheme="minorHAnsi"/>
          <w:caps w:val="0"/>
          <w:noProof/>
          <w:sz w:val="22"/>
        </w:rPr>
      </w:pPr>
      <w:hyperlink w:anchor="_Toc151829351" w:history="1">
        <w:r w:rsidR="00BA2539" w:rsidRPr="00DC01C9">
          <w:rPr>
            <w:rStyle w:val="Hyperlink"/>
            <w:noProof/>
          </w:rPr>
          <w:t>6.   Conclusion</w:t>
        </w:r>
        <w:r w:rsidR="00BA2539">
          <w:rPr>
            <w:noProof/>
            <w:webHidden/>
          </w:rPr>
          <w:tab/>
        </w:r>
        <w:r w:rsidR="00BA2539">
          <w:rPr>
            <w:noProof/>
            <w:webHidden/>
          </w:rPr>
          <w:fldChar w:fldCharType="begin"/>
        </w:r>
        <w:r w:rsidR="00BA2539">
          <w:rPr>
            <w:noProof/>
            <w:webHidden/>
          </w:rPr>
          <w:instrText xml:space="preserve"> PAGEREF _Toc151829351 \h </w:instrText>
        </w:r>
        <w:r w:rsidR="00BA2539">
          <w:rPr>
            <w:noProof/>
            <w:webHidden/>
          </w:rPr>
        </w:r>
        <w:r w:rsidR="00BA2539">
          <w:rPr>
            <w:noProof/>
            <w:webHidden/>
          </w:rPr>
          <w:fldChar w:fldCharType="separate"/>
        </w:r>
        <w:r w:rsidR="00BA2539">
          <w:rPr>
            <w:noProof/>
            <w:webHidden/>
          </w:rPr>
          <w:t>82</w:t>
        </w:r>
        <w:r w:rsidR="00BA2539">
          <w:rPr>
            <w:noProof/>
            <w:webHidden/>
          </w:rPr>
          <w:fldChar w:fldCharType="end"/>
        </w:r>
      </w:hyperlink>
    </w:p>
    <w:p w14:paraId="31EFAF56" w14:textId="78D6CA2C" w:rsidR="00BA2539" w:rsidRDefault="00000000">
      <w:pPr>
        <w:pStyle w:val="TOC3"/>
        <w:tabs>
          <w:tab w:val="right" w:leader="dot" w:pos="8630"/>
        </w:tabs>
        <w:rPr>
          <w:rFonts w:asciiTheme="minorHAnsi" w:eastAsiaTheme="minorEastAsia" w:hAnsiTheme="minorHAnsi"/>
          <w:noProof/>
          <w:sz w:val="22"/>
        </w:rPr>
      </w:pPr>
      <w:hyperlink w:anchor="_Toc151829352" w:history="1">
        <w:r w:rsidR="00BA2539" w:rsidRPr="00DC01C9">
          <w:rPr>
            <w:rStyle w:val="Hyperlink"/>
            <w:noProof/>
          </w:rPr>
          <w:t>Future Work</w:t>
        </w:r>
        <w:r w:rsidR="00BA2539">
          <w:rPr>
            <w:noProof/>
            <w:webHidden/>
          </w:rPr>
          <w:tab/>
        </w:r>
        <w:r w:rsidR="00BA2539">
          <w:rPr>
            <w:noProof/>
            <w:webHidden/>
          </w:rPr>
          <w:fldChar w:fldCharType="begin"/>
        </w:r>
        <w:r w:rsidR="00BA2539">
          <w:rPr>
            <w:noProof/>
            <w:webHidden/>
          </w:rPr>
          <w:instrText xml:space="preserve"> PAGEREF _Toc151829352 \h </w:instrText>
        </w:r>
        <w:r w:rsidR="00BA2539">
          <w:rPr>
            <w:noProof/>
            <w:webHidden/>
          </w:rPr>
        </w:r>
        <w:r w:rsidR="00BA2539">
          <w:rPr>
            <w:noProof/>
            <w:webHidden/>
          </w:rPr>
          <w:fldChar w:fldCharType="separate"/>
        </w:r>
        <w:r w:rsidR="00BA2539">
          <w:rPr>
            <w:noProof/>
            <w:webHidden/>
          </w:rPr>
          <w:t>83</w:t>
        </w:r>
        <w:r w:rsidR="00BA2539">
          <w:rPr>
            <w:noProof/>
            <w:webHidden/>
          </w:rPr>
          <w:fldChar w:fldCharType="end"/>
        </w:r>
      </w:hyperlink>
    </w:p>
    <w:p w14:paraId="532633FC" w14:textId="5CCD5F0E" w:rsidR="00BA2539" w:rsidRDefault="00000000">
      <w:pPr>
        <w:pStyle w:val="TOC1"/>
        <w:tabs>
          <w:tab w:val="right" w:leader="dot" w:pos="8630"/>
        </w:tabs>
        <w:rPr>
          <w:rFonts w:asciiTheme="minorHAnsi" w:eastAsiaTheme="minorEastAsia" w:hAnsiTheme="minorHAnsi"/>
          <w:noProof/>
          <w:sz w:val="22"/>
        </w:rPr>
      </w:pPr>
      <w:hyperlink w:anchor="_Toc151829353" w:history="1">
        <w:r w:rsidR="00BA2539" w:rsidRPr="00DC01C9">
          <w:rPr>
            <w:rStyle w:val="Hyperlink"/>
            <w:noProof/>
          </w:rPr>
          <w:t>Appendix A: FleetBench Code Overview</w:t>
        </w:r>
        <w:r w:rsidR="00BA2539">
          <w:rPr>
            <w:noProof/>
            <w:webHidden/>
          </w:rPr>
          <w:tab/>
        </w:r>
        <w:r w:rsidR="00BA2539">
          <w:rPr>
            <w:noProof/>
            <w:webHidden/>
          </w:rPr>
          <w:fldChar w:fldCharType="begin"/>
        </w:r>
        <w:r w:rsidR="00BA2539">
          <w:rPr>
            <w:noProof/>
            <w:webHidden/>
          </w:rPr>
          <w:instrText xml:space="preserve"> PAGEREF _Toc151829353 \h </w:instrText>
        </w:r>
        <w:r w:rsidR="00BA2539">
          <w:rPr>
            <w:noProof/>
            <w:webHidden/>
          </w:rPr>
        </w:r>
        <w:r w:rsidR="00BA2539">
          <w:rPr>
            <w:noProof/>
            <w:webHidden/>
          </w:rPr>
          <w:fldChar w:fldCharType="separate"/>
        </w:r>
        <w:r w:rsidR="00BA2539">
          <w:rPr>
            <w:noProof/>
            <w:webHidden/>
          </w:rPr>
          <w:t>87</w:t>
        </w:r>
        <w:r w:rsidR="00BA2539">
          <w:rPr>
            <w:noProof/>
            <w:webHidden/>
          </w:rPr>
          <w:fldChar w:fldCharType="end"/>
        </w:r>
      </w:hyperlink>
    </w:p>
    <w:p w14:paraId="7BA5234C" w14:textId="7679DD5A" w:rsidR="00BA2539" w:rsidRDefault="00000000">
      <w:pPr>
        <w:pStyle w:val="TOC1"/>
        <w:tabs>
          <w:tab w:val="right" w:leader="dot" w:pos="8630"/>
        </w:tabs>
        <w:rPr>
          <w:rFonts w:asciiTheme="minorHAnsi" w:eastAsiaTheme="minorEastAsia" w:hAnsiTheme="minorHAnsi"/>
          <w:noProof/>
          <w:sz w:val="22"/>
        </w:rPr>
      </w:pPr>
      <w:hyperlink w:anchor="_Toc151829354" w:history="1">
        <w:r w:rsidR="00BA2539" w:rsidRPr="00DC01C9">
          <w:rPr>
            <w:rStyle w:val="Hyperlink"/>
            <w:noProof/>
          </w:rPr>
          <w:t>Appendix B: State Machine Implementation</w:t>
        </w:r>
        <w:r w:rsidR="00BA2539">
          <w:rPr>
            <w:noProof/>
            <w:webHidden/>
          </w:rPr>
          <w:tab/>
        </w:r>
        <w:r w:rsidR="00BA2539">
          <w:rPr>
            <w:noProof/>
            <w:webHidden/>
          </w:rPr>
          <w:fldChar w:fldCharType="begin"/>
        </w:r>
        <w:r w:rsidR="00BA2539">
          <w:rPr>
            <w:noProof/>
            <w:webHidden/>
          </w:rPr>
          <w:instrText xml:space="preserve"> PAGEREF _Toc151829354 \h </w:instrText>
        </w:r>
        <w:r w:rsidR="00BA2539">
          <w:rPr>
            <w:noProof/>
            <w:webHidden/>
          </w:rPr>
        </w:r>
        <w:r w:rsidR="00BA2539">
          <w:rPr>
            <w:noProof/>
            <w:webHidden/>
          </w:rPr>
          <w:fldChar w:fldCharType="separate"/>
        </w:r>
        <w:r w:rsidR="00BA2539">
          <w:rPr>
            <w:noProof/>
            <w:webHidden/>
          </w:rPr>
          <w:t>89</w:t>
        </w:r>
        <w:r w:rsidR="00BA2539">
          <w:rPr>
            <w:noProof/>
            <w:webHidden/>
          </w:rPr>
          <w:fldChar w:fldCharType="end"/>
        </w:r>
      </w:hyperlink>
    </w:p>
    <w:p w14:paraId="09480D8E" w14:textId="6285E48A" w:rsidR="00BA2539" w:rsidRDefault="00000000">
      <w:pPr>
        <w:pStyle w:val="TOC3"/>
        <w:tabs>
          <w:tab w:val="right" w:leader="dot" w:pos="8630"/>
        </w:tabs>
        <w:rPr>
          <w:rFonts w:asciiTheme="minorHAnsi" w:eastAsiaTheme="minorEastAsia" w:hAnsiTheme="minorHAnsi"/>
          <w:noProof/>
          <w:sz w:val="22"/>
        </w:rPr>
      </w:pPr>
      <w:hyperlink w:anchor="_Toc151829355" w:history="1">
        <w:r w:rsidR="00BA2539" w:rsidRPr="00DC01C9">
          <w:rPr>
            <w:rStyle w:val="Hyperlink"/>
            <w:noProof/>
          </w:rPr>
          <w:t>State Machine Definition and Execution</w:t>
        </w:r>
        <w:r w:rsidR="00BA2539">
          <w:rPr>
            <w:noProof/>
            <w:webHidden/>
          </w:rPr>
          <w:tab/>
        </w:r>
        <w:r w:rsidR="00BA2539">
          <w:rPr>
            <w:noProof/>
            <w:webHidden/>
          </w:rPr>
          <w:fldChar w:fldCharType="begin"/>
        </w:r>
        <w:r w:rsidR="00BA2539">
          <w:rPr>
            <w:noProof/>
            <w:webHidden/>
          </w:rPr>
          <w:instrText xml:space="preserve"> PAGEREF _Toc151829355 \h </w:instrText>
        </w:r>
        <w:r w:rsidR="00BA2539">
          <w:rPr>
            <w:noProof/>
            <w:webHidden/>
          </w:rPr>
        </w:r>
        <w:r w:rsidR="00BA2539">
          <w:rPr>
            <w:noProof/>
            <w:webHidden/>
          </w:rPr>
          <w:fldChar w:fldCharType="separate"/>
        </w:r>
        <w:r w:rsidR="00BA2539">
          <w:rPr>
            <w:noProof/>
            <w:webHidden/>
          </w:rPr>
          <w:t>89</w:t>
        </w:r>
        <w:r w:rsidR="00BA2539">
          <w:rPr>
            <w:noProof/>
            <w:webHidden/>
          </w:rPr>
          <w:fldChar w:fldCharType="end"/>
        </w:r>
      </w:hyperlink>
    </w:p>
    <w:p w14:paraId="2C3CA647" w14:textId="28F67C71" w:rsidR="00BA2539" w:rsidRDefault="00000000">
      <w:pPr>
        <w:pStyle w:val="TOC3"/>
        <w:tabs>
          <w:tab w:val="right" w:leader="dot" w:pos="8630"/>
        </w:tabs>
        <w:rPr>
          <w:rFonts w:asciiTheme="minorHAnsi" w:eastAsiaTheme="minorEastAsia" w:hAnsiTheme="minorHAnsi"/>
          <w:noProof/>
          <w:sz w:val="22"/>
        </w:rPr>
      </w:pPr>
      <w:hyperlink w:anchor="_Toc151829356" w:history="1">
        <w:r w:rsidR="00BA2539" w:rsidRPr="00DC01C9">
          <w:rPr>
            <w:rStyle w:val="Hyperlink"/>
            <w:noProof/>
          </w:rPr>
          <w:t>New Sim Step</w:t>
        </w:r>
        <w:r w:rsidR="00BA2539">
          <w:rPr>
            <w:noProof/>
            <w:webHidden/>
          </w:rPr>
          <w:tab/>
        </w:r>
        <w:r w:rsidR="00BA2539">
          <w:rPr>
            <w:noProof/>
            <w:webHidden/>
          </w:rPr>
          <w:fldChar w:fldCharType="begin"/>
        </w:r>
        <w:r w:rsidR="00BA2539">
          <w:rPr>
            <w:noProof/>
            <w:webHidden/>
          </w:rPr>
          <w:instrText xml:space="preserve"> PAGEREF _Toc151829356 \h </w:instrText>
        </w:r>
        <w:r w:rsidR="00BA2539">
          <w:rPr>
            <w:noProof/>
            <w:webHidden/>
          </w:rPr>
        </w:r>
        <w:r w:rsidR="00BA2539">
          <w:rPr>
            <w:noProof/>
            <w:webHidden/>
          </w:rPr>
          <w:fldChar w:fldCharType="separate"/>
        </w:r>
        <w:r w:rsidR="00BA2539">
          <w:rPr>
            <w:noProof/>
            <w:webHidden/>
          </w:rPr>
          <w:t>90</w:t>
        </w:r>
        <w:r w:rsidR="00BA2539">
          <w:rPr>
            <w:noProof/>
            <w:webHidden/>
          </w:rPr>
          <w:fldChar w:fldCharType="end"/>
        </w:r>
      </w:hyperlink>
    </w:p>
    <w:p w14:paraId="2DC3B348" w14:textId="4A345F28" w:rsidR="00BA2539" w:rsidRDefault="00000000">
      <w:pPr>
        <w:pStyle w:val="TOC3"/>
        <w:tabs>
          <w:tab w:val="right" w:leader="dot" w:pos="8630"/>
        </w:tabs>
        <w:rPr>
          <w:rFonts w:asciiTheme="minorHAnsi" w:eastAsiaTheme="minorEastAsia" w:hAnsiTheme="minorHAnsi"/>
          <w:noProof/>
          <w:sz w:val="22"/>
        </w:rPr>
      </w:pPr>
      <w:hyperlink w:anchor="_Toc151829357" w:history="1">
        <w:r w:rsidR="00BA2539" w:rsidRPr="00DC01C9">
          <w:rPr>
            <w:rStyle w:val="Hyperlink"/>
            <w:noProof/>
          </w:rPr>
          <w:t>Select Agent Step</w:t>
        </w:r>
        <w:r w:rsidR="00BA2539">
          <w:rPr>
            <w:noProof/>
            <w:webHidden/>
          </w:rPr>
          <w:tab/>
        </w:r>
        <w:r w:rsidR="00BA2539">
          <w:rPr>
            <w:noProof/>
            <w:webHidden/>
          </w:rPr>
          <w:fldChar w:fldCharType="begin"/>
        </w:r>
        <w:r w:rsidR="00BA2539">
          <w:rPr>
            <w:noProof/>
            <w:webHidden/>
          </w:rPr>
          <w:instrText xml:space="preserve"> PAGEREF _Toc151829357 \h </w:instrText>
        </w:r>
        <w:r w:rsidR="00BA2539">
          <w:rPr>
            <w:noProof/>
            <w:webHidden/>
          </w:rPr>
        </w:r>
        <w:r w:rsidR="00BA2539">
          <w:rPr>
            <w:noProof/>
            <w:webHidden/>
          </w:rPr>
          <w:fldChar w:fldCharType="separate"/>
        </w:r>
        <w:r w:rsidR="00BA2539">
          <w:rPr>
            <w:noProof/>
            <w:webHidden/>
          </w:rPr>
          <w:t>90</w:t>
        </w:r>
        <w:r w:rsidR="00BA2539">
          <w:rPr>
            <w:noProof/>
            <w:webHidden/>
          </w:rPr>
          <w:fldChar w:fldCharType="end"/>
        </w:r>
      </w:hyperlink>
    </w:p>
    <w:p w14:paraId="47C1A18E" w14:textId="093D04BF" w:rsidR="00BA2539" w:rsidRDefault="00000000">
      <w:pPr>
        <w:pStyle w:val="TOC3"/>
        <w:tabs>
          <w:tab w:val="right" w:leader="dot" w:pos="8630"/>
        </w:tabs>
        <w:rPr>
          <w:rFonts w:asciiTheme="minorHAnsi" w:eastAsiaTheme="minorEastAsia" w:hAnsiTheme="minorHAnsi"/>
          <w:noProof/>
          <w:sz w:val="22"/>
        </w:rPr>
      </w:pPr>
      <w:hyperlink w:anchor="_Toc151829358" w:history="1">
        <w:r w:rsidR="00BA2539" w:rsidRPr="00DC01C9">
          <w:rPr>
            <w:rStyle w:val="Hyperlink"/>
            <w:noProof/>
          </w:rPr>
          <w:t>Task Assignment</w:t>
        </w:r>
        <w:r w:rsidR="00BA2539">
          <w:rPr>
            <w:noProof/>
            <w:webHidden/>
          </w:rPr>
          <w:tab/>
        </w:r>
        <w:r w:rsidR="00BA2539">
          <w:rPr>
            <w:noProof/>
            <w:webHidden/>
          </w:rPr>
          <w:fldChar w:fldCharType="begin"/>
        </w:r>
        <w:r w:rsidR="00BA2539">
          <w:rPr>
            <w:noProof/>
            <w:webHidden/>
          </w:rPr>
          <w:instrText xml:space="preserve"> PAGEREF _Toc151829358 \h </w:instrText>
        </w:r>
        <w:r w:rsidR="00BA2539">
          <w:rPr>
            <w:noProof/>
            <w:webHidden/>
          </w:rPr>
        </w:r>
        <w:r w:rsidR="00BA2539">
          <w:rPr>
            <w:noProof/>
            <w:webHidden/>
          </w:rPr>
          <w:fldChar w:fldCharType="separate"/>
        </w:r>
        <w:r w:rsidR="00BA2539">
          <w:rPr>
            <w:noProof/>
            <w:webHidden/>
          </w:rPr>
          <w:t>91</w:t>
        </w:r>
        <w:r w:rsidR="00BA2539">
          <w:rPr>
            <w:noProof/>
            <w:webHidden/>
          </w:rPr>
          <w:fldChar w:fldCharType="end"/>
        </w:r>
      </w:hyperlink>
    </w:p>
    <w:p w14:paraId="6A5F9A9A" w14:textId="1F9778C3" w:rsidR="00BA2539" w:rsidRDefault="00000000">
      <w:pPr>
        <w:pStyle w:val="TOC3"/>
        <w:tabs>
          <w:tab w:val="right" w:leader="dot" w:pos="8630"/>
        </w:tabs>
        <w:rPr>
          <w:rFonts w:asciiTheme="minorHAnsi" w:eastAsiaTheme="minorEastAsia" w:hAnsiTheme="minorHAnsi"/>
          <w:noProof/>
          <w:sz w:val="22"/>
        </w:rPr>
      </w:pPr>
      <w:hyperlink w:anchor="_Toc151829359" w:history="1">
        <w:r w:rsidR="00BA2539" w:rsidRPr="00DC01C9">
          <w:rPr>
            <w:rStyle w:val="Hyperlink"/>
            <w:noProof/>
          </w:rPr>
          <w:t>Select Action</w:t>
        </w:r>
        <w:r w:rsidR="00BA2539">
          <w:rPr>
            <w:noProof/>
            <w:webHidden/>
          </w:rPr>
          <w:tab/>
        </w:r>
        <w:r w:rsidR="00BA2539">
          <w:rPr>
            <w:noProof/>
            <w:webHidden/>
          </w:rPr>
          <w:fldChar w:fldCharType="begin"/>
        </w:r>
        <w:r w:rsidR="00BA2539">
          <w:rPr>
            <w:noProof/>
            <w:webHidden/>
          </w:rPr>
          <w:instrText xml:space="preserve"> PAGEREF _Toc151829359 \h </w:instrText>
        </w:r>
        <w:r w:rsidR="00BA2539">
          <w:rPr>
            <w:noProof/>
            <w:webHidden/>
          </w:rPr>
        </w:r>
        <w:r w:rsidR="00BA2539">
          <w:rPr>
            <w:noProof/>
            <w:webHidden/>
          </w:rPr>
          <w:fldChar w:fldCharType="separate"/>
        </w:r>
        <w:r w:rsidR="00BA2539">
          <w:rPr>
            <w:noProof/>
            <w:webHidden/>
          </w:rPr>
          <w:t>93</w:t>
        </w:r>
        <w:r w:rsidR="00BA2539">
          <w:rPr>
            <w:noProof/>
            <w:webHidden/>
          </w:rPr>
          <w:fldChar w:fldCharType="end"/>
        </w:r>
      </w:hyperlink>
    </w:p>
    <w:p w14:paraId="70BAF3DD" w14:textId="6393753C" w:rsidR="00BA2539" w:rsidRDefault="00000000">
      <w:pPr>
        <w:pStyle w:val="TOC3"/>
        <w:tabs>
          <w:tab w:val="right" w:leader="dot" w:pos="8630"/>
        </w:tabs>
        <w:rPr>
          <w:rFonts w:asciiTheme="minorHAnsi" w:eastAsiaTheme="minorEastAsia" w:hAnsiTheme="minorHAnsi"/>
          <w:noProof/>
          <w:sz w:val="22"/>
        </w:rPr>
      </w:pPr>
      <w:hyperlink w:anchor="_Toc151829360" w:history="1">
        <w:r w:rsidR="00BA2539" w:rsidRPr="00DC01C9">
          <w:rPr>
            <w:rStyle w:val="Hyperlink"/>
            <w:noProof/>
          </w:rPr>
          <w:t>Task Interaction</w:t>
        </w:r>
        <w:r w:rsidR="00BA2539">
          <w:rPr>
            <w:noProof/>
            <w:webHidden/>
          </w:rPr>
          <w:tab/>
        </w:r>
        <w:r w:rsidR="00BA2539">
          <w:rPr>
            <w:noProof/>
            <w:webHidden/>
          </w:rPr>
          <w:fldChar w:fldCharType="begin"/>
        </w:r>
        <w:r w:rsidR="00BA2539">
          <w:rPr>
            <w:noProof/>
            <w:webHidden/>
          </w:rPr>
          <w:instrText xml:space="preserve"> PAGEREF _Toc151829360 \h </w:instrText>
        </w:r>
        <w:r w:rsidR="00BA2539">
          <w:rPr>
            <w:noProof/>
            <w:webHidden/>
          </w:rPr>
        </w:r>
        <w:r w:rsidR="00BA2539">
          <w:rPr>
            <w:noProof/>
            <w:webHidden/>
          </w:rPr>
          <w:fldChar w:fldCharType="separate"/>
        </w:r>
        <w:r w:rsidR="00BA2539">
          <w:rPr>
            <w:noProof/>
            <w:webHidden/>
          </w:rPr>
          <w:t>94</w:t>
        </w:r>
        <w:r w:rsidR="00BA2539">
          <w:rPr>
            <w:noProof/>
            <w:webHidden/>
          </w:rPr>
          <w:fldChar w:fldCharType="end"/>
        </w:r>
      </w:hyperlink>
    </w:p>
    <w:p w14:paraId="4F2A5108" w14:textId="0F101D91" w:rsidR="00BA2539" w:rsidRDefault="00000000">
      <w:pPr>
        <w:pStyle w:val="TOC3"/>
        <w:tabs>
          <w:tab w:val="right" w:leader="dot" w:pos="8630"/>
        </w:tabs>
        <w:rPr>
          <w:rFonts w:asciiTheme="minorHAnsi" w:eastAsiaTheme="minorEastAsia" w:hAnsiTheme="minorHAnsi"/>
          <w:noProof/>
          <w:sz w:val="22"/>
        </w:rPr>
      </w:pPr>
      <w:hyperlink w:anchor="_Toc151829361" w:history="1">
        <w:r w:rsidR="00BA2539" w:rsidRPr="00DC01C9">
          <w:rPr>
            <w:rStyle w:val="Hyperlink"/>
            <w:noProof/>
          </w:rPr>
          <w:t>Plan Move</w:t>
        </w:r>
        <w:r w:rsidR="00BA2539">
          <w:rPr>
            <w:noProof/>
            <w:webHidden/>
          </w:rPr>
          <w:tab/>
        </w:r>
        <w:r w:rsidR="00BA2539">
          <w:rPr>
            <w:noProof/>
            <w:webHidden/>
          </w:rPr>
          <w:fldChar w:fldCharType="begin"/>
        </w:r>
        <w:r w:rsidR="00BA2539">
          <w:rPr>
            <w:noProof/>
            <w:webHidden/>
          </w:rPr>
          <w:instrText xml:space="preserve"> PAGEREF _Toc151829361 \h </w:instrText>
        </w:r>
        <w:r w:rsidR="00BA2539">
          <w:rPr>
            <w:noProof/>
            <w:webHidden/>
          </w:rPr>
        </w:r>
        <w:r w:rsidR="00BA2539">
          <w:rPr>
            <w:noProof/>
            <w:webHidden/>
          </w:rPr>
          <w:fldChar w:fldCharType="separate"/>
        </w:r>
        <w:r w:rsidR="00BA2539">
          <w:rPr>
            <w:noProof/>
            <w:webHidden/>
          </w:rPr>
          <w:t>95</w:t>
        </w:r>
        <w:r w:rsidR="00BA2539">
          <w:rPr>
            <w:noProof/>
            <w:webHidden/>
          </w:rPr>
          <w:fldChar w:fldCharType="end"/>
        </w:r>
      </w:hyperlink>
    </w:p>
    <w:p w14:paraId="2573818A" w14:textId="63B5A8F7" w:rsidR="00BA2539" w:rsidRDefault="00000000">
      <w:pPr>
        <w:pStyle w:val="TOC3"/>
        <w:tabs>
          <w:tab w:val="right" w:leader="dot" w:pos="8630"/>
        </w:tabs>
        <w:rPr>
          <w:rFonts w:asciiTheme="minorHAnsi" w:eastAsiaTheme="minorEastAsia" w:hAnsiTheme="minorHAnsi"/>
          <w:noProof/>
          <w:sz w:val="22"/>
        </w:rPr>
      </w:pPr>
      <w:hyperlink w:anchor="_Toc151829362" w:history="1">
        <w:r w:rsidR="00BA2539" w:rsidRPr="00DC01C9">
          <w:rPr>
            <w:rStyle w:val="Hyperlink"/>
            <w:noProof/>
          </w:rPr>
          <w:t>Pathfinding</w:t>
        </w:r>
        <w:r w:rsidR="00BA2539">
          <w:rPr>
            <w:noProof/>
            <w:webHidden/>
          </w:rPr>
          <w:tab/>
        </w:r>
        <w:r w:rsidR="00BA2539">
          <w:rPr>
            <w:noProof/>
            <w:webHidden/>
          </w:rPr>
          <w:fldChar w:fldCharType="begin"/>
        </w:r>
        <w:r w:rsidR="00BA2539">
          <w:rPr>
            <w:noProof/>
            <w:webHidden/>
          </w:rPr>
          <w:instrText xml:space="preserve"> PAGEREF _Toc151829362 \h </w:instrText>
        </w:r>
        <w:r w:rsidR="00BA2539">
          <w:rPr>
            <w:noProof/>
            <w:webHidden/>
          </w:rPr>
        </w:r>
        <w:r w:rsidR="00BA2539">
          <w:rPr>
            <w:noProof/>
            <w:webHidden/>
          </w:rPr>
          <w:fldChar w:fldCharType="separate"/>
        </w:r>
        <w:r w:rsidR="00BA2539">
          <w:rPr>
            <w:noProof/>
            <w:webHidden/>
          </w:rPr>
          <w:t>96</w:t>
        </w:r>
        <w:r w:rsidR="00BA2539">
          <w:rPr>
            <w:noProof/>
            <w:webHidden/>
          </w:rPr>
          <w:fldChar w:fldCharType="end"/>
        </w:r>
      </w:hyperlink>
    </w:p>
    <w:p w14:paraId="5B3D589B" w14:textId="293434B4" w:rsidR="00BA2539" w:rsidRDefault="00000000">
      <w:pPr>
        <w:pStyle w:val="TOC3"/>
        <w:tabs>
          <w:tab w:val="right" w:leader="dot" w:pos="8630"/>
        </w:tabs>
        <w:rPr>
          <w:rFonts w:asciiTheme="minorHAnsi" w:eastAsiaTheme="minorEastAsia" w:hAnsiTheme="minorHAnsi"/>
          <w:noProof/>
          <w:sz w:val="22"/>
        </w:rPr>
      </w:pPr>
      <w:hyperlink w:anchor="_Toc151829363" w:history="1">
        <w:r w:rsidR="00BA2539" w:rsidRPr="00DC01C9">
          <w:rPr>
            <w:rStyle w:val="Hyperlink"/>
            <w:noProof/>
          </w:rPr>
          <w:t>Movement Execution</w:t>
        </w:r>
        <w:r w:rsidR="00BA2539">
          <w:rPr>
            <w:noProof/>
            <w:webHidden/>
          </w:rPr>
          <w:tab/>
        </w:r>
        <w:r w:rsidR="00BA2539">
          <w:rPr>
            <w:noProof/>
            <w:webHidden/>
          </w:rPr>
          <w:fldChar w:fldCharType="begin"/>
        </w:r>
        <w:r w:rsidR="00BA2539">
          <w:rPr>
            <w:noProof/>
            <w:webHidden/>
          </w:rPr>
          <w:instrText xml:space="preserve"> PAGEREF _Toc151829363 \h </w:instrText>
        </w:r>
        <w:r w:rsidR="00BA2539">
          <w:rPr>
            <w:noProof/>
            <w:webHidden/>
          </w:rPr>
        </w:r>
        <w:r w:rsidR="00BA2539">
          <w:rPr>
            <w:noProof/>
            <w:webHidden/>
          </w:rPr>
          <w:fldChar w:fldCharType="separate"/>
        </w:r>
        <w:r w:rsidR="00BA2539">
          <w:rPr>
            <w:noProof/>
            <w:webHidden/>
          </w:rPr>
          <w:t>97</w:t>
        </w:r>
        <w:r w:rsidR="00BA2539">
          <w:rPr>
            <w:noProof/>
            <w:webHidden/>
          </w:rPr>
          <w:fldChar w:fldCharType="end"/>
        </w:r>
      </w:hyperlink>
    </w:p>
    <w:p w14:paraId="5B7D2B77" w14:textId="2FFC6317" w:rsidR="00BA2539" w:rsidRDefault="00000000">
      <w:pPr>
        <w:pStyle w:val="TOC3"/>
        <w:tabs>
          <w:tab w:val="right" w:leader="dot" w:pos="8630"/>
        </w:tabs>
        <w:rPr>
          <w:rFonts w:asciiTheme="minorHAnsi" w:eastAsiaTheme="minorEastAsia" w:hAnsiTheme="minorHAnsi"/>
          <w:noProof/>
          <w:sz w:val="22"/>
        </w:rPr>
      </w:pPr>
      <w:hyperlink w:anchor="_Toc151829364" w:history="1">
        <w:r w:rsidR="00BA2539" w:rsidRPr="00DC01C9">
          <w:rPr>
            <w:rStyle w:val="Hyperlink"/>
            <w:noProof/>
          </w:rPr>
          <w:t>Checking the Agent Queue</w:t>
        </w:r>
        <w:r w:rsidR="00BA2539">
          <w:rPr>
            <w:noProof/>
            <w:webHidden/>
          </w:rPr>
          <w:tab/>
        </w:r>
        <w:r w:rsidR="00BA2539">
          <w:rPr>
            <w:noProof/>
            <w:webHidden/>
          </w:rPr>
          <w:fldChar w:fldCharType="begin"/>
        </w:r>
        <w:r w:rsidR="00BA2539">
          <w:rPr>
            <w:noProof/>
            <w:webHidden/>
          </w:rPr>
          <w:instrText xml:space="preserve"> PAGEREF _Toc151829364 \h </w:instrText>
        </w:r>
        <w:r w:rsidR="00BA2539">
          <w:rPr>
            <w:noProof/>
            <w:webHidden/>
          </w:rPr>
        </w:r>
        <w:r w:rsidR="00BA2539">
          <w:rPr>
            <w:noProof/>
            <w:webHidden/>
          </w:rPr>
          <w:fldChar w:fldCharType="separate"/>
        </w:r>
        <w:r w:rsidR="00BA2539">
          <w:rPr>
            <w:noProof/>
            <w:webHidden/>
          </w:rPr>
          <w:t>98</w:t>
        </w:r>
        <w:r w:rsidR="00BA2539">
          <w:rPr>
            <w:noProof/>
            <w:webHidden/>
          </w:rPr>
          <w:fldChar w:fldCharType="end"/>
        </w:r>
      </w:hyperlink>
    </w:p>
    <w:p w14:paraId="6BF9696A" w14:textId="0A332D89" w:rsidR="00BA2539" w:rsidRDefault="00000000">
      <w:pPr>
        <w:pStyle w:val="TOC3"/>
        <w:tabs>
          <w:tab w:val="right" w:leader="dot" w:pos="8630"/>
        </w:tabs>
        <w:rPr>
          <w:rFonts w:asciiTheme="minorHAnsi" w:eastAsiaTheme="minorEastAsia" w:hAnsiTheme="minorHAnsi"/>
          <w:noProof/>
          <w:sz w:val="22"/>
        </w:rPr>
      </w:pPr>
      <w:hyperlink w:anchor="_Toc151829365" w:history="1">
        <w:r w:rsidR="00BA2539" w:rsidRPr="00DC01C9">
          <w:rPr>
            <w:rStyle w:val="Hyperlink"/>
            <w:noProof/>
          </w:rPr>
          <w:t>End Simulation Step</w:t>
        </w:r>
        <w:r w:rsidR="00BA2539">
          <w:rPr>
            <w:noProof/>
            <w:webHidden/>
          </w:rPr>
          <w:tab/>
        </w:r>
        <w:r w:rsidR="00BA2539">
          <w:rPr>
            <w:noProof/>
            <w:webHidden/>
          </w:rPr>
          <w:fldChar w:fldCharType="begin"/>
        </w:r>
        <w:r w:rsidR="00BA2539">
          <w:rPr>
            <w:noProof/>
            <w:webHidden/>
          </w:rPr>
          <w:instrText xml:space="preserve"> PAGEREF _Toc151829365 \h </w:instrText>
        </w:r>
        <w:r w:rsidR="00BA2539">
          <w:rPr>
            <w:noProof/>
            <w:webHidden/>
          </w:rPr>
        </w:r>
        <w:r w:rsidR="00BA2539">
          <w:rPr>
            <w:noProof/>
            <w:webHidden/>
          </w:rPr>
          <w:fldChar w:fldCharType="separate"/>
        </w:r>
        <w:r w:rsidR="00BA2539">
          <w:rPr>
            <w:noProof/>
            <w:webHidden/>
          </w:rPr>
          <w:t>99</w:t>
        </w:r>
        <w:r w:rsidR="00BA2539">
          <w:rPr>
            <w:noProof/>
            <w:webHidden/>
          </w:rPr>
          <w:fldChar w:fldCharType="end"/>
        </w:r>
      </w:hyperlink>
    </w:p>
    <w:p w14:paraId="5A4E0B01" w14:textId="0AA2F79A" w:rsidR="00BA2539" w:rsidRDefault="00000000">
      <w:pPr>
        <w:pStyle w:val="TOC3"/>
        <w:tabs>
          <w:tab w:val="right" w:leader="dot" w:pos="8630"/>
        </w:tabs>
        <w:rPr>
          <w:rFonts w:asciiTheme="minorHAnsi" w:eastAsiaTheme="minorEastAsia" w:hAnsiTheme="minorHAnsi"/>
          <w:noProof/>
          <w:sz w:val="22"/>
        </w:rPr>
      </w:pPr>
      <w:hyperlink w:anchor="_Toc151829366" w:history="1">
        <w:r w:rsidR="00BA2539" w:rsidRPr="00DC01C9">
          <w:rPr>
            <w:rStyle w:val="Hyperlink"/>
            <w:noProof/>
          </w:rPr>
          <w:t>End Simulation State</w:t>
        </w:r>
        <w:r w:rsidR="00BA2539">
          <w:rPr>
            <w:noProof/>
            <w:webHidden/>
          </w:rPr>
          <w:tab/>
        </w:r>
        <w:r w:rsidR="00BA2539">
          <w:rPr>
            <w:noProof/>
            <w:webHidden/>
          </w:rPr>
          <w:fldChar w:fldCharType="begin"/>
        </w:r>
        <w:r w:rsidR="00BA2539">
          <w:rPr>
            <w:noProof/>
            <w:webHidden/>
          </w:rPr>
          <w:instrText xml:space="preserve"> PAGEREF _Toc151829366 \h </w:instrText>
        </w:r>
        <w:r w:rsidR="00BA2539">
          <w:rPr>
            <w:noProof/>
            <w:webHidden/>
          </w:rPr>
        </w:r>
        <w:r w:rsidR="00BA2539">
          <w:rPr>
            <w:noProof/>
            <w:webHidden/>
          </w:rPr>
          <w:fldChar w:fldCharType="separate"/>
        </w:r>
        <w:r w:rsidR="00BA2539">
          <w:rPr>
            <w:noProof/>
            <w:webHidden/>
          </w:rPr>
          <w:t>101</w:t>
        </w:r>
        <w:r w:rsidR="00BA2539">
          <w:rPr>
            <w:noProof/>
            <w:webHidden/>
          </w:rPr>
          <w:fldChar w:fldCharType="end"/>
        </w:r>
      </w:hyperlink>
    </w:p>
    <w:p w14:paraId="7F091D2C" w14:textId="07AA8DE2" w:rsidR="00BA2539" w:rsidRDefault="00000000">
      <w:pPr>
        <w:pStyle w:val="TOC3"/>
        <w:tabs>
          <w:tab w:val="right" w:leader="dot" w:pos="8630"/>
        </w:tabs>
        <w:rPr>
          <w:rFonts w:asciiTheme="minorHAnsi" w:eastAsiaTheme="minorEastAsia" w:hAnsiTheme="minorHAnsi"/>
          <w:noProof/>
          <w:sz w:val="22"/>
        </w:rPr>
      </w:pPr>
      <w:hyperlink w:anchor="_Toc151829367" w:history="1">
        <w:r w:rsidR="00BA2539" w:rsidRPr="00DC01C9">
          <w:rPr>
            <w:rStyle w:val="Hyperlink"/>
            <w:noProof/>
          </w:rPr>
          <w:t>Mandatory Script Functions</w:t>
        </w:r>
        <w:r w:rsidR="00BA2539">
          <w:rPr>
            <w:noProof/>
            <w:webHidden/>
          </w:rPr>
          <w:tab/>
        </w:r>
        <w:r w:rsidR="00BA2539">
          <w:rPr>
            <w:noProof/>
            <w:webHidden/>
          </w:rPr>
          <w:fldChar w:fldCharType="begin"/>
        </w:r>
        <w:r w:rsidR="00BA2539">
          <w:rPr>
            <w:noProof/>
            <w:webHidden/>
          </w:rPr>
          <w:instrText xml:space="preserve"> PAGEREF _Toc151829367 \h </w:instrText>
        </w:r>
        <w:r w:rsidR="00BA2539">
          <w:rPr>
            <w:noProof/>
            <w:webHidden/>
          </w:rPr>
        </w:r>
        <w:r w:rsidR="00BA2539">
          <w:rPr>
            <w:noProof/>
            <w:webHidden/>
          </w:rPr>
          <w:fldChar w:fldCharType="separate"/>
        </w:r>
        <w:r w:rsidR="00BA2539">
          <w:rPr>
            <w:noProof/>
            <w:webHidden/>
          </w:rPr>
          <w:t>101</w:t>
        </w:r>
        <w:r w:rsidR="00BA2539">
          <w:rPr>
            <w:noProof/>
            <w:webHidden/>
          </w:rPr>
          <w:fldChar w:fldCharType="end"/>
        </w:r>
      </w:hyperlink>
    </w:p>
    <w:p w14:paraId="1BB10BD6" w14:textId="313E510E" w:rsidR="00BA2539" w:rsidRDefault="00000000">
      <w:pPr>
        <w:pStyle w:val="TOC1"/>
        <w:tabs>
          <w:tab w:val="right" w:leader="dot" w:pos="8630"/>
        </w:tabs>
        <w:rPr>
          <w:rFonts w:asciiTheme="minorHAnsi" w:eastAsiaTheme="minorEastAsia" w:hAnsiTheme="minorHAnsi"/>
          <w:noProof/>
          <w:sz w:val="22"/>
        </w:rPr>
      </w:pPr>
      <w:hyperlink w:anchor="_Toc151829368" w:history="1">
        <w:r w:rsidR="00BA2539" w:rsidRPr="00DC01C9">
          <w:rPr>
            <w:rStyle w:val="Hyperlink"/>
            <w:noProof/>
          </w:rPr>
          <w:t>Appendix C: Test Data Recreation</w:t>
        </w:r>
        <w:r w:rsidR="00BA2539">
          <w:rPr>
            <w:noProof/>
            <w:webHidden/>
          </w:rPr>
          <w:tab/>
        </w:r>
        <w:r w:rsidR="00BA2539">
          <w:rPr>
            <w:noProof/>
            <w:webHidden/>
          </w:rPr>
          <w:fldChar w:fldCharType="begin"/>
        </w:r>
        <w:r w:rsidR="00BA2539">
          <w:rPr>
            <w:noProof/>
            <w:webHidden/>
          </w:rPr>
          <w:instrText xml:space="preserve"> PAGEREF _Toc151829368 \h </w:instrText>
        </w:r>
        <w:r w:rsidR="00BA2539">
          <w:rPr>
            <w:noProof/>
            <w:webHidden/>
          </w:rPr>
        </w:r>
        <w:r w:rsidR="00BA2539">
          <w:rPr>
            <w:noProof/>
            <w:webHidden/>
          </w:rPr>
          <w:fldChar w:fldCharType="separate"/>
        </w:r>
        <w:r w:rsidR="00BA2539">
          <w:rPr>
            <w:noProof/>
            <w:webHidden/>
          </w:rPr>
          <w:t>103</w:t>
        </w:r>
        <w:r w:rsidR="00BA2539">
          <w:rPr>
            <w:noProof/>
            <w:webHidden/>
          </w:rPr>
          <w:fldChar w:fldCharType="end"/>
        </w:r>
      </w:hyperlink>
    </w:p>
    <w:p w14:paraId="721FC51D" w14:textId="234363C1" w:rsidR="00BA2539" w:rsidRDefault="00000000">
      <w:pPr>
        <w:pStyle w:val="TOC3"/>
        <w:tabs>
          <w:tab w:val="right" w:leader="dot" w:pos="8630"/>
        </w:tabs>
        <w:rPr>
          <w:rFonts w:asciiTheme="minorHAnsi" w:eastAsiaTheme="minorEastAsia" w:hAnsiTheme="minorHAnsi"/>
          <w:noProof/>
          <w:sz w:val="22"/>
        </w:rPr>
      </w:pPr>
      <w:hyperlink w:anchor="_Toc151829369" w:history="1">
        <w:r w:rsidR="00BA2539" w:rsidRPr="00DC01C9">
          <w:rPr>
            <w:rStyle w:val="Hyperlink"/>
            <w:noProof/>
          </w:rPr>
          <w:t>Map Files</w:t>
        </w:r>
        <w:r w:rsidR="00BA2539">
          <w:rPr>
            <w:noProof/>
            <w:webHidden/>
          </w:rPr>
          <w:tab/>
        </w:r>
        <w:r w:rsidR="00BA2539">
          <w:rPr>
            <w:noProof/>
            <w:webHidden/>
          </w:rPr>
          <w:fldChar w:fldCharType="begin"/>
        </w:r>
        <w:r w:rsidR="00BA2539">
          <w:rPr>
            <w:noProof/>
            <w:webHidden/>
          </w:rPr>
          <w:instrText xml:space="preserve"> PAGEREF _Toc151829369 \h </w:instrText>
        </w:r>
        <w:r w:rsidR="00BA2539">
          <w:rPr>
            <w:noProof/>
            <w:webHidden/>
          </w:rPr>
        </w:r>
        <w:r w:rsidR="00BA2539">
          <w:rPr>
            <w:noProof/>
            <w:webHidden/>
          </w:rPr>
          <w:fldChar w:fldCharType="separate"/>
        </w:r>
        <w:r w:rsidR="00BA2539">
          <w:rPr>
            <w:noProof/>
            <w:webHidden/>
          </w:rPr>
          <w:t>103</w:t>
        </w:r>
        <w:r w:rsidR="00BA2539">
          <w:rPr>
            <w:noProof/>
            <w:webHidden/>
          </w:rPr>
          <w:fldChar w:fldCharType="end"/>
        </w:r>
      </w:hyperlink>
    </w:p>
    <w:p w14:paraId="47D9E877" w14:textId="50F9AF89" w:rsidR="00BA2539" w:rsidRDefault="00000000">
      <w:pPr>
        <w:pStyle w:val="TOC3"/>
        <w:tabs>
          <w:tab w:val="right" w:leader="dot" w:pos="8630"/>
        </w:tabs>
        <w:rPr>
          <w:rFonts w:asciiTheme="minorHAnsi" w:eastAsiaTheme="minorEastAsia" w:hAnsiTheme="minorHAnsi"/>
          <w:noProof/>
          <w:sz w:val="22"/>
        </w:rPr>
      </w:pPr>
      <w:hyperlink w:anchor="_Toc151829370" w:history="1">
        <w:r w:rsidR="00BA2539" w:rsidRPr="00DC01C9">
          <w:rPr>
            <w:rStyle w:val="Hyperlink"/>
            <w:noProof/>
          </w:rPr>
          <w:t>Task Schedule Files</w:t>
        </w:r>
        <w:r w:rsidR="00BA2539">
          <w:rPr>
            <w:noProof/>
            <w:webHidden/>
          </w:rPr>
          <w:tab/>
        </w:r>
        <w:r w:rsidR="00BA2539">
          <w:rPr>
            <w:noProof/>
            <w:webHidden/>
          </w:rPr>
          <w:fldChar w:fldCharType="begin"/>
        </w:r>
        <w:r w:rsidR="00BA2539">
          <w:rPr>
            <w:noProof/>
            <w:webHidden/>
          </w:rPr>
          <w:instrText xml:space="preserve"> PAGEREF _Toc151829370 \h </w:instrText>
        </w:r>
        <w:r w:rsidR="00BA2539">
          <w:rPr>
            <w:noProof/>
            <w:webHidden/>
          </w:rPr>
        </w:r>
        <w:r w:rsidR="00BA2539">
          <w:rPr>
            <w:noProof/>
            <w:webHidden/>
          </w:rPr>
          <w:fldChar w:fldCharType="separate"/>
        </w:r>
        <w:r w:rsidR="00BA2539">
          <w:rPr>
            <w:noProof/>
            <w:webHidden/>
          </w:rPr>
          <w:t>103</w:t>
        </w:r>
        <w:r w:rsidR="00BA2539">
          <w:rPr>
            <w:noProof/>
            <w:webHidden/>
          </w:rPr>
          <w:fldChar w:fldCharType="end"/>
        </w:r>
      </w:hyperlink>
    </w:p>
    <w:p w14:paraId="0DB7EBAF" w14:textId="7E30FA8B" w:rsidR="00BA2539" w:rsidRDefault="00000000">
      <w:pPr>
        <w:pStyle w:val="TOC3"/>
        <w:tabs>
          <w:tab w:val="right" w:leader="dot" w:pos="8630"/>
        </w:tabs>
        <w:rPr>
          <w:rFonts w:asciiTheme="minorHAnsi" w:eastAsiaTheme="minorEastAsia" w:hAnsiTheme="minorHAnsi"/>
          <w:noProof/>
          <w:sz w:val="22"/>
        </w:rPr>
      </w:pPr>
      <w:hyperlink w:anchor="_Toc151829371" w:history="1">
        <w:r w:rsidR="00BA2539" w:rsidRPr="00DC01C9">
          <w:rPr>
            <w:rStyle w:val="Hyperlink"/>
            <w:noProof/>
          </w:rPr>
          <w:t>FleetBench Session Files</w:t>
        </w:r>
        <w:r w:rsidR="00BA2539">
          <w:rPr>
            <w:noProof/>
            <w:webHidden/>
          </w:rPr>
          <w:tab/>
        </w:r>
        <w:r w:rsidR="00BA2539">
          <w:rPr>
            <w:noProof/>
            <w:webHidden/>
          </w:rPr>
          <w:fldChar w:fldCharType="begin"/>
        </w:r>
        <w:r w:rsidR="00BA2539">
          <w:rPr>
            <w:noProof/>
            <w:webHidden/>
          </w:rPr>
          <w:instrText xml:space="preserve"> PAGEREF _Toc151829371 \h </w:instrText>
        </w:r>
        <w:r w:rsidR="00BA2539">
          <w:rPr>
            <w:noProof/>
            <w:webHidden/>
          </w:rPr>
        </w:r>
        <w:r w:rsidR="00BA2539">
          <w:rPr>
            <w:noProof/>
            <w:webHidden/>
          </w:rPr>
          <w:fldChar w:fldCharType="separate"/>
        </w:r>
        <w:r w:rsidR="00BA2539">
          <w:rPr>
            <w:noProof/>
            <w:webHidden/>
          </w:rPr>
          <w:t>104</w:t>
        </w:r>
        <w:r w:rsidR="00BA2539">
          <w:rPr>
            <w:noProof/>
            <w:webHidden/>
          </w:rPr>
          <w:fldChar w:fldCharType="end"/>
        </w:r>
      </w:hyperlink>
    </w:p>
    <w:p w14:paraId="63D952DE" w14:textId="161F7950" w:rsidR="00BA2539" w:rsidRDefault="00000000">
      <w:pPr>
        <w:pStyle w:val="TOC1"/>
        <w:tabs>
          <w:tab w:val="right" w:leader="dot" w:pos="8630"/>
        </w:tabs>
        <w:rPr>
          <w:rFonts w:asciiTheme="minorHAnsi" w:eastAsiaTheme="minorEastAsia" w:hAnsiTheme="minorHAnsi"/>
          <w:noProof/>
          <w:sz w:val="22"/>
        </w:rPr>
      </w:pPr>
      <w:hyperlink w:anchor="_Toc151829372" w:history="1">
        <w:r w:rsidR="00BA2539" w:rsidRPr="00DC01C9">
          <w:rPr>
            <w:rStyle w:val="Hyperlink"/>
            <w:noProof/>
          </w:rPr>
          <w:t>Appendix D: Map File Creation and Format</w:t>
        </w:r>
        <w:r w:rsidR="00BA2539">
          <w:rPr>
            <w:noProof/>
            <w:webHidden/>
          </w:rPr>
          <w:tab/>
        </w:r>
        <w:r w:rsidR="00BA2539">
          <w:rPr>
            <w:noProof/>
            <w:webHidden/>
          </w:rPr>
          <w:fldChar w:fldCharType="begin"/>
        </w:r>
        <w:r w:rsidR="00BA2539">
          <w:rPr>
            <w:noProof/>
            <w:webHidden/>
          </w:rPr>
          <w:instrText xml:space="preserve"> PAGEREF _Toc151829372 \h </w:instrText>
        </w:r>
        <w:r w:rsidR="00BA2539">
          <w:rPr>
            <w:noProof/>
            <w:webHidden/>
          </w:rPr>
        </w:r>
        <w:r w:rsidR="00BA2539">
          <w:rPr>
            <w:noProof/>
            <w:webHidden/>
          </w:rPr>
          <w:fldChar w:fldCharType="separate"/>
        </w:r>
        <w:r w:rsidR="00BA2539">
          <w:rPr>
            <w:noProof/>
            <w:webHidden/>
          </w:rPr>
          <w:t>105</w:t>
        </w:r>
        <w:r w:rsidR="00BA2539">
          <w:rPr>
            <w:noProof/>
            <w:webHidden/>
          </w:rPr>
          <w:fldChar w:fldCharType="end"/>
        </w:r>
      </w:hyperlink>
    </w:p>
    <w:p w14:paraId="234CF4A1" w14:textId="3A6AB9A4" w:rsidR="00BA2539" w:rsidRDefault="00000000">
      <w:pPr>
        <w:pStyle w:val="TOC3"/>
        <w:tabs>
          <w:tab w:val="right" w:leader="dot" w:pos="8630"/>
        </w:tabs>
        <w:rPr>
          <w:rFonts w:asciiTheme="minorHAnsi" w:eastAsiaTheme="minorEastAsia" w:hAnsiTheme="minorHAnsi"/>
          <w:noProof/>
          <w:sz w:val="22"/>
        </w:rPr>
      </w:pPr>
      <w:hyperlink w:anchor="_Toc151829373" w:history="1">
        <w:r w:rsidR="00BA2539" w:rsidRPr="00DC01C9">
          <w:rPr>
            <w:rStyle w:val="Hyperlink"/>
            <w:noProof/>
          </w:rPr>
          <w:t>Loading to FleetBench</w:t>
        </w:r>
        <w:r w:rsidR="00BA2539">
          <w:rPr>
            <w:noProof/>
            <w:webHidden/>
          </w:rPr>
          <w:tab/>
        </w:r>
        <w:r w:rsidR="00BA2539">
          <w:rPr>
            <w:noProof/>
            <w:webHidden/>
          </w:rPr>
          <w:fldChar w:fldCharType="begin"/>
        </w:r>
        <w:r w:rsidR="00BA2539">
          <w:rPr>
            <w:noProof/>
            <w:webHidden/>
          </w:rPr>
          <w:instrText xml:space="preserve"> PAGEREF _Toc151829373 \h </w:instrText>
        </w:r>
        <w:r w:rsidR="00BA2539">
          <w:rPr>
            <w:noProof/>
            <w:webHidden/>
          </w:rPr>
        </w:r>
        <w:r w:rsidR="00BA2539">
          <w:rPr>
            <w:noProof/>
            <w:webHidden/>
          </w:rPr>
          <w:fldChar w:fldCharType="separate"/>
        </w:r>
        <w:r w:rsidR="00BA2539">
          <w:rPr>
            <w:noProof/>
            <w:webHidden/>
          </w:rPr>
          <w:t>107</w:t>
        </w:r>
        <w:r w:rsidR="00BA2539">
          <w:rPr>
            <w:noProof/>
            <w:webHidden/>
          </w:rPr>
          <w:fldChar w:fldCharType="end"/>
        </w:r>
      </w:hyperlink>
    </w:p>
    <w:p w14:paraId="5A518021" w14:textId="4AABC812" w:rsidR="00BA2539" w:rsidRDefault="00000000">
      <w:pPr>
        <w:pStyle w:val="TOC1"/>
        <w:tabs>
          <w:tab w:val="right" w:leader="dot" w:pos="8630"/>
        </w:tabs>
        <w:rPr>
          <w:rFonts w:asciiTheme="minorHAnsi" w:eastAsiaTheme="minorEastAsia" w:hAnsiTheme="minorHAnsi"/>
          <w:noProof/>
          <w:sz w:val="22"/>
        </w:rPr>
      </w:pPr>
      <w:hyperlink w:anchor="_Toc151829374" w:history="1">
        <w:r w:rsidR="00BA2539" w:rsidRPr="00DC01C9">
          <w:rPr>
            <w:rStyle w:val="Hyperlink"/>
            <w:noProof/>
          </w:rPr>
          <w:t>Appendix E: Task Schedule Creation and Format</w:t>
        </w:r>
        <w:r w:rsidR="00BA2539">
          <w:rPr>
            <w:noProof/>
            <w:webHidden/>
          </w:rPr>
          <w:tab/>
        </w:r>
        <w:r w:rsidR="00BA2539">
          <w:rPr>
            <w:noProof/>
            <w:webHidden/>
          </w:rPr>
          <w:fldChar w:fldCharType="begin"/>
        </w:r>
        <w:r w:rsidR="00BA2539">
          <w:rPr>
            <w:noProof/>
            <w:webHidden/>
          </w:rPr>
          <w:instrText xml:space="preserve"> PAGEREF _Toc151829374 \h </w:instrText>
        </w:r>
        <w:r w:rsidR="00BA2539">
          <w:rPr>
            <w:noProof/>
            <w:webHidden/>
          </w:rPr>
        </w:r>
        <w:r w:rsidR="00BA2539">
          <w:rPr>
            <w:noProof/>
            <w:webHidden/>
          </w:rPr>
          <w:fldChar w:fldCharType="separate"/>
        </w:r>
        <w:r w:rsidR="00BA2539">
          <w:rPr>
            <w:noProof/>
            <w:webHidden/>
          </w:rPr>
          <w:t>109</w:t>
        </w:r>
        <w:r w:rsidR="00BA2539">
          <w:rPr>
            <w:noProof/>
            <w:webHidden/>
          </w:rPr>
          <w:fldChar w:fldCharType="end"/>
        </w:r>
      </w:hyperlink>
    </w:p>
    <w:p w14:paraId="03AD624F" w14:textId="7787A14C" w:rsidR="00BA2539" w:rsidRDefault="00000000">
      <w:pPr>
        <w:pStyle w:val="TOC1"/>
        <w:tabs>
          <w:tab w:val="right" w:leader="dot" w:pos="8630"/>
        </w:tabs>
        <w:rPr>
          <w:rFonts w:asciiTheme="minorHAnsi" w:eastAsiaTheme="minorEastAsia" w:hAnsiTheme="minorHAnsi"/>
          <w:noProof/>
          <w:sz w:val="22"/>
        </w:rPr>
      </w:pPr>
      <w:hyperlink w:anchor="_Toc151829375" w:history="1">
        <w:r w:rsidR="00BA2539" w:rsidRPr="00DC01C9">
          <w:rPr>
            <w:rStyle w:val="Hyperlink"/>
            <w:noProof/>
          </w:rPr>
          <w:t>Appendix F: Extending FleetBench</w:t>
        </w:r>
        <w:r w:rsidR="00BA2539">
          <w:rPr>
            <w:noProof/>
            <w:webHidden/>
          </w:rPr>
          <w:tab/>
        </w:r>
        <w:r w:rsidR="00BA2539">
          <w:rPr>
            <w:noProof/>
            <w:webHidden/>
          </w:rPr>
          <w:fldChar w:fldCharType="begin"/>
        </w:r>
        <w:r w:rsidR="00BA2539">
          <w:rPr>
            <w:noProof/>
            <w:webHidden/>
          </w:rPr>
          <w:instrText xml:space="preserve"> PAGEREF _Toc151829375 \h </w:instrText>
        </w:r>
        <w:r w:rsidR="00BA2539">
          <w:rPr>
            <w:noProof/>
            <w:webHidden/>
          </w:rPr>
        </w:r>
        <w:r w:rsidR="00BA2539">
          <w:rPr>
            <w:noProof/>
            <w:webHidden/>
          </w:rPr>
          <w:fldChar w:fldCharType="separate"/>
        </w:r>
        <w:r w:rsidR="00BA2539">
          <w:rPr>
            <w:noProof/>
            <w:webHidden/>
          </w:rPr>
          <w:t>111</w:t>
        </w:r>
        <w:r w:rsidR="00BA2539">
          <w:rPr>
            <w:noProof/>
            <w:webHidden/>
          </w:rPr>
          <w:fldChar w:fldCharType="end"/>
        </w:r>
      </w:hyperlink>
    </w:p>
    <w:p w14:paraId="2DA12EE4" w14:textId="380C1757" w:rsidR="00BA2539" w:rsidRDefault="00000000">
      <w:pPr>
        <w:pStyle w:val="TOC3"/>
        <w:tabs>
          <w:tab w:val="right" w:leader="dot" w:pos="8630"/>
        </w:tabs>
        <w:rPr>
          <w:rFonts w:asciiTheme="minorHAnsi" w:eastAsiaTheme="minorEastAsia" w:hAnsiTheme="minorHAnsi"/>
          <w:noProof/>
          <w:sz w:val="22"/>
        </w:rPr>
      </w:pPr>
      <w:hyperlink w:anchor="_Toc151829376" w:history="1">
        <w:r w:rsidR="00BA2539" w:rsidRPr="00DC01C9">
          <w:rPr>
            <w:rStyle w:val="Hyperlink"/>
            <w:noProof/>
          </w:rPr>
          <w:t>Adding New Algorithms</w:t>
        </w:r>
        <w:r w:rsidR="00BA2539">
          <w:rPr>
            <w:noProof/>
            <w:webHidden/>
          </w:rPr>
          <w:tab/>
        </w:r>
        <w:r w:rsidR="00BA2539">
          <w:rPr>
            <w:noProof/>
            <w:webHidden/>
          </w:rPr>
          <w:fldChar w:fldCharType="begin"/>
        </w:r>
        <w:r w:rsidR="00BA2539">
          <w:rPr>
            <w:noProof/>
            <w:webHidden/>
          </w:rPr>
          <w:instrText xml:space="preserve"> PAGEREF _Toc151829376 \h </w:instrText>
        </w:r>
        <w:r w:rsidR="00BA2539">
          <w:rPr>
            <w:noProof/>
            <w:webHidden/>
          </w:rPr>
        </w:r>
        <w:r w:rsidR="00BA2539">
          <w:rPr>
            <w:noProof/>
            <w:webHidden/>
          </w:rPr>
          <w:fldChar w:fldCharType="separate"/>
        </w:r>
        <w:r w:rsidR="00BA2539">
          <w:rPr>
            <w:noProof/>
            <w:webHidden/>
          </w:rPr>
          <w:t>111</w:t>
        </w:r>
        <w:r w:rsidR="00BA2539">
          <w:rPr>
            <w:noProof/>
            <w:webHidden/>
          </w:rPr>
          <w:fldChar w:fldCharType="end"/>
        </w:r>
      </w:hyperlink>
    </w:p>
    <w:p w14:paraId="1B90B187" w14:textId="1250D5BF" w:rsidR="00BA2539" w:rsidRDefault="00000000">
      <w:pPr>
        <w:pStyle w:val="TOC3"/>
        <w:tabs>
          <w:tab w:val="right" w:leader="dot" w:pos="8630"/>
        </w:tabs>
        <w:rPr>
          <w:rFonts w:asciiTheme="minorHAnsi" w:eastAsiaTheme="minorEastAsia" w:hAnsiTheme="minorHAnsi"/>
          <w:noProof/>
          <w:sz w:val="22"/>
        </w:rPr>
      </w:pPr>
      <w:hyperlink w:anchor="_Toc151829377" w:history="1">
        <w:r w:rsidR="00BA2539" w:rsidRPr="00DC01C9">
          <w:rPr>
            <w:rStyle w:val="Hyperlink"/>
            <w:noProof/>
          </w:rPr>
          <w:t>Adding Configuration Options</w:t>
        </w:r>
        <w:r w:rsidR="00BA2539">
          <w:rPr>
            <w:noProof/>
            <w:webHidden/>
          </w:rPr>
          <w:tab/>
        </w:r>
        <w:r w:rsidR="00BA2539">
          <w:rPr>
            <w:noProof/>
            <w:webHidden/>
          </w:rPr>
          <w:fldChar w:fldCharType="begin"/>
        </w:r>
        <w:r w:rsidR="00BA2539">
          <w:rPr>
            <w:noProof/>
            <w:webHidden/>
          </w:rPr>
          <w:instrText xml:space="preserve"> PAGEREF _Toc151829377 \h </w:instrText>
        </w:r>
        <w:r w:rsidR="00BA2539">
          <w:rPr>
            <w:noProof/>
            <w:webHidden/>
          </w:rPr>
        </w:r>
        <w:r w:rsidR="00BA2539">
          <w:rPr>
            <w:noProof/>
            <w:webHidden/>
          </w:rPr>
          <w:fldChar w:fldCharType="separate"/>
        </w:r>
        <w:r w:rsidR="00BA2539">
          <w:rPr>
            <w:noProof/>
            <w:webHidden/>
          </w:rPr>
          <w:t>113</w:t>
        </w:r>
        <w:r w:rsidR="00BA2539">
          <w:rPr>
            <w:noProof/>
            <w:webHidden/>
          </w:rPr>
          <w:fldChar w:fldCharType="end"/>
        </w:r>
      </w:hyperlink>
    </w:p>
    <w:p w14:paraId="18F75393" w14:textId="6FE76639" w:rsidR="00BA2539" w:rsidRDefault="00000000">
      <w:pPr>
        <w:pStyle w:val="TOC1"/>
        <w:tabs>
          <w:tab w:val="right" w:leader="dot" w:pos="8630"/>
        </w:tabs>
        <w:rPr>
          <w:rFonts w:asciiTheme="minorHAnsi" w:eastAsiaTheme="minorEastAsia" w:hAnsiTheme="minorHAnsi"/>
          <w:noProof/>
          <w:sz w:val="22"/>
        </w:rPr>
      </w:pPr>
      <w:hyperlink w:anchor="_Toc151829378" w:history="1">
        <w:r w:rsidR="00BA2539" w:rsidRPr="00DC01C9">
          <w:rPr>
            <w:rStyle w:val="Hyperlink"/>
            <w:noProof/>
          </w:rPr>
          <w:t>Appendix G: Visualization Utility</w:t>
        </w:r>
        <w:r w:rsidR="00BA2539">
          <w:rPr>
            <w:noProof/>
            <w:webHidden/>
          </w:rPr>
          <w:tab/>
        </w:r>
        <w:r w:rsidR="00BA2539">
          <w:rPr>
            <w:noProof/>
            <w:webHidden/>
          </w:rPr>
          <w:fldChar w:fldCharType="begin"/>
        </w:r>
        <w:r w:rsidR="00BA2539">
          <w:rPr>
            <w:noProof/>
            <w:webHidden/>
          </w:rPr>
          <w:instrText xml:space="preserve"> PAGEREF _Toc151829378 \h </w:instrText>
        </w:r>
        <w:r w:rsidR="00BA2539">
          <w:rPr>
            <w:noProof/>
            <w:webHidden/>
          </w:rPr>
        </w:r>
        <w:r w:rsidR="00BA2539">
          <w:rPr>
            <w:noProof/>
            <w:webHidden/>
          </w:rPr>
          <w:fldChar w:fldCharType="separate"/>
        </w:r>
        <w:r w:rsidR="00BA2539">
          <w:rPr>
            <w:noProof/>
            <w:webHidden/>
          </w:rPr>
          <w:t>118</w:t>
        </w:r>
        <w:r w:rsidR="00BA2539">
          <w:rPr>
            <w:noProof/>
            <w:webHidden/>
          </w:rPr>
          <w:fldChar w:fldCharType="end"/>
        </w:r>
      </w:hyperlink>
    </w:p>
    <w:p w14:paraId="634DE579" w14:textId="37CBF2C6" w:rsidR="00BA2539" w:rsidRDefault="00000000">
      <w:pPr>
        <w:pStyle w:val="TOC3"/>
        <w:tabs>
          <w:tab w:val="right" w:leader="dot" w:pos="8630"/>
        </w:tabs>
        <w:rPr>
          <w:rFonts w:asciiTheme="minorHAnsi" w:eastAsiaTheme="minorEastAsia" w:hAnsiTheme="minorHAnsi"/>
          <w:noProof/>
          <w:sz w:val="22"/>
        </w:rPr>
      </w:pPr>
      <w:hyperlink w:anchor="_Toc151829379" w:history="1">
        <w:r w:rsidR="00BA2539" w:rsidRPr="00DC01C9">
          <w:rPr>
            <w:rStyle w:val="Hyperlink"/>
            <w:noProof/>
          </w:rPr>
          <w:t>Agent Objects</w:t>
        </w:r>
        <w:r w:rsidR="00BA2539">
          <w:rPr>
            <w:noProof/>
            <w:webHidden/>
          </w:rPr>
          <w:tab/>
        </w:r>
        <w:r w:rsidR="00BA2539">
          <w:rPr>
            <w:noProof/>
            <w:webHidden/>
          </w:rPr>
          <w:fldChar w:fldCharType="begin"/>
        </w:r>
        <w:r w:rsidR="00BA2539">
          <w:rPr>
            <w:noProof/>
            <w:webHidden/>
          </w:rPr>
          <w:instrText xml:space="preserve"> PAGEREF _Toc151829379 \h </w:instrText>
        </w:r>
        <w:r w:rsidR="00BA2539">
          <w:rPr>
            <w:noProof/>
            <w:webHidden/>
          </w:rPr>
        </w:r>
        <w:r w:rsidR="00BA2539">
          <w:rPr>
            <w:noProof/>
            <w:webHidden/>
          </w:rPr>
          <w:fldChar w:fldCharType="separate"/>
        </w:r>
        <w:r w:rsidR="00BA2539">
          <w:rPr>
            <w:noProof/>
            <w:webHidden/>
          </w:rPr>
          <w:t>120</w:t>
        </w:r>
        <w:r w:rsidR="00BA2539">
          <w:rPr>
            <w:noProof/>
            <w:webHidden/>
          </w:rPr>
          <w:fldChar w:fldCharType="end"/>
        </w:r>
      </w:hyperlink>
    </w:p>
    <w:p w14:paraId="3E694034" w14:textId="2A17ACFB" w:rsidR="00BA2539" w:rsidRDefault="00000000">
      <w:pPr>
        <w:pStyle w:val="TOC4"/>
        <w:tabs>
          <w:tab w:val="right" w:leader="dot" w:pos="8630"/>
        </w:tabs>
        <w:rPr>
          <w:rFonts w:asciiTheme="minorHAnsi" w:eastAsiaTheme="minorEastAsia" w:hAnsiTheme="minorHAnsi"/>
          <w:noProof/>
          <w:sz w:val="22"/>
        </w:rPr>
      </w:pPr>
      <w:hyperlink w:anchor="_Toc151829380"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_Toc151829380 \h </w:instrText>
        </w:r>
        <w:r w:rsidR="00BA2539">
          <w:rPr>
            <w:noProof/>
            <w:webHidden/>
          </w:rPr>
        </w:r>
        <w:r w:rsidR="00BA2539">
          <w:rPr>
            <w:noProof/>
            <w:webHidden/>
          </w:rPr>
          <w:fldChar w:fldCharType="separate"/>
        </w:r>
        <w:r w:rsidR="00BA2539">
          <w:rPr>
            <w:noProof/>
            <w:webHidden/>
          </w:rPr>
          <w:t>121</w:t>
        </w:r>
        <w:r w:rsidR="00BA2539">
          <w:rPr>
            <w:noProof/>
            <w:webHidden/>
          </w:rPr>
          <w:fldChar w:fldCharType="end"/>
        </w:r>
      </w:hyperlink>
    </w:p>
    <w:p w14:paraId="66D0DE49" w14:textId="221BE0B9" w:rsidR="00BA2539" w:rsidRDefault="00000000">
      <w:pPr>
        <w:pStyle w:val="TOC4"/>
        <w:tabs>
          <w:tab w:val="right" w:leader="dot" w:pos="8630"/>
        </w:tabs>
        <w:rPr>
          <w:rFonts w:asciiTheme="minorHAnsi" w:eastAsiaTheme="minorEastAsia" w:hAnsiTheme="minorHAnsi"/>
          <w:noProof/>
          <w:sz w:val="22"/>
        </w:rPr>
      </w:pPr>
      <w:hyperlink w:anchor="_Toc151829381"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_Toc151829381 \h </w:instrText>
        </w:r>
        <w:r w:rsidR="00BA2539">
          <w:rPr>
            <w:noProof/>
            <w:webHidden/>
          </w:rPr>
        </w:r>
        <w:r w:rsidR="00BA2539">
          <w:rPr>
            <w:noProof/>
            <w:webHidden/>
          </w:rPr>
          <w:fldChar w:fldCharType="separate"/>
        </w:r>
        <w:r w:rsidR="00BA2539">
          <w:rPr>
            <w:noProof/>
            <w:webHidden/>
          </w:rPr>
          <w:t>122</w:t>
        </w:r>
        <w:r w:rsidR="00BA2539">
          <w:rPr>
            <w:noProof/>
            <w:webHidden/>
          </w:rPr>
          <w:fldChar w:fldCharType="end"/>
        </w:r>
      </w:hyperlink>
    </w:p>
    <w:p w14:paraId="75EC76B9" w14:textId="564956F2" w:rsidR="00BA2539" w:rsidRDefault="00000000">
      <w:pPr>
        <w:pStyle w:val="TOC4"/>
        <w:tabs>
          <w:tab w:val="right" w:leader="dot" w:pos="8630"/>
        </w:tabs>
        <w:rPr>
          <w:rFonts w:asciiTheme="minorHAnsi" w:eastAsiaTheme="minorEastAsia" w:hAnsiTheme="minorHAnsi"/>
          <w:noProof/>
          <w:sz w:val="22"/>
        </w:rPr>
      </w:pPr>
      <w:hyperlink w:anchor="_Toc151829382"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_Toc151829382 \h </w:instrText>
        </w:r>
        <w:r w:rsidR="00BA2539">
          <w:rPr>
            <w:noProof/>
            <w:webHidden/>
          </w:rPr>
        </w:r>
        <w:r w:rsidR="00BA2539">
          <w:rPr>
            <w:noProof/>
            <w:webHidden/>
          </w:rPr>
          <w:fldChar w:fldCharType="separate"/>
        </w:r>
        <w:r w:rsidR="00BA2539">
          <w:rPr>
            <w:noProof/>
            <w:webHidden/>
          </w:rPr>
          <w:t>122</w:t>
        </w:r>
        <w:r w:rsidR="00BA2539">
          <w:rPr>
            <w:noProof/>
            <w:webHidden/>
          </w:rPr>
          <w:fldChar w:fldCharType="end"/>
        </w:r>
      </w:hyperlink>
    </w:p>
    <w:p w14:paraId="0B93A01B" w14:textId="15F87188" w:rsidR="00BA2539" w:rsidRDefault="00000000">
      <w:pPr>
        <w:pStyle w:val="TOC4"/>
        <w:tabs>
          <w:tab w:val="right" w:leader="dot" w:pos="8630"/>
        </w:tabs>
        <w:rPr>
          <w:rFonts w:asciiTheme="minorHAnsi" w:eastAsiaTheme="minorEastAsia" w:hAnsiTheme="minorHAnsi"/>
          <w:noProof/>
          <w:sz w:val="22"/>
        </w:rPr>
      </w:pPr>
      <w:hyperlink w:anchor="_Toc151829383" w:history="1">
        <w:r w:rsidR="00BA2539" w:rsidRPr="00DC01C9">
          <w:rPr>
            <w:rStyle w:val="Hyperlink"/>
            <w:noProof/>
          </w:rPr>
          <w:t>Move</w:t>
        </w:r>
        <w:r w:rsidR="00BA2539">
          <w:rPr>
            <w:noProof/>
            <w:webHidden/>
          </w:rPr>
          <w:tab/>
        </w:r>
        <w:r w:rsidR="00BA2539">
          <w:rPr>
            <w:noProof/>
            <w:webHidden/>
          </w:rPr>
          <w:fldChar w:fldCharType="begin"/>
        </w:r>
        <w:r w:rsidR="00BA2539">
          <w:rPr>
            <w:noProof/>
            <w:webHidden/>
          </w:rPr>
          <w:instrText xml:space="preserve"> PAGEREF _Toc151829383 \h </w:instrText>
        </w:r>
        <w:r w:rsidR="00BA2539">
          <w:rPr>
            <w:noProof/>
            <w:webHidden/>
          </w:rPr>
        </w:r>
        <w:r w:rsidR="00BA2539">
          <w:rPr>
            <w:noProof/>
            <w:webHidden/>
          </w:rPr>
          <w:fldChar w:fldCharType="separate"/>
        </w:r>
        <w:r w:rsidR="00BA2539">
          <w:rPr>
            <w:noProof/>
            <w:webHidden/>
          </w:rPr>
          <w:t>122</w:t>
        </w:r>
        <w:r w:rsidR="00BA2539">
          <w:rPr>
            <w:noProof/>
            <w:webHidden/>
          </w:rPr>
          <w:fldChar w:fldCharType="end"/>
        </w:r>
      </w:hyperlink>
    </w:p>
    <w:p w14:paraId="3971D9E4" w14:textId="16F645FC" w:rsidR="00BA2539" w:rsidRDefault="00000000">
      <w:pPr>
        <w:pStyle w:val="TOC4"/>
        <w:tabs>
          <w:tab w:val="right" w:leader="dot" w:pos="8630"/>
        </w:tabs>
        <w:rPr>
          <w:rFonts w:asciiTheme="minorHAnsi" w:eastAsiaTheme="minorEastAsia" w:hAnsiTheme="minorHAnsi"/>
          <w:noProof/>
          <w:sz w:val="22"/>
        </w:rPr>
      </w:pPr>
      <w:hyperlink w:anchor="_Toc151829384" w:history="1">
        <w:r w:rsidR="00BA2539" w:rsidRPr="00DC01C9">
          <w:rPr>
            <w:rStyle w:val="Hyperlink"/>
            <w:noProof/>
          </w:rPr>
          <w:t>Rotate</w:t>
        </w:r>
        <w:r w:rsidR="00BA2539">
          <w:rPr>
            <w:noProof/>
            <w:webHidden/>
          </w:rPr>
          <w:tab/>
        </w:r>
        <w:r w:rsidR="00BA2539">
          <w:rPr>
            <w:noProof/>
            <w:webHidden/>
          </w:rPr>
          <w:fldChar w:fldCharType="begin"/>
        </w:r>
        <w:r w:rsidR="00BA2539">
          <w:rPr>
            <w:noProof/>
            <w:webHidden/>
          </w:rPr>
          <w:instrText xml:space="preserve"> PAGEREF _Toc151829384 \h </w:instrText>
        </w:r>
        <w:r w:rsidR="00BA2539">
          <w:rPr>
            <w:noProof/>
            <w:webHidden/>
          </w:rPr>
        </w:r>
        <w:r w:rsidR="00BA2539">
          <w:rPr>
            <w:noProof/>
            <w:webHidden/>
          </w:rPr>
          <w:fldChar w:fldCharType="separate"/>
        </w:r>
        <w:r w:rsidR="00BA2539">
          <w:rPr>
            <w:noProof/>
            <w:webHidden/>
          </w:rPr>
          <w:t>123</w:t>
        </w:r>
        <w:r w:rsidR="00BA2539">
          <w:rPr>
            <w:noProof/>
            <w:webHidden/>
          </w:rPr>
          <w:fldChar w:fldCharType="end"/>
        </w:r>
      </w:hyperlink>
    </w:p>
    <w:p w14:paraId="5FC0CE80" w14:textId="26C1E945" w:rsidR="00BA2539" w:rsidRDefault="00000000">
      <w:pPr>
        <w:pStyle w:val="TOC3"/>
        <w:tabs>
          <w:tab w:val="right" w:leader="dot" w:pos="8630"/>
        </w:tabs>
        <w:rPr>
          <w:rFonts w:asciiTheme="minorHAnsi" w:eastAsiaTheme="minorEastAsia" w:hAnsiTheme="minorHAnsi"/>
          <w:noProof/>
          <w:sz w:val="22"/>
        </w:rPr>
      </w:pPr>
      <w:hyperlink w:anchor="_Toc151829385" w:history="1">
        <w:r w:rsidR="00BA2539" w:rsidRPr="00DC01C9">
          <w:rPr>
            <w:rStyle w:val="Hyperlink"/>
            <w:noProof/>
          </w:rPr>
          <w:t>Highlight Objects</w:t>
        </w:r>
        <w:r w:rsidR="00BA2539">
          <w:rPr>
            <w:noProof/>
            <w:webHidden/>
          </w:rPr>
          <w:tab/>
        </w:r>
        <w:r w:rsidR="00BA2539">
          <w:rPr>
            <w:noProof/>
            <w:webHidden/>
          </w:rPr>
          <w:fldChar w:fldCharType="begin"/>
        </w:r>
        <w:r w:rsidR="00BA2539">
          <w:rPr>
            <w:noProof/>
            <w:webHidden/>
          </w:rPr>
          <w:instrText xml:space="preserve"> PAGEREF _Toc151829385 \h </w:instrText>
        </w:r>
        <w:r w:rsidR="00BA2539">
          <w:rPr>
            <w:noProof/>
            <w:webHidden/>
          </w:rPr>
        </w:r>
        <w:r w:rsidR="00BA2539">
          <w:rPr>
            <w:noProof/>
            <w:webHidden/>
          </w:rPr>
          <w:fldChar w:fldCharType="separate"/>
        </w:r>
        <w:r w:rsidR="00BA2539">
          <w:rPr>
            <w:noProof/>
            <w:webHidden/>
          </w:rPr>
          <w:t>123</w:t>
        </w:r>
        <w:r w:rsidR="00BA2539">
          <w:rPr>
            <w:noProof/>
            <w:webHidden/>
          </w:rPr>
          <w:fldChar w:fldCharType="end"/>
        </w:r>
      </w:hyperlink>
    </w:p>
    <w:p w14:paraId="02BEFA11" w14:textId="5D3844AC" w:rsidR="00BA2539" w:rsidRDefault="00000000">
      <w:pPr>
        <w:pStyle w:val="TOC4"/>
        <w:tabs>
          <w:tab w:val="right" w:leader="dot" w:pos="8630"/>
        </w:tabs>
        <w:rPr>
          <w:rFonts w:asciiTheme="minorHAnsi" w:eastAsiaTheme="minorEastAsia" w:hAnsiTheme="minorHAnsi"/>
          <w:noProof/>
          <w:sz w:val="22"/>
        </w:rPr>
      </w:pPr>
      <w:hyperlink w:anchor="_Toc151829386"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_Toc151829386 \h </w:instrText>
        </w:r>
        <w:r w:rsidR="00BA2539">
          <w:rPr>
            <w:noProof/>
            <w:webHidden/>
          </w:rPr>
        </w:r>
        <w:r w:rsidR="00BA2539">
          <w:rPr>
            <w:noProof/>
            <w:webHidden/>
          </w:rPr>
          <w:fldChar w:fldCharType="separate"/>
        </w:r>
        <w:r w:rsidR="00BA2539">
          <w:rPr>
            <w:noProof/>
            <w:webHidden/>
          </w:rPr>
          <w:t>124</w:t>
        </w:r>
        <w:r w:rsidR="00BA2539">
          <w:rPr>
            <w:noProof/>
            <w:webHidden/>
          </w:rPr>
          <w:fldChar w:fldCharType="end"/>
        </w:r>
      </w:hyperlink>
    </w:p>
    <w:p w14:paraId="738C116D" w14:textId="4CE92AB9" w:rsidR="00BA2539" w:rsidRDefault="00000000">
      <w:pPr>
        <w:pStyle w:val="TOC4"/>
        <w:tabs>
          <w:tab w:val="right" w:leader="dot" w:pos="8630"/>
        </w:tabs>
        <w:rPr>
          <w:rFonts w:asciiTheme="minorHAnsi" w:eastAsiaTheme="minorEastAsia" w:hAnsiTheme="minorHAnsi"/>
          <w:noProof/>
          <w:sz w:val="22"/>
        </w:rPr>
      </w:pPr>
      <w:hyperlink w:anchor="_Toc151829387"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_Toc151829387 \h </w:instrText>
        </w:r>
        <w:r w:rsidR="00BA2539">
          <w:rPr>
            <w:noProof/>
            <w:webHidden/>
          </w:rPr>
        </w:r>
        <w:r w:rsidR="00BA2539">
          <w:rPr>
            <w:noProof/>
            <w:webHidden/>
          </w:rPr>
          <w:fldChar w:fldCharType="separate"/>
        </w:r>
        <w:r w:rsidR="00BA2539">
          <w:rPr>
            <w:noProof/>
            <w:webHidden/>
          </w:rPr>
          <w:t>124</w:t>
        </w:r>
        <w:r w:rsidR="00BA2539">
          <w:rPr>
            <w:noProof/>
            <w:webHidden/>
          </w:rPr>
          <w:fldChar w:fldCharType="end"/>
        </w:r>
      </w:hyperlink>
    </w:p>
    <w:p w14:paraId="5F8565BB" w14:textId="4E79AA9D" w:rsidR="00BA2539" w:rsidRDefault="00000000">
      <w:pPr>
        <w:pStyle w:val="TOC4"/>
        <w:tabs>
          <w:tab w:val="right" w:leader="dot" w:pos="8630"/>
        </w:tabs>
        <w:rPr>
          <w:rFonts w:asciiTheme="minorHAnsi" w:eastAsiaTheme="minorEastAsia" w:hAnsiTheme="minorHAnsi"/>
          <w:noProof/>
          <w:sz w:val="22"/>
        </w:rPr>
      </w:pPr>
      <w:hyperlink w:anchor="_Toc151829388"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_Toc151829388 \h </w:instrText>
        </w:r>
        <w:r w:rsidR="00BA2539">
          <w:rPr>
            <w:noProof/>
            <w:webHidden/>
          </w:rPr>
        </w:r>
        <w:r w:rsidR="00BA2539">
          <w:rPr>
            <w:noProof/>
            <w:webHidden/>
          </w:rPr>
          <w:fldChar w:fldCharType="separate"/>
        </w:r>
        <w:r w:rsidR="00BA2539">
          <w:rPr>
            <w:noProof/>
            <w:webHidden/>
          </w:rPr>
          <w:t>125</w:t>
        </w:r>
        <w:r w:rsidR="00BA2539">
          <w:rPr>
            <w:noProof/>
            <w:webHidden/>
          </w:rPr>
          <w:fldChar w:fldCharType="end"/>
        </w:r>
      </w:hyperlink>
    </w:p>
    <w:p w14:paraId="1B9C8D54" w14:textId="614C5242" w:rsidR="00BA2539" w:rsidRDefault="00000000">
      <w:pPr>
        <w:pStyle w:val="TOC4"/>
        <w:tabs>
          <w:tab w:val="right" w:leader="dot" w:pos="8630"/>
        </w:tabs>
        <w:rPr>
          <w:rFonts w:asciiTheme="minorHAnsi" w:eastAsiaTheme="minorEastAsia" w:hAnsiTheme="minorHAnsi"/>
          <w:noProof/>
          <w:sz w:val="22"/>
        </w:rPr>
      </w:pPr>
      <w:hyperlink w:anchor="_Toc151829389" w:history="1">
        <w:r w:rsidR="00BA2539" w:rsidRPr="00DC01C9">
          <w:rPr>
            <w:rStyle w:val="Hyperlink"/>
            <w:noProof/>
          </w:rPr>
          <w:t>Move</w:t>
        </w:r>
        <w:r w:rsidR="00BA2539">
          <w:rPr>
            <w:noProof/>
            <w:webHidden/>
          </w:rPr>
          <w:tab/>
        </w:r>
        <w:r w:rsidR="00BA2539">
          <w:rPr>
            <w:noProof/>
            <w:webHidden/>
          </w:rPr>
          <w:fldChar w:fldCharType="begin"/>
        </w:r>
        <w:r w:rsidR="00BA2539">
          <w:rPr>
            <w:noProof/>
            <w:webHidden/>
          </w:rPr>
          <w:instrText xml:space="preserve"> PAGEREF _Toc151829389 \h </w:instrText>
        </w:r>
        <w:r w:rsidR="00BA2539">
          <w:rPr>
            <w:noProof/>
            <w:webHidden/>
          </w:rPr>
        </w:r>
        <w:r w:rsidR="00BA2539">
          <w:rPr>
            <w:noProof/>
            <w:webHidden/>
          </w:rPr>
          <w:fldChar w:fldCharType="separate"/>
        </w:r>
        <w:r w:rsidR="00BA2539">
          <w:rPr>
            <w:noProof/>
            <w:webHidden/>
          </w:rPr>
          <w:t>125</w:t>
        </w:r>
        <w:r w:rsidR="00BA2539">
          <w:rPr>
            <w:noProof/>
            <w:webHidden/>
          </w:rPr>
          <w:fldChar w:fldCharType="end"/>
        </w:r>
      </w:hyperlink>
    </w:p>
    <w:p w14:paraId="5FE6938D" w14:textId="28AF0185" w:rsidR="00BA2539" w:rsidRDefault="00000000">
      <w:pPr>
        <w:pStyle w:val="TOC3"/>
        <w:tabs>
          <w:tab w:val="right" w:leader="dot" w:pos="8630"/>
        </w:tabs>
        <w:rPr>
          <w:rFonts w:asciiTheme="minorHAnsi" w:eastAsiaTheme="minorEastAsia" w:hAnsiTheme="minorHAnsi"/>
          <w:noProof/>
          <w:sz w:val="22"/>
        </w:rPr>
      </w:pPr>
      <w:hyperlink w:anchor="_Toc151829390" w:history="1">
        <w:r w:rsidR="00BA2539" w:rsidRPr="00DC01C9">
          <w:rPr>
            <w:rStyle w:val="Hyperlink"/>
            <w:noProof/>
          </w:rPr>
          <w:t>Canvas Line Objects</w:t>
        </w:r>
        <w:r w:rsidR="00BA2539">
          <w:rPr>
            <w:noProof/>
            <w:webHidden/>
          </w:rPr>
          <w:tab/>
        </w:r>
        <w:r w:rsidR="00BA2539">
          <w:rPr>
            <w:noProof/>
            <w:webHidden/>
          </w:rPr>
          <w:fldChar w:fldCharType="begin"/>
        </w:r>
        <w:r w:rsidR="00BA2539">
          <w:rPr>
            <w:noProof/>
            <w:webHidden/>
          </w:rPr>
          <w:instrText xml:space="preserve"> PAGEREF _Toc151829390 \h </w:instrText>
        </w:r>
        <w:r w:rsidR="00BA2539">
          <w:rPr>
            <w:noProof/>
            <w:webHidden/>
          </w:rPr>
        </w:r>
        <w:r w:rsidR="00BA2539">
          <w:rPr>
            <w:noProof/>
            <w:webHidden/>
          </w:rPr>
          <w:fldChar w:fldCharType="separate"/>
        </w:r>
        <w:r w:rsidR="00BA2539">
          <w:rPr>
            <w:noProof/>
            <w:webHidden/>
          </w:rPr>
          <w:t>125</w:t>
        </w:r>
        <w:r w:rsidR="00BA2539">
          <w:rPr>
            <w:noProof/>
            <w:webHidden/>
          </w:rPr>
          <w:fldChar w:fldCharType="end"/>
        </w:r>
      </w:hyperlink>
    </w:p>
    <w:p w14:paraId="2BB75F5E" w14:textId="144E9AE4" w:rsidR="00BA2539" w:rsidRDefault="00000000">
      <w:pPr>
        <w:pStyle w:val="TOC4"/>
        <w:tabs>
          <w:tab w:val="right" w:leader="dot" w:pos="8630"/>
        </w:tabs>
        <w:rPr>
          <w:rFonts w:asciiTheme="minorHAnsi" w:eastAsiaTheme="minorEastAsia" w:hAnsiTheme="minorHAnsi"/>
          <w:noProof/>
          <w:sz w:val="22"/>
        </w:rPr>
      </w:pPr>
      <w:hyperlink w:anchor="_Toc151829391"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_Toc151829391 \h </w:instrText>
        </w:r>
        <w:r w:rsidR="00BA2539">
          <w:rPr>
            <w:noProof/>
            <w:webHidden/>
          </w:rPr>
        </w:r>
        <w:r w:rsidR="00BA2539">
          <w:rPr>
            <w:noProof/>
            <w:webHidden/>
          </w:rPr>
          <w:fldChar w:fldCharType="separate"/>
        </w:r>
        <w:r w:rsidR="00BA2539">
          <w:rPr>
            <w:noProof/>
            <w:webHidden/>
          </w:rPr>
          <w:t>126</w:t>
        </w:r>
        <w:r w:rsidR="00BA2539">
          <w:rPr>
            <w:noProof/>
            <w:webHidden/>
          </w:rPr>
          <w:fldChar w:fldCharType="end"/>
        </w:r>
      </w:hyperlink>
    </w:p>
    <w:p w14:paraId="34D25624" w14:textId="1A9B1B20" w:rsidR="00BA2539" w:rsidRDefault="00000000">
      <w:pPr>
        <w:pStyle w:val="TOC4"/>
        <w:tabs>
          <w:tab w:val="right" w:leader="dot" w:pos="8630"/>
        </w:tabs>
        <w:rPr>
          <w:rFonts w:asciiTheme="minorHAnsi" w:eastAsiaTheme="minorEastAsia" w:hAnsiTheme="minorHAnsi"/>
          <w:noProof/>
          <w:sz w:val="22"/>
        </w:rPr>
      </w:pPr>
      <w:hyperlink w:anchor="_Toc151829392"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_Toc151829392 \h </w:instrText>
        </w:r>
        <w:r w:rsidR="00BA2539">
          <w:rPr>
            <w:noProof/>
            <w:webHidden/>
          </w:rPr>
        </w:r>
        <w:r w:rsidR="00BA2539">
          <w:rPr>
            <w:noProof/>
            <w:webHidden/>
          </w:rPr>
          <w:fldChar w:fldCharType="separate"/>
        </w:r>
        <w:r w:rsidR="00BA2539">
          <w:rPr>
            <w:noProof/>
            <w:webHidden/>
          </w:rPr>
          <w:t>126</w:t>
        </w:r>
        <w:r w:rsidR="00BA2539">
          <w:rPr>
            <w:noProof/>
            <w:webHidden/>
          </w:rPr>
          <w:fldChar w:fldCharType="end"/>
        </w:r>
      </w:hyperlink>
    </w:p>
    <w:p w14:paraId="043F7760" w14:textId="01844342" w:rsidR="00BA2539" w:rsidRDefault="00000000">
      <w:pPr>
        <w:pStyle w:val="TOC4"/>
        <w:tabs>
          <w:tab w:val="right" w:leader="dot" w:pos="8630"/>
        </w:tabs>
        <w:rPr>
          <w:rFonts w:asciiTheme="minorHAnsi" w:eastAsiaTheme="minorEastAsia" w:hAnsiTheme="minorHAnsi"/>
          <w:noProof/>
          <w:sz w:val="22"/>
        </w:rPr>
      </w:pPr>
      <w:hyperlink w:anchor="_Toc151829393"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_Toc151829393 \h </w:instrText>
        </w:r>
        <w:r w:rsidR="00BA2539">
          <w:rPr>
            <w:noProof/>
            <w:webHidden/>
          </w:rPr>
        </w:r>
        <w:r w:rsidR="00BA2539">
          <w:rPr>
            <w:noProof/>
            <w:webHidden/>
          </w:rPr>
          <w:fldChar w:fldCharType="separate"/>
        </w:r>
        <w:r w:rsidR="00BA2539">
          <w:rPr>
            <w:noProof/>
            <w:webHidden/>
          </w:rPr>
          <w:t>127</w:t>
        </w:r>
        <w:r w:rsidR="00BA2539">
          <w:rPr>
            <w:noProof/>
            <w:webHidden/>
          </w:rPr>
          <w:fldChar w:fldCharType="end"/>
        </w:r>
      </w:hyperlink>
    </w:p>
    <w:p w14:paraId="11D35E9E" w14:textId="46B1FA20" w:rsidR="00BA2539" w:rsidRDefault="00000000">
      <w:pPr>
        <w:pStyle w:val="TOC3"/>
        <w:tabs>
          <w:tab w:val="right" w:leader="dot" w:pos="8630"/>
        </w:tabs>
        <w:rPr>
          <w:rFonts w:asciiTheme="minorHAnsi" w:eastAsiaTheme="minorEastAsia" w:hAnsiTheme="minorHAnsi"/>
          <w:noProof/>
          <w:sz w:val="22"/>
        </w:rPr>
      </w:pPr>
      <w:hyperlink w:anchor="_Toc151829394" w:history="1">
        <w:r w:rsidR="00BA2539" w:rsidRPr="00DC01C9">
          <w:rPr>
            <w:rStyle w:val="Hyperlink"/>
            <w:noProof/>
          </w:rPr>
          <w:t>Text Objects</w:t>
        </w:r>
        <w:r w:rsidR="00BA2539">
          <w:rPr>
            <w:noProof/>
            <w:webHidden/>
          </w:rPr>
          <w:tab/>
        </w:r>
        <w:r w:rsidR="00BA2539">
          <w:rPr>
            <w:noProof/>
            <w:webHidden/>
          </w:rPr>
          <w:fldChar w:fldCharType="begin"/>
        </w:r>
        <w:r w:rsidR="00BA2539">
          <w:rPr>
            <w:noProof/>
            <w:webHidden/>
          </w:rPr>
          <w:instrText xml:space="preserve"> PAGEREF _Toc151829394 \h </w:instrText>
        </w:r>
        <w:r w:rsidR="00BA2539">
          <w:rPr>
            <w:noProof/>
            <w:webHidden/>
          </w:rPr>
        </w:r>
        <w:r w:rsidR="00BA2539">
          <w:rPr>
            <w:noProof/>
            <w:webHidden/>
          </w:rPr>
          <w:fldChar w:fldCharType="separate"/>
        </w:r>
        <w:r w:rsidR="00BA2539">
          <w:rPr>
            <w:noProof/>
            <w:webHidden/>
          </w:rPr>
          <w:t>127</w:t>
        </w:r>
        <w:r w:rsidR="00BA2539">
          <w:rPr>
            <w:noProof/>
            <w:webHidden/>
          </w:rPr>
          <w:fldChar w:fldCharType="end"/>
        </w:r>
      </w:hyperlink>
    </w:p>
    <w:p w14:paraId="74E18479" w14:textId="6706C490" w:rsidR="00BA2539" w:rsidRDefault="00000000">
      <w:pPr>
        <w:pStyle w:val="TOC4"/>
        <w:tabs>
          <w:tab w:val="right" w:leader="dot" w:pos="8630"/>
        </w:tabs>
        <w:rPr>
          <w:rFonts w:asciiTheme="minorHAnsi" w:eastAsiaTheme="minorEastAsia" w:hAnsiTheme="minorHAnsi"/>
          <w:noProof/>
          <w:sz w:val="22"/>
        </w:rPr>
      </w:pPr>
      <w:hyperlink w:anchor="_Toc151829395"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_Toc151829395 \h </w:instrText>
        </w:r>
        <w:r w:rsidR="00BA2539">
          <w:rPr>
            <w:noProof/>
            <w:webHidden/>
          </w:rPr>
        </w:r>
        <w:r w:rsidR="00BA2539">
          <w:rPr>
            <w:noProof/>
            <w:webHidden/>
          </w:rPr>
          <w:fldChar w:fldCharType="separate"/>
        </w:r>
        <w:r w:rsidR="00BA2539">
          <w:rPr>
            <w:noProof/>
            <w:webHidden/>
          </w:rPr>
          <w:t>128</w:t>
        </w:r>
        <w:r w:rsidR="00BA2539">
          <w:rPr>
            <w:noProof/>
            <w:webHidden/>
          </w:rPr>
          <w:fldChar w:fldCharType="end"/>
        </w:r>
      </w:hyperlink>
    </w:p>
    <w:p w14:paraId="0AA41530" w14:textId="1C64FE98" w:rsidR="00BA2539" w:rsidRDefault="00000000">
      <w:pPr>
        <w:pStyle w:val="TOC4"/>
        <w:tabs>
          <w:tab w:val="right" w:leader="dot" w:pos="8630"/>
        </w:tabs>
        <w:rPr>
          <w:rFonts w:asciiTheme="minorHAnsi" w:eastAsiaTheme="minorEastAsia" w:hAnsiTheme="minorHAnsi"/>
          <w:noProof/>
          <w:sz w:val="22"/>
        </w:rPr>
      </w:pPr>
      <w:hyperlink w:anchor="_Toc151829396"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_Toc151829396 \h </w:instrText>
        </w:r>
        <w:r w:rsidR="00BA2539">
          <w:rPr>
            <w:noProof/>
            <w:webHidden/>
          </w:rPr>
        </w:r>
        <w:r w:rsidR="00BA2539">
          <w:rPr>
            <w:noProof/>
            <w:webHidden/>
          </w:rPr>
          <w:fldChar w:fldCharType="separate"/>
        </w:r>
        <w:r w:rsidR="00BA2539">
          <w:rPr>
            <w:noProof/>
            <w:webHidden/>
          </w:rPr>
          <w:t>128</w:t>
        </w:r>
        <w:r w:rsidR="00BA2539">
          <w:rPr>
            <w:noProof/>
            <w:webHidden/>
          </w:rPr>
          <w:fldChar w:fldCharType="end"/>
        </w:r>
      </w:hyperlink>
    </w:p>
    <w:p w14:paraId="53CD9666" w14:textId="331DD40F" w:rsidR="00BA2539" w:rsidRDefault="00000000">
      <w:pPr>
        <w:pStyle w:val="TOC4"/>
        <w:tabs>
          <w:tab w:val="right" w:leader="dot" w:pos="8630"/>
        </w:tabs>
        <w:rPr>
          <w:rFonts w:asciiTheme="minorHAnsi" w:eastAsiaTheme="minorEastAsia" w:hAnsiTheme="minorHAnsi"/>
          <w:noProof/>
          <w:sz w:val="22"/>
        </w:rPr>
      </w:pPr>
      <w:hyperlink w:anchor="_Toc151829397"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_Toc151829397 \h </w:instrText>
        </w:r>
        <w:r w:rsidR="00BA2539">
          <w:rPr>
            <w:noProof/>
            <w:webHidden/>
          </w:rPr>
        </w:r>
        <w:r w:rsidR="00BA2539">
          <w:rPr>
            <w:noProof/>
            <w:webHidden/>
          </w:rPr>
          <w:fldChar w:fldCharType="separate"/>
        </w:r>
        <w:r w:rsidR="00BA2539">
          <w:rPr>
            <w:noProof/>
            <w:webHidden/>
          </w:rPr>
          <w:t>129</w:t>
        </w:r>
        <w:r w:rsidR="00BA2539">
          <w:rPr>
            <w:noProof/>
            <w:webHidden/>
          </w:rPr>
          <w:fldChar w:fldCharType="end"/>
        </w:r>
      </w:hyperlink>
    </w:p>
    <w:p w14:paraId="110F973B" w14:textId="72782008" w:rsidR="00BA2539" w:rsidRDefault="00000000">
      <w:pPr>
        <w:pStyle w:val="TOC1"/>
        <w:tabs>
          <w:tab w:val="right" w:leader="dot" w:pos="8630"/>
        </w:tabs>
        <w:rPr>
          <w:rFonts w:asciiTheme="minorHAnsi" w:eastAsiaTheme="minorEastAsia" w:hAnsiTheme="minorHAnsi"/>
          <w:noProof/>
          <w:sz w:val="22"/>
        </w:rPr>
      </w:pPr>
      <w:hyperlink w:anchor="_Toc151829398" w:history="1">
        <w:r w:rsidR="00BA2539" w:rsidRPr="00DC01C9">
          <w:rPr>
            <w:rStyle w:val="Hyperlink"/>
            <w:noProof/>
          </w:rPr>
          <w:t>Appendix H: Conflict Resolver</w:t>
        </w:r>
        <w:r w:rsidR="00BA2539">
          <w:rPr>
            <w:noProof/>
            <w:webHidden/>
          </w:rPr>
          <w:tab/>
        </w:r>
        <w:r w:rsidR="00BA2539">
          <w:rPr>
            <w:noProof/>
            <w:webHidden/>
          </w:rPr>
          <w:fldChar w:fldCharType="begin"/>
        </w:r>
        <w:r w:rsidR="00BA2539">
          <w:rPr>
            <w:noProof/>
            <w:webHidden/>
          </w:rPr>
          <w:instrText xml:space="preserve"> PAGEREF _Toc151829398 \h </w:instrText>
        </w:r>
        <w:r w:rsidR="00BA2539">
          <w:rPr>
            <w:noProof/>
            <w:webHidden/>
          </w:rPr>
        </w:r>
        <w:r w:rsidR="00BA2539">
          <w:rPr>
            <w:noProof/>
            <w:webHidden/>
          </w:rPr>
          <w:fldChar w:fldCharType="separate"/>
        </w:r>
        <w:r w:rsidR="00BA2539">
          <w:rPr>
            <w:noProof/>
            <w:webHidden/>
          </w:rPr>
          <w:t>130</w:t>
        </w:r>
        <w:r w:rsidR="00BA2539">
          <w:rPr>
            <w:noProof/>
            <w:webHidden/>
          </w:rPr>
          <w:fldChar w:fldCharType="end"/>
        </w:r>
      </w:hyperlink>
    </w:p>
    <w:p w14:paraId="1E29738C" w14:textId="56C6464A" w:rsidR="00BA2539" w:rsidRDefault="00000000">
      <w:pPr>
        <w:pStyle w:val="TOC1"/>
        <w:tabs>
          <w:tab w:val="right" w:leader="dot" w:pos="8630"/>
        </w:tabs>
        <w:rPr>
          <w:rFonts w:asciiTheme="minorHAnsi" w:eastAsiaTheme="minorEastAsia" w:hAnsiTheme="minorHAnsi"/>
          <w:noProof/>
          <w:sz w:val="22"/>
        </w:rPr>
      </w:pPr>
      <w:hyperlink w:anchor="_Toc151829399" w:history="1">
        <w:r w:rsidR="00BA2539" w:rsidRPr="00DC01C9">
          <w:rPr>
            <w:rStyle w:val="Hyperlink"/>
            <w:noProof/>
          </w:rPr>
          <w:t>References</w:t>
        </w:r>
        <w:r w:rsidR="00BA2539">
          <w:rPr>
            <w:noProof/>
            <w:webHidden/>
          </w:rPr>
          <w:tab/>
        </w:r>
        <w:r w:rsidR="00BA2539">
          <w:rPr>
            <w:noProof/>
            <w:webHidden/>
          </w:rPr>
          <w:fldChar w:fldCharType="begin"/>
        </w:r>
        <w:r w:rsidR="00BA2539">
          <w:rPr>
            <w:noProof/>
            <w:webHidden/>
          </w:rPr>
          <w:instrText xml:space="preserve"> PAGEREF _Toc151829399 \h </w:instrText>
        </w:r>
        <w:r w:rsidR="00BA2539">
          <w:rPr>
            <w:noProof/>
            <w:webHidden/>
          </w:rPr>
        </w:r>
        <w:r w:rsidR="00BA2539">
          <w:rPr>
            <w:noProof/>
            <w:webHidden/>
          </w:rPr>
          <w:fldChar w:fldCharType="separate"/>
        </w:r>
        <w:r w:rsidR="00BA2539">
          <w:rPr>
            <w:noProof/>
            <w:webHidden/>
          </w:rPr>
          <w:t>132</w:t>
        </w:r>
        <w:r w:rsidR="00BA2539">
          <w:rPr>
            <w:noProof/>
            <w:webHidden/>
          </w:rPr>
          <w:fldChar w:fldCharType="end"/>
        </w:r>
      </w:hyperlink>
    </w:p>
    <w:p w14:paraId="5DF1BEBA" w14:textId="374295C8" w:rsidR="000A0579" w:rsidRPr="000A0579" w:rsidRDefault="00EC3A1C">
      <w:pPr>
        <w:rPr>
          <w:rFonts w:eastAsiaTheme="majorEastAsia" w:cstheme="majorBidi"/>
          <w:b/>
          <w:kern w:val="0"/>
          <w:szCs w:val="24"/>
          <w14:ligatures w14:val="none"/>
        </w:rPr>
        <w:sectPr w:rsidR="000A0579" w:rsidRPr="000A0579" w:rsidSect="00E774F0">
          <w:pgSz w:w="12240" w:h="15840"/>
          <w:pgMar w:top="2160" w:right="1440" w:bottom="1440" w:left="2160" w:header="1440" w:footer="1440" w:gutter="0"/>
          <w:pgNumType w:fmt="lowerRoman"/>
          <w:cols w:space="720"/>
          <w:docGrid w:linePitch="360"/>
        </w:sectPr>
      </w:pPr>
      <w:r>
        <w:rPr>
          <w:rFonts w:eastAsiaTheme="majorEastAsia" w:cstheme="majorBidi"/>
          <w:b/>
          <w:caps/>
          <w:kern w:val="0"/>
          <w:szCs w:val="24"/>
          <w14:ligatures w14:val="none"/>
        </w:rPr>
        <w:fldChar w:fldCharType="end"/>
      </w:r>
    </w:p>
    <w:p w14:paraId="6D9B0C3D" w14:textId="13849E98" w:rsidR="0083239C" w:rsidRPr="002227F8" w:rsidRDefault="0083239C" w:rsidP="007D3996">
      <w:pPr>
        <w:pStyle w:val="Heading1"/>
        <w:spacing w:line="480" w:lineRule="auto"/>
      </w:pPr>
      <w:bookmarkStart w:id="14" w:name="_Toc151829311"/>
      <w:r w:rsidRPr="002227F8">
        <w:lastRenderedPageBreak/>
        <w:t>List of Tables</w:t>
      </w:r>
      <w:bookmarkEnd w:id="14"/>
    </w:p>
    <w:p w14:paraId="78378E17" w14:textId="4F7960E8" w:rsidR="003667A2" w:rsidRDefault="0083239C">
      <w:pPr>
        <w:pStyle w:val="TableofFigures"/>
        <w:tabs>
          <w:tab w:val="right" w:leader="dot" w:pos="8630"/>
        </w:tabs>
        <w:rPr>
          <w:rFonts w:asciiTheme="minorHAnsi" w:eastAsiaTheme="minorEastAsia" w:hAnsiTheme="minorHAnsi"/>
          <w:noProof/>
          <w:sz w:val="22"/>
        </w:rPr>
      </w:pPr>
      <w:r>
        <w:fldChar w:fldCharType="begin"/>
      </w:r>
      <w:r>
        <w:instrText xml:space="preserve"> TOC \h \z \c "Table" </w:instrText>
      </w:r>
      <w:r>
        <w:fldChar w:fldCharType="separate"/>
      </w:r>
      <w:hyperlink w:anchor="_Toc151828251" w:history="1">
        <w:r w:rsidR="003667A2" w:rsidRPr="005D2297">
          <w:rPr>
            <w:rStyle w:val="Hyperlink"/>
            <w:b/>
            <w:bCs/>
            <w:noProof/>
          </w:rPr>
          <w:t>Table 1.</w:t>
        </w:r>
        <w:r w:rsidR="003667A2" w:rsidRPr="005D2297">
          <w:rPr>
            <w:rStyle w:val="Hyperlink"/>
            <w:noProof/>
          </w:rPr>
          <w:t xml:space="preserve"> FleetBench simulation definition options.</w:t>
        </w:r>
        <w:r w:rsidR="003667A2">
          <w:rPr>
            <w:noProof/>
            <w:webHidden/>
          </w:rPr>
          <w:tab/>
        </w:r>
        <w:r w:rsidR="003667A2">
          <w:rPr>
            <w:noProof/>
            <w:webHidden/>
          </w:rPr>
          <w:fldChar w:fldCharType="begin"/>
        </w:r>
        <w:r w:rsidR="003667A2">
          <w:rPr>
            <w:noProof/>
            <w:webHidden/>
          </w:rPr>
          <w:instrText xml:space="preserve"> PAGEREF _Toc151828251 \h </w:instrText>
        </w:r>
        <w:r w:rsidR="003667A2">
          <w:rPr>
            <w:noProof/>
            <w:webHidden/>
          </w:rPr>
        </w:r>
        <w:r w:rsidR="003667A2">
          <w:rPr>
            <w:noProof/>
            <w:webHidden/>
          </w:rPr>
          <w:fldChar w:fldCharType="separate"/>
        </w:r>
        <w:r w:rsidR="003667A2">
          <w:rPr>
            <w:noProof/>
            <w:webHidden/>
          </w:rPr>
          <w:t>52</w:t>
        </w:r>
        <w:r w:rsidR="003667A2">
          <w:rPr>
            <w:noProof/>
            <w:webHidden/>
          </w:rPr>
          <w:fldChar w:fldCharType="end"/>
        </w:r>
      </w:hyperlink>
    </w:p>
    <w:p w14:paraId="065312C0" w14:textId="64818FCE" w:rsidR="003667A2" w:rsidRDefault="00000000">
      <w:pPr>
        <w:pStyle w:val="TableofFigures"/>
        <w:tabs>
          <w:tab w:val="right" w:leader="dot" w:pos="8630"/>
        </w:tabs>
        <w:rPr>
          <w:rFonts w:asciiTheme="minorHAnsi" w:eastAsiaTheme="minorEastAsia" w:hAnsiTheme="minorHAnsi"/>
          <w:noProof/>
          <w:sz w:val="22"/>
        </w:rPr>
      </w:pPr>
      <w:hyperlink w:anchor="_Toc151828252" w:history="1">
        <w:r w:rsidR="003667A2" w:rsidRPr="005D2297">
          <w:rPr>
            <w:rStyle w:val="Hyperlink"/>
            <w:b/>
            <w:bCs/>
            <w:noProof/>
          </w:rPr>
          <w:t>Table 2.</w:t>
        </w:r>
        <w:r w:rsidR="003667A2" w:rsidRPr="005D2297">
          <w:rPr>
            <w:rStyle w:val="Hyperlink"/>
            <w:noProof/>
          </w:rPr>
          <w:t xml:space="preserve"> System configuration for case 1 experiments.</w:t>
        </w:r>
        <w:r w:rsidR="003667A2">
          <w:rPr>
            <w:noProof/>
            <w:webHidden/>
          </w:rPr>
          <w:tab/>
        </w:r>
        <w:r w:rsidR="003667A2">
          <w:rPr>
            <w:noProof/>
            <w:webHidden/>
          </w:rPr>
          <w:fldChar w:fldCharType="begin"/>
        </w:r>
        <w:r w:rsidR="003667A2">
          <w:rPr>
            <w:noProof/>
            <w:webHidden/>
          </w:rPr>
          <w:instrText xml:space="preserve"> PAGEREF _Toc151828252 \h </w:instrText>
        </w:r>
        <w:r w:rsidR="003667A2">
          <w:rPr>
            <w:noProof/>
            <w:webHidden/>
          </w:rPr>
        </w:r>
        <w:r w:rsidR="003667A2">
          <w:rPr>
            <w:noProof/>
            <w:webHidden/>
          </w:rPr>
          <w:fldChar w:fldCharType="separate"/>
        </w:r>
        <w:r w:rsidR="003667A2">
          <w:rPr>
            <w:noProof/>
            <w:webHidden/>
          </w:rPr>
          <w:t>68</w:t>
        </w:r>
        <w:r w:rsidR="003667A2">
          <w:rPr>
            <w:noProof/>
            <w:webHidden/>
          </w:rPr>
          <w:fldChar w:fldCharType="end"/>
        </w:r>
      </w:hyperlink>
    </w:p>
    <w:p w14:paraId="3C03161C" w14:textId="52463BA5" w:rsidR="003667A2" w:rsidRDefault="00000000">
      <w:pPr>
        <w:pStyle w:val="TableofFigures"/>
        <w:tabs>
          <w:tab w:val="right" w:leader="dot" w:pos="8630"/>
        </w:tabs>
        <w:rPr>
          <w:rFonts w:asciiTheme="minorHAnsi" w:eastAsiaTheme="minorEastAsia" w:hAnsiTheme="minorHAnsi"/>
          <w:noProof/>
          <w:sz w:val="22"/>
        </w:rPr>
      </w:pPr>
      <w:hyperlink w:anchor="_Toc151828253" w:history="1">
        <w:r w:rsidR="003667A2" w:rsidRPr="005D2297">
          <w:rPr>
            <w:rStyle w:val="Hyperlink"/>
            <w:b/>
            <w:bCs/>
            <w:noProof/>
          </w:rPr>
          <w:t>Table 3.</w:t>
        </w:r>
        <w:r w:rsidR="003667A2" w:rsidRPr="005D2297">
          <w:rPr>
            <w:rStyle w:val="Hyperlink"/>
            <w:noProof/>
          </w:rPr>
          <w:t xml:space="preserve"> System configuration for case 2 experiments.</w:t>
        </w:r>
        <w:r w:rsidR="003667A2">
          <w:rPr>
            <w:noProof/>
            <w:webHidden/>
          </w:rPr>
          <w:tab/>
        </w:r>
        <w:r w:rsidR="003667A2">
          <w:rPr>
            <w:noProof/>
            <w:webHidden/>
          </w:rPr>
          <w:fldChar w:fldCharType="begin"/>
        </w:r>
        <w:r w:rsidR="003667A2">
          <w:rPr>
            <w:noProof/>
            <w:webHidden/>
          </w:rPr>
          <w:instrText xml:space="preserve"> PAGEREF _Toc151828253 \h </w:instrText>
        </w:r>
        <w:r w:rsidR="003667A2">
          <w:rPr>
            <w:noProof/>
            <w:webHidden/>
          </w:rPr>
        </w:r>
        <w:r w:rsidR="003667A2">
          <w:rPr>
            <w:noProof/>
            <w:webHidden/>
          </w:rPr>
          <w:fldChar w:fldCharType="separate"/>
        </w:r>
        <w:r w:rsidR="003667A2">
          <w:rPr>
            <w:noProof/>
            <w:webHidden/>
          </w:rPr>
          <w:t>70</w:t>
        </w:r>
        <w:r w:rsidR="003667A2">
          <w:rPr>
            <w:noProof/>
            <w:webHidden/>
          </w:rPr>
          <w:fldChar w:fldCharType="end"/>
        </w:r>
      </w:hyperlink>
    </w:p>
    <w:p w14:paraId="5D73F927" w14:textId="056DFDA0" w:rsidR="003667A2" w:rsidRDefault="00000000">
      <w:pPr>
        <w:pStyle w:val="TableofFigures"/>
        <w:tabs>
          <w:tab w:val="right" w:leader="dot" w:pos="8630"/>
        </w:tabs>
        <w:rPr>
          <w:rFonts w:asciiTheme="minorHAnsi" w:eastAsiaTheme="minorEastAsia" w:hAnsiTheme="minorHAnsi"/>
          <w:noProof/>
          <w:sz w:val="22"/>
        </w:rPr>
      </w:pPr>
      <w:hyperlink w:anchor="_Toc151828254" w:history="1">
        <w:r w:rsidR="003667A2" w:rsidRPr="005D2297">
          <w:rPr>
            <w:rStyle w:val="Hyperlink"/>
            <w:b/>
            <w:bCs/>
            <w:noProof/>
          </w:rPr>
          <w:t>Table 4.</w:t>
        </w:r>
        <w:r w:rsidR="003667A2" w:rsidRPr="005D2297">
          <w:rPr>
            <w:rStyle w:val="Hyperlink"/>
            <w:noProof/>
          </w:rPr>
          <w:t xml:space="preserve"> System configuration for case 3 experiments.</w:t>
        </w:r>
        <w:r w:rsidR="003667A2">
          <w:rPr>
            <w:noProof/>
            <w:webHidden/>
          </w:rPr>
          <w:tab/>
        </w:r>
        <w:r w:rsidR="003667A2">
          <w:rPr>
            <w:noProof/>
            <w:webHidden/>
          </w:rPr>
          <w:fldChar w:fldCharType="begin"/>
        </w:r>
        <w:r w:rsidR="003667A2">
          <w:rPr>
            <w:noProof/>
            <w:webHidden/>
          </w:rPr>
          <w:instrText xml:space="preserve"> PAGEREF _Toc151828254 \h </w:instrText>
        </w:r>
        <w:r w:rsidR="003667A2">
          <w:rPr>
            <w:noProof/>
            <w:webHidden/>
          </w:rPr>
        </w:r>
        <w:r w:rsidR="003667A2">
          <w:rPr>
            <w:noProof/>
            <w:webHidden/>
          </w:rPr>
          <w:fldChar w:fldCharType="separate"/>
        </w:r>
        <w:r w:rsidR="003667A2">
          <w:rPr>
            <w:noProof/>
            <w:webHidden/>
          </w:rPr>
          <w:t>71</w:t>
        </w:r>
        <w:r w:rsidR="003667A2">
          <w:rPr>
            <w:noProof/>
            <w:webHidden/>
          </w:rPr>
          <w:fldChar w:fldCharType="end"/>
        </w:r>
      </w:hyperlink>
    </w:p>
    <w:p w14:paraId="452A23DC" w14:textId="6CBB8837" w:rsidR="003667A2" w:rsidRDefault="00000000">
      <w:pPr>
        <w:pStyle w:val="TableofFigures"/>
        <w:tabs>
          <w:tab w:val="right" w:leader="dot" w:pos="8630"/>
        </w:tabs>
        <w:rPr>
          <w:rFonts w:asciiTheme="minorHAnsi" w:eastAsiaTheme="minorEastAsia" w:hAnsiTheme="minorHAnsi"/>
          <w:noProof/>
          <w:sz w:val="22"/>
        </w:rPr>
      </w:pPr>
      <w:hyperlink w:anchor="_Toc151828255" w:history="1">
        <w:r w:rsidR="003667A2" w:rsidRPr="005D2297">
          <w:rPr>
            <w:rStyle w:val="Hyperlink"/>
            <w:b/>
            <w:bCs/>
            <w:noProof/>
          </w:rPr>
          <w:t>Table 5.</w:t>
        </w:r>
        <w:r w:rsidR="003667A2" w:rsidRPr="005D2297">
          <w:rPr>
            <w:rStyle w:val="Hyperlink"/>
            <w:noProof/>
          </w:rPr>
          <w:t xml:space="preserve"> Results of experimentation on case 1.</w:t>
        </w:r>
        <w:r w:rsidR="003667A2">
          <w:rPr>
            <w:noProof/>
            <w:webHidden/>
          </w:rPr>
          <w:tab/>
        </w:r>
        <w:r w:rsidR="003667A2">
          <w:rPr>
            <w:noProof/>
            <w:webHidden/>
          </w:rPr>
          <w:fldChar w:fldCharType="begin"/>
        </w:r>
        <w:r w:rsidR="003667A2">
          <w:rPr>
            <w:noProof/>
            <w:webHidden/>
          </w:rPr>
          <w:instrText xml:space="preserve"> PAGEREF _Toc151828255 \h </w:instrText>
        </w:r>
        <w:r w:rsidR="003667A2">
          <w:rPr>
            <w:noProof/>
            <w:webHidden/>
          </w:rPr>
        </w:r>
        <w:r w:rsidR="003667A2">
          <w:rPr>
            <w:noProof/>
            <w:webHidden/>
          </w:rPr>
          <w:fldChar w:fldCharType="separate"/>
        </w:r>
        <w:r w:rsidR="003667A2">
          <w:rPr>
            <w:noProof/>
            <w:webHidden/>
          </w:rPr>
          <w:t>77</w:t>
        </w:r>
        <w:r w:rsidR="003667A2">
          <w:rPr>
            <w:noProof/>
            <w:webHidden/>
          </w:rPr>
          <w:fldChar w:fldCharType="end"/>
        </w:r>
      </w:hyperlink>
    </w:p>
    <w:p w14:paraId="7CAE8ED4" w14:textId="7C4B21C5" w:rsidR="003667A2" w:rsidRDefault="00000000">
      <w:pPr>
        <w:pStyle w:val="TableofFigures"/>
        <w:tabs>
          <w:tab w:val="right" w:leader="dot" w:pos="8630"/>
        </w:tabs>
        <w:rPr>
          <w:rFonts w:asciiTheme="minorHAnsi" w:eastAsiaTheme="minorEastAsia" w:hAnsiTheme="minorHAnsi"/>
          <w:noProof/>
          <w:sz w:val="22"/>
        </w:rPr>
      </w:pPr>
      <w:hyperlink w:anchor="_Toc151828256" w:history="1">
        <w:r w:rsidR="003667A2" w:rsidRPr="005D2297">
          <w:rPr>
            <w:rStyle w:val="Hyperlink"/>
            <w:b/>
            <w:bCs/>
            <w:noProof/>
          </w:rPr>
          <w:t>Table 6.</w:t>
        </w:r>
        <w:r w:rsidR="003667A2" w:rsidRPr="005D2297">
          <w:rPr>
            <w:rStyle w:val="Hyperlink"/>
            <w:noProof/>
          </w:rPr>
          <w:t xml:space="preserve"> Results of experimentation on case 2.</w:t>
        </w:r>
        <w:r w:rsidR="003667A2">
          <w:rPr>
            <w:noProof/>
            <w:webHidden/>
          </w:rPr>
          <w:tab/>
        </w:r>
        <w:r w:rsidR="003667A2">
          <w:rPr>
            <w:noProof/>
            <w:webHidden/>
          </w:rPr>
          <w:fldChar w:fldCharType="begin"/>
        </w:r>
        <w:r w:rsidR="003667A2">
          <w:rPr>
            <w:noProof/>
            <w:webHidden/>
          </w:rPr>
          <w:instrText xml:space="preserve"> PAGEREF _Toc151828256 \h </w:instrText>
        </w:r>
        <w:r w:rsidR="003667A2">
          <w:rPr>
            <w:noProof/>
            <w:webHidden/>
          </w:rPr>
        </w:r>
        <w:r w:rsidR="003667A2">
          <w:rPr>
            <w:noProof/>
            <w:webHidden/>
          </w:rPr>
          <w:fldChar w:fldCharType="separate"/>
        </w:r>
        <w:r w:rsidR="003667A2">
          <w:rPr>
            <w:noProof/>
            <w:webHidden/>
          </w:rPr>
          <w:t>79</w:t>
        </w:r>
        <w:r w:rsidR="003667A2">
          <w:rPr>
            <w:noProof/>
            <w:webHidden/>
          </w:rPr>
          <w:fldChar w:fldCharType="end"/>
        </w:r>
      </w:hyperlink>
    </w:p>
    <w:p w14:paraId="4FAA4809" w14:textId="19F40067" w:rsidR="003667A2" w:rsidRDefault="00000000">
      <w:pPr>
        <w:pStyle w:val="TableofFigures"/>
        <w:tabs>
          <w:tab w:val="right" w:leader="dot" w:pos="8630"/>
        </w:tabs>
        <w:rPr>
          <w:rFonts w:asciiTheme="minorHAnsi" w:eastAsiaTheme="minorEastAsia" w:hAnsiTheme="minorHAnsi"/>
          <w:noProof/>
          <w:sz w:val="22"/>
        </w:rPr>
      </w:pPr>
      <w:hyperlink w:anchor="_Toc151828257" w:history="1">
        <w:r w:rsidR="003667A2" w:rsidRPr="005D2297">
          <w:rPr>
            <w:rStyle w:val="Hyperlink"/>
            <w:b/>
            <w:bCs/>
            <w:noProof/>
          </w:rPr>
          <w:t>Table 7.</w:t>
        </w:r>
        <w:r w:rsidR="003667A2" w:rsidRPr="005D2297">
          <w:rPr>
            <w:rStyle w:val="Hyperlink"/>
            <w:noProof/>
          </w:rPr>
          <w:t xml:space="preserve"> Results of experimentation on case 3.</w:t>
        </w:r>
        <w:r w:rsidR="003667A2">
          <w:rPr>
            <w:noProof/>
            <w:webHidden/>
          </w:rPr>
          <w:tab/>
        </w:r>
        <w:r w:rsidR="003667A2">
          <w:rPr>
            <w:noProof/>
            <w:webHidden/>
          </w:rPr>
          <w:fldChar w:fldCharType="begin"/>
        </w:r>
        <w:r w:rsidR="003667A2">
          <w:rPr>
            <w:noProof/>
            <w:webHidden/>
          </w:rPr>
          <w:instrText xml:space="preserve"> PAGEREF _Toc151828257 \h </w:instrText>
        </w:r>
        <w:r w:rsidR="003667A2">
          <w:rPr>
            <w:noProof/>
            <w:webHidden/>
          </w:rPr>
        </w:r>
        <w:r w:rsidR="003667A2">
          <w:rPr>
            <w:noProof/>
            <w:webHidden/>
          </w:rPr>
          <w:fldChar w:fldCharType="separate"/>
        </w:r>
        <w:r w:rsidR="003667A2">
          <w:rPr>
            <w:noProof/>
            <w:webHidden/>
          </w:rPr>
          <w:t>81</w:t>
        </w:r>
        <w:r w:rsidR="003667A2">
          <w:rPr>
            <w:noProof/>
            <w:webHidden/>
          </w:rPr>
          <w:fldChar w:fldCharType="end"/>
        </w:r>
      </w:hyperlink>
    </w:p>
    <w:p w14:paraId="529A6632" w14:textId="236AF100" w:rsidR="003667A2" w:rsidRDefault="00000000">
      <w:pPr>
        <w:pStyle w:val="TableofFigures"/>
        <w:tabs>
          <w:tab w:val="right" w:leader="dot" w:pos="8630"/>
        </w:tabs>
        <w:rPr>
          <w:rFonts w:asciiTheme="minorHAnsi" w:eastAsiaTheme="minorEastAsia" w:hAnsiTheme="minorHAnsi"/>
          <w:noProof/>
          <w:sz w:val="22"/>
        </w:rPr>
      </w:pPr>
      <w:hyperlink w:anchor="_Toc151828258" w:history="1">
        <w:r w:rsidR="003667A2" w:rsidRPr="005D2297">
          <w:rPr>
            <w:rStyle w:val="Hyperlink"/>
            <w:b/>
            <w:bCs/>
            <w:noProof/>
          </w:rPr>
          <w:t>Table 8:</w:t>
        </w:r>
        <w:r w:rsidR="003667A2" w:rsidRPr="005D2297">
          <w:rPr>
            <w:rStyle w:val="Hyperlink"/>
            <w:noProof/>
          </w:rPr>
          <w:t xml:space="preserve"> Locations of algorithm scripts in FleetBench.</w:t>
        </w:r>
        <w:r w:rsidR="003667A2">
          <w:rPr>
            <w:noProof/>
            <w:webHidden/>
          </w:rPr>
          <w:tab/>
        </w:r>
        <w:r w:rsidR="003667A2">
          <w:rPr>
            <w:noProof/>
            <w:webHidden/>
          </w:rPr>
          <w:fldChar w:fldCharType="begin"/>
        </w:r>
        <w:r w:rsidR="003667A2">
          <w:rPr>
            <w:noProof/>
            <w:webHidden/>
          </w:rPr>
          <w:instrText xml:space="preserve"> PAGEREF _Toc151828258 \h </w:instrText>
        </w:r>
        <w:r w:rsidR="003667A2">
          <w:rPr>
            <w:noProof/>
            <w:webHidden/>
          </w:rPr>
        </w:r>
        <w:r w:rsidR="003667A2">
          <w:rPr>
            <w:noProof/>
            <w:webHidden/>
          </w:rPr>
          <w:fldChar w:fldCharType="separate"/>
        </w:r>
        <w:r w:rsidR="003667A2">
          <w:rPr>
            <w:noProof/>
            <w:webHidden/>
          </w:rPr>
          <w:t>88</w:t>
        </w:r>
        <w:r w:rsidR="003667A2">
          <w:rPr>
            <w:noProof/>
            <w:webHidden/>
          </w:rPr>
          <w:fldChar w:fldCharType="end"/>
        </w:r>
      </w:hyperlink>
    </w:p>
    <w:p w14:paraId="084F7FB5" w14:textId="46FA342E" w:rsidR="003667A2" w:rsidRDefault="00000000">
      <w:pPr>
        <w:pStyle w:val="TableofFigures"/>
        <w:tabs>
          <w:tab w:val="right" w:leader="dot" w:pos="8630"/>
        </w:tabs>
        <w:rPr>
          <w:rFonts w:asciiTheme="minorHAnsi" w:eastAsiaTheme="minorEastAsia" w:hAnsiTheme="minorHAnsi"/>
          <w:noProof/>
          <w:sz w:val="22"/>
        </w:rPr>
      </w:pPr>
      <w:hyperlink w:anchor="_Toc151828259" w:history="1">
        <w:r w:rsidR="003667A2" w:rsidRPr="005D2297">
          <w:rPr>
            <w:rStyle w:val="Hyperlink"/>
            <w:b/>
            <w:bCs/>
            <w:noProof/>
          </w:rPr>
          <w:t>Table 9:</w:t>
        </w:r>
        <w:r w:rsidR="003667A2" w:rsidRPr="005D2297">
          <w:rPr>
            <w:rStyle w:val="Hyperlink"/>
            <w:noProof/>
          </w:rPr>
          <w:t xml:space="preserve"> Pathfinder script required functions.</w:t>
        </w:r>
        <w:r w:rsidR="003667A2">
          <w:rPr>
            <w:noProof/>
            <w:webHidden/>
          </w:rPr>
          <w:tab/>
        </w:r>
        <w:r w:rsidR="003667A2">
          <w:rPr>
            <w:noProof/>
            <w:webHidden/>
          </w:rPr>
          <w:fldChar w:fldCharType="begin"/>
        </w:r>
        <w:r w:rsidR="003667A2">
          <w:rPr>
            <w:noProof/>
            <w:webHidden/>
          </w:rPr>
          <w:instrText xml:space="preserve"> PAGEREF _Toc151828259 \h </w:instrText>
        </w:r>
        <w:r w:rsidR="003667A2">
          <w:rPr>
            <w:noProof/>
            <w:webHidden/>
          </w:rPr>
        </w:r>
        <w:r w:rsidR="003667A2">
          <w:rPr>
            <w:noProof/>
            <w:webHidden/>
          </w:rPr>
          <w:fldChar w:fldCharType="separate"/>
        </w:r>
        <w:r w:rsidR="003667A2">
          <w:rPr>
            <w:noProof/>
            <w:webHidden/>
          </w:rPr>
          <w:t>101</w:t>
        </w:r>
        <w:r w:rsidR="003667A2">
          <w:rPr>
            <w:noProof/>
            <w:webHidden/>
          </w:rPr>
          <w:fldChar w:fldCharType="end"/>
        </w:r>
      </w:hyperlink>
    </w:p>
    <w:p w14:paraId="6CE2F9AD" w14:textId="5979F51D" w:rsidR="003667A2" w:rsidRDefault="00000000">
      <w:pPr>
        <w:pStyle w:val="TableofFigures"/>
        <w:tabs>
          <w:tab w:val="right" w:leader="dot" w:pos="8630"/>
        </w:tabs>
        <w:rPr>
          <w:rFonts w:asciiTheme="minorHAnsi" w:eastAsiaTheme="minorEastAsia" w:hAnsiTheme="minorHAnsi"/>
          <w:noProof/>
          <w:sz w:val="22"/>
        </w:rPr>
      </w:pPr>
      <w:hyperlink w:anchor="_Toc151828260" w:history="1">
        <w:r w:rsidR="003667A2" w:rsidRPr="005D2297">
          <w:rPr>
            <w:rStyle w:val="Hyperlink"/>
            <w:b/>
            <w:bCs/>
            <w:noProof/>
          </w:rPr>
          <w:t>Table 10:</w:t>
        </w:r>
        <w:r w:rsidR="003667A2" w:rsidRPr="005D2297">
          <w:rPr>
            <w:rStyle w:val="Hyperlink"/>
            <w:noProof/>
          </w:rPr>
          <w:t xml:space="preserve"> Tasker script required functions.</w:t>
        </w:r>
        <w:r w:rsidR="003667A2">
          <w:rPr>
            <w:noProof/>
            <w:webHidden/>
          </w:rPr>
          <w:tab/>
        </w:r>
        <w:r w:rsidR="003667A2">
          <w:rPr>
            <w:noProof/>
            <w:webHidden/>
          </w:rPr>
          <w:fldChar w:fldCharType="begin"/>
        </w:r>
        <w:r w:rsidR="003667A2">
          <w:rPr>
            <w:noProof/>
            <w:webHidden/>
          </w:rPr>
          <w:instrText xml:space="preserve"> PAGEREF _Toc151828260 \h </w:instrText>
        </w:r>
        <w:r w:rsidR="003667A2">
          <w:rPr>
            <w:noProof/>
            <w:webHidden/>
          </w:rPr>
        </w:r>
        <w:r w:rsidR="003667A2">
          <w:rPr>
            <w:noProof/>
            <w:webHidden/>
          </w:rPr>
          <w:fldChar w:fldCharType="separate"/>
        </w:r>
        <w:r w:rsidR="003667A2">
          <w:rPr>
            <w:noProof/>
            <w:webHidden/>
          </w:rPr>
          <w:t>101</w:t>
        </w:r>
        <w:r w:rsidR="003667A2">
          <w:rPr>
            <w:noProof/>
            <w:webHidden/>
          </w:rPr>
          <w:fldChar w:fldCharType="end"/>
        </w:r>
      </w:hyperlink>
    </w:p>
    <w:p w14:paraId="5A914128" w14:textId="20110EDD" w:rsidR="003667A2" w:rsidRDefault="00000000">
      <w:pPr>
        <w:pStyle w:val="TableofFigures"/>
        <w:tabs>
          <w:tab w:val="right" w:leader="dot" w:pos="8630"/>
        </w:tabs>
        <w:rPr>
          <w:rFonts w:asciiTheme="minorHAnsi" w:eastAsiaTheme="minorEastAsia" w:hAnsiTheme="minorHAnsi"/>
          <w:noProof/>
          <w:sz w:val="22"/>
        </w:rPr>
      </w:pPr>
      <w:hyperlink w:anchor="_Toc151828261" w:history="1">
        <w:r w:rsidR="003667A2" w:rsidRPr="005D2297">
          <w:rPr>
            <w:rStyle w:val="Hyperlink"/>
            <w:b/>
            <w:bCs/>
            <w:noProof/>
          </w:rPr>
          <w:t>Table 11:</w:t>
        </w:r>
        <w:r w:rsidR="003667A2" w:rsidRPr="005D2297">
          <w:rPr>
            <w:rStyle w:val="Hyperlink"/>
            <w:noProof/>
          </w:rPr>
          <w:t xml:space="preserve"> Mover script required functions.</w:t>
        </w:r>
        <w:r w:rsidR="003667A2">
          <w:rPr>
            <w:noProof/>
            <w:webHidden/>
          </w:rPr>
          <w:tab/>
        </w:r>
        <w:r w:rsidR="003667A2">
          <w:rPr>
            <w:noProof/>
            <w:webHidden/>
          </w:rPr>
          <w:fldChar w:fldCharType="begin"/>
        </w:r>
        <w:r w:rsidR="003667A2">
          <w:rPr>
            <w:noProof/>
            <w:webHidden/>
          </w:rPr>
          <w:instrText xml:space="preserve"> PAGEREF _Toc151828261 \h </w:instrText>
        </w:r>
        <w:r w:rsidR="003667A2">
          <w:rPr>
            <w:noProof/>
            <w:webHidden/>
          </w:rPr>
        </w:r>
        <w:r w:rsidR="003667A2">
          <w:rPr>
            <w:noProof/>
            <w:webHidden/>
          </w:rPr>
          <w:fldChar w:fldCharType="separate"/>
        </w:r>
        <w:r w:rsidR="003667A2">
          <w:rPr>
            <w:noProof/>
            <w:webHidden/>
          </w:rPr>
          <w:t>102</w:t>
        </w:r>
        <w:r w:rsidR="003667A2">
          <w:rPr>
            <w:noProof/>
            <w:webHidden/>
          </w:rPr>
          <w:fldChar w:fldCharType="end"/>
        </w:r>
      </w:hyperlink>
    </w:p>
    <w:p w14:paraId="117D772C" w14:textId="2571D8FE" w:rsidR="003667A2" w:rsidRDefault="00000000">
      <w:pPr>
        <w:pStyle w:val="TableofFigures"/>
        <w:tabs>
          <w:tab w:val="right" w:leader="dot" w:pos="8630"/>
        </w:tabs>
        <w:rPr>
          <w:rFonts w:asciiTheme="minorHAnsi" w:eastAsiaTheme="minorEastAsia" w:hAnsiTheme="minorHAnsi"/>
          <w:noProof/>
          <w:sz w:val="22"/>
        </w:rPr>
      </w:pPr>
      <w:hyperlink w:anchor="_Toc151828262" w:history="1">
        <w:r w:rsidR="003667A2" w:rsidRPr="005D2297">
          <w:rPr>
            <w:rStyle w:val="Hyperlink"/>
            <w:b/>
            <w:bCs/>
            <w:noProof/>
          </w:rPr>
          <w:t>Table 12:</w:t>
        </w:r>
        <w:r w:rsidR="003667A2" w:rsidRPr="005D2297">
          <w:rPr>
            <w:rStyle w:val="Hyperlink"/>
            <w:noProof/>
          </w:rPr>
          <w:t xml:space="preserve"> Manager script required functions.</w:t>
        </w:r>
        <w:r w:rsidR="003667A2">
          <w:rPr>
            <w:noProof/>
            <w:webHidden/>
          </w:rPr>
          <w:tab/>
        </w:r>
        <w:r w:rsidR="003667A2">
          <w:rPr>
            <w:noProof/>
            <w:webHidden/>
          </w:rPr>
          <w:fldChar w:fldCharType="begin"/>
        </w:r>
        <w:r w:rsidR="003667A2">
          <w:rPr>
            <w:noProof/>
            <w:webHidden/>
          </w:rPr>
          <w:instrText xml:space="preserve"> PAGEREF _Toc151828262 \h </w:instrText>
        </w:r>
        <w:r w:rsidR="003667A2">
          <w:rPr>
            <w:noProof/>
            <w:webHidden/>
          </w:rPr>
        </w:r>
        <w:r w:rsidR="003667A2">
          <w:rPr>
            <w:noProof/>
            <w:webHidden/>
          </w:rPr>
          <w:fldChar w:fldCharType="separate"/>
        </w:r>
        <w:r w:rsidR="003667A2">
          <w:rPr>
            <w:noProof/>
            <w:webHidden/>
          </w:rPr>
          <w:t>102</w:t>
        </w:r>
        <w:r w:rsidR="003667A2">
          <w:rPr>
            <w:noProof/>
            <w:webHidden/>
          </w:rPr>
          <w:fldChar w:fldCharType="end"/>
        </w:r>
      </w:hyperlink>
    </w:p>
    <w:p w14:paraId="15518C15" w14:textId="08ACD2E5" w:rsidR="003667A2" w:rsidRDefault="00000000">
      <w:pPr>
        <w:pStyle w:val="TableofFigures"/>
        <w:tabs>
          <w:tab w:val="right" w:leader="dot" w:pos="8630"/>
        </w:tabs>
        <w:rPr>
          <w:rFonts w:asciiTheme="minorHAnsi" w:eastAsiaTheme="minorEastAsia" w:hAnsiTheme="minorHAnsi"/>
          <w:noProof/>
          <w:sz w:val="22"/>
        </w:rPr>
      </w:pPr>
      <w:hyperlink w:anchor="_Toc151828263" w:history="1">
        <w:r w:rsidR="003667A2" w:rsidRPr="005D2297">
          <w:rPr>
            <w:rStyle w:val="Hyperlink"/>
            <w:b/>
            <w:bCs/>
            <w:noProof/>
          </w:rPr>
          <w:t>Table 13:</w:t>
        </w:r>
        <w:r w:rsidR="003667A2" w:rsidRPr="005D2297">
          <w:rPr>
            <w:rStyle w:val="Hyperlink"/>
            <w:noProof/>
          </w:rPr>
          <w:t xml:space="preserve"> Test case map file access locations.</w:t>
        </w:r>
        <w:r w:rsidR="003667A2">
          <w:rPr>
            <w:noProof/>
            <w:webHidden/>
          </w:rPr>
          <w:tab/>
        </w:r>
        <w:r w:rsidR="003667A2">
          <w:rPr>
            <w:noProof/>
            <w:webHidden/>
          </w:rPr>
          <w:fldChar w:fldCharType="begin"/>
        </w:r>
        <w:r w:rsidR="003667A2">
          <w:rPr>
            <w:noProof/>
            <w:webHidden/>
          </w:rPr>
          <w:instrText xml:space="preserve"> PAGEREF _Toc151828263 \h </w:instrText>
        </w:r>
        <w:r w:rsidR="003667A2">
          <w:rPr>
            <w:noProof/>
            <w:webHidden/>
          </w:rPr>
        </w:r>
        <w:r w:rsidR="003667A2">
          <w:rPr>
            <w:noProof/>
            <w:webHidden/>
          </w:rPr>
          <w:fldChar w:fldCharType="separate"/>
        </w:r>
        <w:r w:rsidR="003667A2">
          <w:rPr>
            <w:noProof/>
            <w:webHidden/>
          </w:rPr>
          <w:t>103</w:t>
        </w:r>
        <w:r w:rsidR="003667A2">
          <w:rPr>
            <w:noProof/>
            <w:webHidden/>
          </w:rPr>
          <w:fldChar w:fldCharType="end"/>
        </w:r>
      </w:hyperlink>
    </w:p>
    <w:p w14:paraId="7477C4D6" w14:textId="024893A7" w:rsidR="003667A2" w:rsidRDefault="00000000">
      <w:pPr>
        <w:pStyle w:val="TableofFigures"/>
        <w:tabs>
          <w:tab w:val="right" w:leader="dot" w:pos="8630"/>
        </w:tabs>
        <w:rPr>
          <w:rFonts w:asciiTheme="minorHAnsi" w:eastAsiaTheme="minorEastAsia" w:hAnsiTheme="minorHAnsi"/>
          <w:noProof/>
          <w:sz w:val="22"/>
        </w:rPr>
      </w:pPr>
      <w:hyperlink w:anchor="_Toc151828264" w:history="1">
        <w:r w:rsidR="003667A2" w:rsidRPr="005D2297">
          <w:rPr>
            <w:rStyle w:val="Hyperlink"/>
            <w:b/>
            <w:bCs/>
            <w:noProof/>
          </w:rPr>
          <w:t>Table 14:</w:t>
        </w:r>
        <w:r w:rsidR="003667A2" w:rsidRPr="005D2297">
          <w:rPr>
            <w:rStyle w:val="Hyperlink"/>
            <w:noProof/>
          </w:rPr>
          <w:t xml:space="preserve"> Test case task schedule file access locations.</w:t>
        </w:r>
        <w:r w:rsidR="003667A2">
          <w:rPr>
            <w:noProof/>
            <w:webHidden/>
          </w:rPr>
          <w:tab/>
        </w:r>
        <w:r w:rsidR="003667A2">
          <w:rPr>
            <w:noProof/>
            <w:webHidden/>
          </w:rPr>
          <w:fldChar w:fldCharType="begin"/>
        </w:r>
        <w:r w:rsidR="003667A2">
          <w:rPr>
            <w:noProof/>
            <w:webHidden/>
          </w:rPr>
          <w:instrText xml:space="preserve"> PAGEREF _Toc151828264 \h </w:instrText>
        </w:r>
        <w:r w:rsidR="003667A2">
          <w:rPr>
            <w:noProof/>
            <w:webHidden/>
          </w:rPr>
        </w:r>
        <w:r w:rsidR="003667A2">
          <w:rPr>
            <w:noProof/>
            <w:webHidden/>
          </w:rPr>
          <w:fldChar w:fldCharType="separate"/>
        </w:r>
        <w:r w:rsidR="003667A2">
          <w:rPr>
            <w:noProof/>
            <w:webHidden/>
          </w:rPr>
          <w:t>103</w:t>
        </w:r>
        <w:r w:rsidR="003667A2">
          <w:rPr>
            <w:noProof/>
            <w:webHidden/>
          </w:rPr>
          <w:fldChar w:fldCharType="end"/>
        </w:r>
      </w:hyperlink>
    </w:p>
    <w:p w14:paraId="31C74353" w14:textId="694AB774" w:rsidR="003667A2" w:rsidRDefault="00000000">
      <w:pPr>
        <w:pStyle w:val="TableofFigures"/>
        <w:tabs>
          <w:tab w:val="right" w:leader="dot" w:pos="8630"/>
        </w:tabs>
        <w:rPr>
          <w:rFonts w:asciiTheme="minorHAnsi" w:eastAsiaTheme="minorEastAsia" w:hAnsiTheme="minorHAnsi"/>
          <w:noProof/>
          <w:sz w:val="22"/>
        </w:rPr>
      </w:pPr>
      <w:hyperlink w:anchor="_Toc151828265" w:history="1">
        <w:r w:rsidR="003667A2" w:rsidRPr="005D2297">
          <w:rPr>
            <w:rStyle w:val="Hyperlink"/>
            <w:b/>
            <w:bCs/>
            <w:noProof/>
          </w:rPr>
          <w:t>Table 15:</w:t>
        </w:r>
        <w:r w:rsidR="003667A2" w:rsidRPr="005D2297">
          <w:rPr>
            <w:rStyle w:val="Hyperlink"/>
            <w:noProof/>
          </w:rPr>
          <w:t xml:space="preserve"> FleetBench test case session file access locations.</w:t>
        </w:r>
        <w:r w:rsidR="003667A2">
          <w:rPr>
            <w:noProof/>
            <w:webHidden/>
          </w:rPr>
          <w:tab/>
        </w:r>
        <w:r w:rsidR="003667A2">
          <w:rPr>
            <w:noProof/>
            <w:webHidden/>
          </w:rPr>
          <w:fldChar w:fldCharType="begin"/>
        </w:r>
        <w:r w:rsidR="003667A2">
          <w:rPr>
            <w:noProof/>
            <w:webHidden/>
          </w:rPr>
          <w:instrText xml:space="preserve"> PAGEREF _Toc151828265 \h </w:instrText>
        </w:r>
        <w:r w:rsidR="003667A2">
          <w:rPr>
            <w:noProof/>
            <w:webHidden/>
          </w:rPr>
        </w:r>
        <w:r w:rsidR="003667A2">
          <w:rPr>
            <w:noProof/>
            <w:webHidden/>
          </w:rPr>
          <w:fldChar w:fldCharType="separate"/>
        </w:r>
        <w:r w:rsidR="003667A2">
          <w:rPr>
            <w:noProof/>
            <w:webHidden/>
          </w:rPr>
          <w:t>104</w:t>
        </w:r>
        <w:r w:rsidR="003667A2">
          <w:rPr>
            <w:noProof/>
            <w:webHidden/>
          </w:rPr>
          <w:fldChar w:fldCharType="end"/>
        </w:r>
      </w:hyperlink>
    </w:p>
    <w:p w14:paraId="446E8B1D" w14:textId="13049BCF" w:rsidR="003667A2" w:rsidRDefault="00000000">
      <w:pPr>
        <w:pStyle w:val="TableofFigures"/>
        <w:tabs>
          <w:tab w:val="right" w:leader="dot" w:pos="8630"/>
        </w:tabs>
        <w:rPr>
          <w:rFonts w:asciiTheme="minorHAnsi" w:eastAsiaTheme="minorEastAsia" w:hAnsiTheme="minorHAnsi"/>
          <w:noProof/>
          <w:sz w:val="22"/>
        </w:rPr>
      </w:pPr>
      <w:hyperlink w:anchor="_Toc151828266" w:history="1">
        <w:r w:rsidR="003667A2" w:rsidRPr="005D2297">
          <w:rPr>
            <w:rStyle w:val="Hyperlink"/>
            <w:b/>
            <w:bCs/>
            <w:noProof/>
          </w:rPr>
          <w:t>Table 16:</w:t>
        </w:r>
        <w:r w:rsidR="003667A2" w:rsidRPr="005D2297">
          <w:rPr>
            <w:rStyle w:val="Hyperlink"/>
            <w:noProof/>
          </w:rPr>
          <w:t xml:space="preserve"> Example task schedule file.</w:t>
        </w:r>
        <w:r w:rsidR="003667A2">
          <w:rPr>
            <w:noProof/>
            <w:webHidden/>
          </w:rPr>
          <w:tab/>
        </w:r>
        <w:r w:rsidR="003667A2">
          <w:rPr>
            <w:noProof/>
            <w:webHidden/>
          </w:rPr>
          <w:fldChar w:fldCharType="begin"/>
        </w:r>
        <w:r w:rsidR="003667A2">
          <w:rPr>
            <w:noProof/>
            <w:webHidden/>
          </w:rPr>
          <w:instrText xml:space="preserve"> PAGEREF _Toc151828266 \h </w:instrText>
        </w:r>
        <w:r w:rsidR="003667A2">
          <w:rPr>
            <w:noProof/>
            <w:webHidden/>
          </w:rPr>
        </w:r>
        <w:r w:rsidR="003667A2">
          <w:rPr>
            <w:noProof/>
            <w:webHidden/>
          </w:rPr>
          <w:fldChar w:fldCharType="separate"/>
        </w:r>
        <w:r w:rsidR="003667A2">
          <w:rPr>
            <w:noProof/>
            <w:webHidden/>
          </w:rPr>
          <w:t>110</w:t>
        </w:r>
        <w:r w:rsidR="003667A2">
          <w:rPr>
            <w:noProof/>
            <w:webHidden/>
          </w:rPr>
          <w:fldChar w:fldCharType="end"/>
        </w:r>
      </w:hyperlink>
    </w:p>
    <w:p w14:paraId="5FDBA7B5" w14:textId="7AFD3FE1" w:rsidR="003667A2" w:rsidRDefault="00000000">
      <w:pPr>
        <w:pStyle w:val="TableofFigures"/>
        <w:tabs>
          <w:tab w:val="right" w:leader="dot" w:pos="8630"/>
        </w:tabs>
        <w:rPr>
          <w:rFonts w:asciiTheme="minorHAnsi" w:eastAsiaTheme="minorEastAsia" w:hAnsiTheme="minorHAnsi"/>
          <w:noProof/>
          <w:sz w:val="22"/>
        </w:rPr>
      </w:pPr>
      <w:hyperlink w:anchor="_Toc151828267" w:history="1">
        <w:r w:rsidR="003667A2" w:rsidRPr="005D2297">
          <w:rPr>
            <w:rStyle w:val="Hyperlink"/>
            <w:b/>
            <w:bCs/>
            <w:noProof/>
          </w:rPr>
          <w:t>Table 17:</w:t>
        </w:r>
        <w:r w:rsidR="003667A2" w:rsidRPr="005D2297">
          <w:rPr>
            <w:rStyle w:val="Hyperlink"/>
            <w:noProof/>
          </w:rPr>
          <w:t xml:space="preserve"> Script objects and input arguments.</w:t>
        </w:r>
        <w:r w:rsidR="003667A2">
          <w:rPr>
            <w:noProof/>
            <w:webHidden/>
          </w:rPr>
          <w:tab/>
        </w:r>
        <w:r w:rsidR="003667A2">
          <w:rPr>
            <w:noProof/>
            <w:webHidden/>
          </w:rPr>
          <w:fldChar w:fldCharType="begin"/>
        </w:r>
        <w:r w:rsidR="003667A2">
          <w:rPr>
            <w:noProof/>
            <w:webHidden/>
          </w:rPr>
          <w:instrText xml:space="preserve"> PAGEREF _Toc151828267 \h </w:instrText>
        </w:r>
        <w:r w:rsidR="003667A2">
          <w:rPr>
            <w:noProof/>
            <w:webHidden/>
          </w:rPr>
        </w:r>
        <w:r w:rsidR="003667A2">
          <w:rPr>
            <w:noProof/>
            <w:webHidden/>
          </w:rPr>
          <w:fldChar w:fldCharType="separate"/>
        </w:r>
        <w:r w:rsidR="003667A2">
          <w:rPr>
            <w:noProof/>
            <w:webHidden/>
          </w:rPr>
          <w:t>112</w:t>
        </w:r>
        <w:r w:rsidR="003667A2">
          <w:rPr>
            <w:noProof/>
            <w:webHidden/>
          </w:rPr>
          <w:fldChar w:fldCharType="end"/>
        </w:r>
      </w:hyperlink>
    </w:p>
    <w:p w14:paraId="08BDB23C" w14:textId="32FCDBC6" w:rsidR="003667A2" w:rsidRDefault="00000000">
      <w:pPr>
        <w:pStyle w:val="TableofFigures"/>
        <w:tabs>
          <w:tab w:val="right" w:leader="dot" w:pos="8630"/>
        </w:tabs>
        <w:rPr>
          <w:rFonts w:asciiTheme="minorHAnsi" w:eastAsiaTheme="minorEastAsia" w:hAnsiTheme="minorHAnsi"/>
          <w:noProof/>
          <w:sz w:val="22"/>
        </w:rPr>
      </w:pPr>
      <w:hyperlink w:anchor="_Toc151828268" w:history="1">
        <w:r w:rsidR="003667A2" w:rsidRPr="005D2297">
          <w:rPr>
            <w:rStyle w:val="Hyperlink"/>
            <w:b/>
            <w:bCs/>
            <w:noProof/>
          </w:rPr>
          <w:t>Table 18:</w:t>
        </w:r>
        <w:r w:rsidR="003667A2" w:rsidRPr="005D2297">
          <w:rPr>
            <w:rStyle w:val="Hyperlink"/>
            <w:noProof/>
          </w:rPr>
          <w:t xml:space="preserve"> Configuration tabs and respective builder code.</w:t>
        </w:r>
        <w:r w:rsidR="003667A2">
          <w:rPr>
            <w:noProof/>
            <w:webHidden/>
          </w:rPr>
          <w:tab/>
        </w:r>
        <w:r w:rsidR="003667A2">
          <w:rPr>
            <w:noProof/>
            <w:webHidden/>
          </w:rPr>
          <w:fldChar w:fldCharType="begin"/>
        </w:r>
        <w:r w:rsidR="003667A2">
          <w:rPr>
            <w:noProof/>
            <w:webHidden/>
          </w:rPr>
          <w:instrText xml:space="preserve"> PAGEREF _Toc151828268 \h </w:instrText>
        </w:r>
        <w:r w:rsidR="003667A2">
          <w:rPr>
            <w:noProof/>
            <w:webHidden/>
          </w:rPr>
        </w:r>
        <w:r w:rsidR="003667A2">
          <w:rPr>
            <w:noProof/>
            <w:webHidden/>
          </w:rPr>
          <w:fldChar w:fldCharType="separate"/>
        </w:r>
        <w:r w:rsidR="003667A2">
          <w:rPr>
            <w:noProof/>
            <w:webHidden/>
          </w:rPr>
          <w:t>116</w:t>
        </w:r>
        <w:r w:rsidR="003667A2">
          <w:rPr>
            <w:noProof/>
            <w:webHidden/>
          </w:rPr>
          <w:fldChar w:fldCharType="end"/>
        </w:r>
      </w:hyperlink>
    </w:p>
    <w:p w14:paraId="706B555A" w14:textId="4CE3195C" w:rsidR="003667A2" w:rsidRDefault="00000000">
      <w:pPr>
        <w:pStyle w:val="TableofFigures"/>
        <w:tabs>
          <w:tab w:val="right" w:leader="dot" w:pos="8630"/>
        </w:tabs>
        <w:rPr>
          <w:rFonts w:asciiTheme="minorHAnsi" w:eastAsiaTheme="minorEastAsia" w:hAnsiTheme="minorHAnsi"/>
          <w:noProof/>
          <w:sz w:val="22"/>
        </w:rPr>
      </w:pPr>
      <w:hyperlink w:anchor="_Toc151828269" w:history="1">
        <w:r w:rsidR="003667A2" w:rsidRPr="005D2297">
          <w:rPr>
            <w:rStyle w:val="Hyperlink"/>
            <w:b/>
            <w:bCs/>
            <w:noProof/>
          </w:rPr>
          <w:t>Table 19:</w:t>
        </w:r>
        <w:r w:rsidR="003667A2" w:rsidRPr="005D2297">
          <w:rPr>
            <w:rStyle w:val="Hyperlink"/>
            <w:noProof/>
          </w:rPr>
          <w:t xml:space="preserve"> TkInter variable types.</w:t>
        </w:r>
        <w:r w:rsidR="003667A2">
          <w:rPr>
            <w:noProof/>
            <w:webHidden/>
          </w:rPr>
          <w:tab/>
        </w:r>
        <w:r w:rsidR="003667A2">
          <w:rPr>
            <w:noProof/>
            <w:webHidden/>
          </w:rPr>
          <w:fldChar w:fldCharType="begin"/>
        </w:r>
        <w:r w:rsidR="003667A2">
          <w:rPr>
            <w:noProof/>
            <w:webHidden/>
          </w:rPr>
          <w:instrText xml:space="preserve"> PAGEREF _Toc151828269 \h </w:instrText>
        </w:r>
        <w:r w:rsidR="003667A2">
          <w:rPr>
            <w:noProof/>
            <w:webHidden/>
          </w:rPr>
        </w:r>
        <w:r w:rsidR="003667A2">
          <w:rPr>
            <w:noProof/>
            <w:webHidden/>
          </w:rPr>
          <w:fldChar w:fldCharType="separate"/>
        </w:r>
        <w:r w:rsidR="003667A2">
          <w:rPr>
            <w:noProof/>
            <w:webHidden/>
          </w:rPr>
          <w:t>117</w:t>
        </w:r>
        <w:r w:rsidR="003667A2">
          <w:rPr>
            <w:noProof/>
            <w:webHidden/>
          </w:rPr>
          <w:fldChar w:fldCharType="end"/>
        </w:r>
      </w:hyperlink>
    </w:p>
    <w:p w14:paraId="77E8AAD9" w14:textId="60B64851" w:rsidR="009D31B5" w:rsidRDefault="0083239C" w:rsidP="00BA3797">
      <w:pPr>
        <w:sectPr w:rsidR="009D31B5" w:rsidSect="00DB648B">
          <w:headerReference w:type="default" r:id="rId14"/>
          <w:pgSz w:w="12240" w:h="15840"/>
          <w:pgMar w:top="2160" w:right="1440" w:bottom="1440" w:left="2160" w:header="1440" w:footer="1440" w:gutter="0"/>
          <w:pgNumType w:fmt="lowerRoman"/>
          <w:cols w:space="720"/>
          <w:docGrid w:linePitch="360"/>
        </w:sectPr>
      </w:pPr>
      <w:r>
        <w:fldChar w:fldCharType="end"/>
      </w:r>
    </w:p>
    <w:p w14:paraId="50560362" w14:textId="29ECAE55" w:rsidR="0083239C" w:rsidRPr="002227F8" w:rsidRDefault="0083239C" w:rsidP="009D31B5">
      <w:pPr>
        <w:pStyle w:val="Heading1"/>
        <w:spacing w:line="480" w:lineRule="auto"/>
      </w:pPr>
      <w:bookmarkStart w:id="15" w:name="_Toc151829312"/>
      <w:r w:rsidRPr="002227F8">
        <w:lastRenderedPageBreak/>
        <w:t>List of Figures</w:t>
      </w:r>
      <w:bookmarkEnd w:id="15"/>
    </w:p>
    <w:p w14:paraId="29FFF4D5" w14:textId="5982DF9D" w:rsidR="003667A2" w:rsidRDefault="0083239C">
      <w:pPr>
        <w:pStyle w:val="TableofFigures"/>
        <w:tabs>
          <w:tab w:val="right" w:leader="dot" w:pos="8630"/>
        </w:tabs>
        <w:rPr>
          <w:rFonts w:asciiTheme="minorHAnsi" w:eastAsiaTheme="minorEastAsia" w:hAnsiTheme="minorHAnsi"/>
          <w:noProof/>
          <w:sz w:val="22"/>
        </w:rPr>
      </w:pPr>
      <w:r>
        <w:fldChar w:fldCharType="begin"/>
      </w:r>
      <w:r>
        <w:instrText xml:space="preserve"> TOC \h \z \c "Figure" </w:instrText>
      </w:r>
      <w:r>
        <w:fldChar w:fldCharType="separate"/>
      </w:r>
      <w:hyperlink w:anchor="_Toc151828270" w:history="1">
        <w:r w:rsidR="003667A2" w:rsidRPr="00C44950">
          <w:rPr>
            <w:rStyle w:val="Hyperlink"/>
            <w:rFonts w:cs="Times New Roman"/>
            <w:b/>
            <w:bCs/>
            <w:noProof/>
          </w:rPr>
          <w:t>Figure 1:</w:t>
        </w:r>
        <w:r w:rsidR="003667A2" w:rsidRPr="00C44950">
          <w:rPr>
            <w:rStyle w:val="Hyperlink"/>
            <w:rFonts w:cs="Times New Roman"/>
            <w:i/>
            <w:iCs/>
            <w:noProof/>
          </w:rPr>
          <w:t xml:space="preserve"> </w:t>
        </w:r>
        <w:r w:rsidR="003667A2" w:rsidRPr="00C44950">
          <w:rPr>
            <w:rStyle w:val="Hyperlink"/>
            <w:rFonts w:cs="Times New Roman"/>
            <w:noProof/>
          </w:rPr>
          <w:t>Two independent agent plans resulting in a collision</w:t>
        </w:r>
        <w:r w:rsidR="003667A2">
          <w:rPr>
            <w:noProof/>
            <w:webHidden/>
          </w:rPr>
          <w:tab/>
        </w:r>
        <w:r w:rsidR="003667A2">
          <w:rPr>
            <w:noProof/>
            <w:webHidden/>
          </w:rPr>
          <w:fldChar w:fldCharType="begin"/>
        </w:r>
        <w:r w:rsidR="003667A2">
          <w:rPr>
            <w:noProof/>
            <w:webHidden/>
          </w:rPr>
          <w:instrText xml:space="preserve"> PAGEREF _Toc151828270 \h </w:instrText>
        </w:r>
        <w:r w:rsidR="003667A2">
          <w:rPr>
            <w:noProof/>
            <w:webHidden/>
          </w:rPr>
        </w:r>
        <w:r w:rsidR="003667A2">
          <w:rPr>
            <w:noProof/>
            <w:webHidden/>
          </w:rPr>
          <w:fldChar w:fldCharType="separate"/>
        </w:r>
        <w:r w:rsidR="003667A2">
          <w:rPr>
            <w:noProof/>
            <w:webHidden/>
          </w:rPr>
          <w:t>4</w:t>
        </w:r>
        <w:r w:rsidR="003667A2">
          <w:rPr>
            <w:noProof/>
            <w:webHidden/>
          </w:rPr>
          <w:fldChar w:fldCharType="end"/>
        </w:r>
      </w:hyperlink>
    </w:p>
    <w:p w14:paraId="5B6061E0" w14:textId="7AC93F52" w:rsidR="003667A2" w:rsidRDefault="00000000">
      <w:pPr>
        <w:pStyle w:val="TableofFigures"/>
        <w:tabs>
          <w:tab w:val="right" w:leader="dot" w:pos="8630"/>
        </w:tabs>
        <w:rPr>
          <w:rFonts w:asciiTheme="minorHAnsi" w:eastAsiaTheme="minorEastAsia" w:hAnsiTheme="minorHAnsi"/>
          <w:noProof/>
          <w:sz w:val="22"/>
        </w:rPr>
      </w:pPr>
      <w:hyperlink w:anchor="_Toc151828271" w:history="1">
        <w:r w:rsidR="003667A2" w:rsidRPr="00C44950">
          <w:rPr>
            <w:rStyle w:val="Hyperlink"/>
            <w:rFonts w:cs="Times New Roman"/>
            <w:b/>
            <w:bCs/>
            <w:noProof/>
          </w:rPr>
          <w:t>Figure 2:</w:t>
        </w:r>
        <w:r w:rsidR="003667A2" w:rsidRPr="00C44950">
          <w:rPr>
            <w:rStyle w:val="Hyperlink"/>
            <w:rFonts w:cs="Times New Roman"/>
            <w:noProof/>
          </w:rPr>
          <w:t xml:space="preserve"> An agent seeks a path to a node using the A* algorithm</w:t>
        </w:r>
        <w:r w:rsidR="003667A2">
          <w:rPr>
            <w:noProof/>
            <w:webHidden/>
          </w:rPr>
          <w:tab/>
        </w:r>
        <w:r w:rsidR="003667A2">
          <w:rPr>
            <w:noProof/>
            <w:webHidden/>
          </w:rPr>
          <w:fldChar w:fldCharType="begin"/>
        </w:r>
        <w:r w:rsidR="003667A2">
          <w:rPr>
            <w:noProof/>
            <w:webHidden/>
          </w:rPr>
          <w:instrText xml:space="preserve"> PAGEREF _Toc151828271 \h </w:instrText>
        </w:r>
        <w:r w:rsidR="003667A2">
          <w:rPr>
            <w:noProof/>
            <w:webHidden/>
          </w:rPr>
        </w:r>
        <w:r w:rsidR="003667A2">
          <w:rPr>
            <w:noProof/>
            <w:webHidden/>
          </w:rPr>
          <w:fldChar w:fldCharType="separate"/>
        </w:r>
        <w:r w:rsidR="003667A2">
          <w:rPr>
            <w:noProof/>
            <w:webHidden/>
          </w:rPr>
          <w:t>9</w:t>
        </w:r>
        <w:r w:rsidR="003667A2">
          <w:rPr>
            <w:noProof/>
            <w:webHidden/>
          </w:rPr>
          <w:fldChar w:fldCharType="end"/>
        </w:r>
      </w:hyperlink>
    </w:p>
    <w:p w14:paraId="1B97A7B1" w14:textId="6F097705" w:rsidR="003667A2" w:rsidRDefault="00000000">
      <w:pPr>
        <w:pStyle w:val="TableofFigures"/>
        <w:tabs>
          <w:tab w:val="right" w:leader="dot" w:pos="8630"/>
        </w:tabs>
        <w:rPr>
          <w:rFonts w:asciiTheme="minorHAnsi" w:eastAsiaTheme="minorEastAsia" w:hAnsiTheme="minorHAnsi"/>
          <w:noProof/>
          <w:sz w:val="22"/>
        </w:rPr>
      </w:pPr>
      <w:hyperlink w:anchor="_Toc151828272" w:history="1">
        <w:r w:rsidR="003667A2" w:rsidRPr="00C44950">
          <w:rPr>
            <w:rStyle w:val="Hyperlink"/>
            <w:rFonts w:cs="Times New Roman"/>
            <w:b/>
            <w:bCs/>
            <w:noProof/>
          </w:rPr>
          <w:t>Figure 3:</w:t>
        </w:r>
        <w:r w:rsidR="003667A2" w:rsidRPr="00C44950">
          <w:rPr>
            <w:rStyle w:val="Hyperlink"/>
            <w:rFonts w:cs="Times New Roman"/>
            <w:noProof/>
          </w:rPr>
          <w:t xml:space="preserve"> Two conflict types agents may experience</w:t>
        </w:r>
        <w:r w:rsidR="003667A2">
          <w:rPr>
            <w:noProof/>
            <w:webHidden/>
          </w:rPr>
          <w:tab/>
        </w:r>
        <w:r w:rsidR="003667A2">
          <w:rPr>
            <w:noProof/>
            <w:webHidden/>
          </w:rPr>
          <w:fldChar w:fldCharType="begin"/>
        </w:r>
        <w:r w:rsidR="003667A2">
          <w:rPr>
            <w:noProof/>
            <w:webHidden/>
          </w:rPr>
          <w:instrText xml:space="preserve"> PAGEREF _Toc151828272 \h </w:instrText>
        </w:r>
        <w:r w:rsidR="003667A2">
          <w:rPr>
            <w:noProof/>
            <w:webHidden/>
          </w:rPr>
        </w:r>
        <w:r w:rsidR="003667A2">
          <w:rPr>
            <w:noProof/>
            <w:webHidden/>
          </w:rPr>
          <w:fldChar w:fldCharType="separate"/>
        </w:r>
        <w:r w:rsidR="003667A2">
          <w:rPr>
            <w:noProof/>
            <w:webHidden/>
          </w:rPr>
          <w:t>15</w:t>
        </w:r>
        <w:r w:rsidR="003667A2">
          <w:rPr>
            <w:noProof/>
            <w:webHidden/>
          </w:rPr>
          <w:fldChar w:fldCharType="end"/>
        </w:r>
      </w:hyperlink>
    </w:p>
    <w:p w14:paraId="2408F88F" w14:textId="69F983D9" w:rsidR="003667A2" w:rsidRDefault="00000000">
      <w:pPr>
        <w:pStyle w:val="TableofFigures"/>
        <w:tabs>
          <w:tab w:val="right" w:leader="dot" w:pos="8630"/>
        </w:tabs>
        <w:rPr>
          <w:rFonts w:asciiTheme="minorHAnsi" w:eastAsiaTheme="minorEastAsia" w:hAnsiTheme="minorHAnsi"/>
          <w:noProof/>
          <w:sz w:val="22"/>
        </w:rPr>
      </w:pPr>
      <w:hyperlink w:anchor="_Toc151828273" w:history="1">
        <w:r w:rsidR="003667A2" w:rsidRPr="00C44950">
          <w:rPr>
            <w:rStyle w:val="Hyperlink"/>
            <w:rFonts w:cs="Times New Roman"/>
            <w:b/>
            <w:bCs/>
            <w:noProof/>
          </w:rPr>
          <w:t>Figure 4:</w:t>
        </w:r>
        <w:r w:rsidR="003667A2" w:rsidRPr="00C44950">
          <w:rPr>
            <w:rStyle w:val="Hyperlink"/>
            <w:rFonts w:cs="Times New Roman"/>
            <w:noProof/>
          </w:rPr>
          <w:t xml:space="preserve"> Three different measures of distances on a grid</w:t>
        </w:r>
        <w:r w:rsidR="003667A2">
          <w:rPr>
            <w:noProof/>
            <w:webHidden/>
          </w:rPr>
          <w:tab/>
        </w:r>
        <w:r w:rsidR="003667A2">
          <w:rPr>
            <w:noProof/>
            <w:webHidden/>
          </w:rPr>
          <w:fldChar w:fldCharType="begin"/>
        </w:r>
        <w:r w:rsidR="003667A2">
          <w:rPr>
            <w:noProof/>
            <w:webHidden/>
          </w:rPr>
          <w:instrText xml:space="preserve"> PAGEREF _Toc151828273 \h </w:instrText>
        </w:r>
        <w:r w:rsidR="003667A2">
          <w:rPr>
            <w:noProof/>
            <w:webHidden/>
          </w:rPr>
        </w:r>
        <w:r w:rsidR="003667A2">
          <w:rPr>
            <w:noProof/>
            <w:webHidden/>
          </w:rPr>
          <w:fldChar w:fldCharType="separate"/>
        </w:r>
        <w:r w:rsidR="003667A2">
          <w:rPr>
            <w:noProof/>
            <w:webHidden/>
          </w:rPr>
          <w:t>18</w:t>
        </w:r>
        <w:r w:rsidR="003667A2">
          <w:rPr>
            <w:noProof/>
            <w:webHidden/>
          </w:rPr>
          <w:fldChar w:fldCharType="end"/>
        </w:r>
      </w:hyperlink>
    </w:p>
    <w:p w14:paraId="073455D4" w14:textId="149B479F" w:rsidR="003667A2" w:rsidRDefault="00000000">
      <w:pPr>
        <w:pStyle w:val="TableofFigures"/>
        <w:tabs>
          <w:tab w:val="right" w:leader="dot" w:pos="8630"/>
        </w:tabs>
        <w:rPr>
          <w:rFonts w:asciiTheme="minorHAnsi" w:eastAsiaTheme="minorEastAsia" w:hAnsiTheme="minorHAnsi"/>
          <w:noProof/>
          <w:sz w:val="22"/>
        </w:rPr>
      </w:pPr>
      <w:hyperlink w:anchor="_Toc151828274" w:history="1">
        <w:r w:rsidR="003667A2" w:rsidRPr="00C44950">
          <w:rPr>
            <w:rStyle w:val="Hyperlink"/>
            <w:rFonts w:cs="Times New Roman"/>
            <w:b/>
            <w:bCs/>
            <w:noProof/>
          </w:rPr>
          <w:t>Figure 5:</w:t>
        </w:r>
        <w:r w:rsidR="003667A2" w:rsidRPr="00C44950">
          <w:rPr>
            <w:rStyle w:val="Hyperlink"/>
            <w:rFonts w:cs="Times New Roman"/>
            <w:noProof/>
          </w:rPr>
          <w:t xml:space="preserve"> The LRA* replanning procedure.</w:t>
        </w:r>
        <w:r w:rsidR="003667A2">
          <w:rPr>
            <w:noProof/>
            <w:webHidden/>
          </w:rPr>
          <w:tab/>
        </w:r>
        <w:r w:rsidR="003667A2">
          <w:rPr>
            <w:noProof/>
            <w:webHidden/>
          </w:rPr>
          <w:fldChar w:fldCharType="begin"/>
        </w:r>
        <w:r w:rsidR="003667A2">
          <w:rPr>
            <w:noProof/>
            <w:webHidden/>
          </w:rPr>
          <w:instrText xml:space="preserve"> PAGEREF _Toc151828274 \h </w:instrText>
        </w:r>
        <w:r w:rsidR="003667A2">
          <w:rPr>
            <w:noProof/>
            <w:webHidden/>
          </w:rPr>
        </w:r>
        <w:r w:rsidR="003667A2">
          <w:rPr>
            <w:noProof/>
            <w:webHidden/>
          </w:rPr>
          <w:fldChar w:fldCharType="separate"/>
        </w:r>
        <w:r w:rsidR="003667A2">
          <w:rPr>
            <w:noProof/>
            <w:webHidden/>
          </w:rPr>
          <w:t>22</w:t>
        </w:r>
        <w:r w:rsidR="003667A2">
          <w:rPr>
            <w:noProof/>
            <w:webHidden/>
          </w:rPr>
          <w:fldChar w:fldCharType="end"/>
        </w:r>
      </w:hyperlink>
    </w:p>
    <w:p w14:paraId="7DCD4B40" w14:textId="4AA6C02A" w:rsidR="003667A2" w:rsidRDefault="00000000">
      <w:pPr>
        <w:pStyle w:val="TableofFigures"/>
        <w:tabs>
          <w:tab w:val="right" w:leader="dot" w:pos="8630"/>
        </w:tabs>
        <w:rPr>
          <w:rFonts w:asciiTheme="minorHAnsi" w:eastAsiaTheme="minorEastAsia" w:hAnsiTheme="minorHAnsi"/>
          <w:noProof/>
          <w:sz w:val="22"/>
        </w:rPr>
      </w:pPr>
      <w:hyperlink w:anchor="_Toc151828275" w:history="1">
        <w:r w:rsidR="003667A2" w:rsidRPr="00C44950">
          <w:rPr>
            <w:rStyle w:val="Hyperlink"/>
            <w:rFonts w:cs="Times New Roman"/>
            <w:b/>
            <w:bCs/>
            <w:noProof/>
          </w:rPr>
          <w:t>Figure 6:</w:t>
        </w:r>
        <w:r w:rsidR="003667A2" w:rsidRPr="00C44950">
          <w:rPr>
            <w:rStyle w:val="Hyperlink"/>
            <w:rFonts w:cs="Times New Roman"/>
            <w:noProof/>
          </w:rPr>
          <w:t xml:space="preserve"> Three MAPD instances, each well- or badly-formed.</w:t>
        </w:r>
        <w:r w:rsidR="003667A2">
          <w:rPr>
            <w:noProof/>
            <w:webHidden/>
          </w:rPr>
          <w:tab/>
        </w:r>
        <w:r w:rsidR="003667A2">
          <w:rPr>
            <w:noProof/>
            <w:webHidden/>
          </w:rPr>
          <w:fldChar w:fldCharType="begin"/>
        </w:r>
        <w:r w:rsidR="003667A2">
          <w:rPr>
            <w:noProof/>
            <w:webHidden/>
          </w:rPr>
          <w:instrText xml:space="preserve"> PAGEREF _Toc151828275 \h </w:instrText>
        </w:r>
        <w:r w:rsidR="003667A2">
          <w:rPr>
            <w:noProof/>
            <w:webHidden/>
          </w:rPr>
        </w:r>
        <w:r w:rsidR="003667A2">
          <w:rPr>
            <w:noProof/>
            <w:webHidden/>
          </w:rPr>
          <w:fldChar w:fldCharType="separate"/>
        </w:r>
        <w:r w:rsidR="003667A2">
          <w:rPr>
            <w:noProof/>
            <w:webHidden/>
          </w:rPr>
          <w:t>33</w:t>
        </w:r>
        <w:r w:rsidR="003667A2">
          <w:rPr>
            <w:noProof/>
            <w:webHidden/>
          </w:rPr>
          <w:fldChar w:fldCharType="end"/>
        </w:r>
      </w:hyperlink>
    </w:p>
    <w:p w14:paraId="47CCE104" w14:textId="521DF76A" w:rsidR="003667A2" w:rsidRDefault="00000000">
      <w:pPr>
        <w:pStyle w:val="TableofFigures"/>
        <w:tabs>
          <w:tab w:val="right" w:leader="dot" w:pos="8630"/>
        </w:tabs>
        <w:rPr>
          <w:rFonts w:asciiTheme="minorHAnsi" w:eastAsiaTheme="minorEastAsia" w:hAnsiTheme="minorHAnsi"/>
          <w:noProof/>
          <w:sz w:val="22"/>
        </w:rPr>
      </w:pPr>
      <w:hyperlink w:anchor="_Toc151828276" w:history="1">
        <w:r w:rsidR="003667A2" w:rsidRPr="00C44950">
          <w:rPr>
            <w:rStyle w:val="Hyperlink"/>
            <w:rFonts w:cs="Times New Roman"/>
            <w:b/>
            <w:bCs/>
            <w:noProof/>
          </w:rPr>
          <w:t>Figure 7:</w:t>
        </w:r>
        <w:r w:rsidR="003667A2" w:rsidRPr="00C44950">
          <w:rPr>
            <w:rStyle w:val="Hyperlink"/>
            <w:rFonts w:cs="Times New Roman"/>
            <w:noProof/>
          </w:rPr>
          <w:t xml:space="preserve"> Graphical overview of the proposed state machine.</w:t>
        </w:r>
        <w:r w:rsidR="003667A2">
          <w:rPr>
            <w:noProof/>
            <w:webHidden/>
          </w:rPr>
          <w:tab/>
        </w:r>
        <w:r w:rsidR="003667A2">
          <w:rPr>
            <w:noProof/>
            <w:webHidden/>
          </w:rPr>
          <w:fldChar w:fldCharType="begin"/>
        </w:r>
        <w:r w:rsidR="003667A2">
          <w:rPr>
            <w:noProof/>
            <w:webHidden/>
          </w:rPr>
          <w:instrText xml:space="preserve"> PAGEREF _Toc151828276 \h </w:instrText>
        </w:r>
        <w:r w:rsidR="003667A2">
          <w:rPr>
            <w:noProof/>
            <w:webHidden/>
          </w:rPr>
        </w:r>
        <w:r w:rsidR="003667A2">
          <w:rPr>
            <w:noProof/>
            <w:webHidden/>
          </w:rPr>
          <w:fldChar w:fldCharType="separate"/>
        </w:r>
        <w:r w:rsidR="003667A2">
          <w:rPr>
            <w:noProof/>
            <w:webHidden/>
          </w:rPr>
          <w:t>42</w:t>
        </w:r>
        <w:r w:rsidR="003667A2">
          <w:rPr>
            <w:noProof/>
            <w:webHidden/>
          </w:rPr>
          <w:fldChar w:fldCharType="end"/>
        </w:r>
      </w:hyperlink>
    </w:p>
    <w:p w14:paraId="19E13F95" w14:textId="1ABA7A3E" w:rsidR="003667A2" w:rsidRDefault="00000000">
      <w:pPr>
        <w:pStyle w:val="TableofFigures"/>
        <w:tabs>
          <w:tab w:val="right" w:leader="dot" w:pos="8630"/>
        </w:tabs>
        <w:rPr>
          <w:rFonts w:asciiTheme="minorHAnsi" w:eastAsiaTheme="minorEastAsia" w:hAnsiTheme="minorHAnsi"/>
          <w:noProof/>
          <w:sz w:val="22"/>
        </w:rPr>
      </w:pPr>
      <w:hyperlink w:anchor="_Toc151828277" w:history="1">
        <w:r w:rsidR="003667A2" w:rsidRPr="00C44950">
          <w:rPr>
            <w:rStyle w:val="Hyperlink"/>
            <w:rFonts w:cs="Times New Roman"/>
            <w:b/>
            <w:bCs/>
            <w:noProof/>
          </w:rPr>
          <w:t>Figure 8:</w:t>
        </w:r>
        <w:r w:rsidR="003667A2" w:rsidRPr="00C44950">
          <w:rPr>
            <w:rStyle w:val="Hyperlink"/>
            <w:rFonts w:cs="Times New Roman"/>
            <w:noProof/>
          </w:rPr>
          <w:t xml:space="preserve"> Graphical overview of the Task Management state.</w:t>
        </w:r>
        <w:r w:rsidR="003667A2">
          <w:rPr>
            <w:noProof/>
            <w:webHidden/>
          </w:rPr>
          <w:tab/>
        </w:r>
        <w:r w:rsidR="003667A2">
          <w:rPr>
            <w:noProof/>
            <w:webHidden/>
          </w:rPr>
          <w:fldChar w:fldCharType="begin"/>
        </w:r>
        <w:r w:rsidR="003667A2">
          <w:rPr>
            <w:noProof/>
            <w:webHidden/>
          </w:rPr>
          <w:instrText xml:space="preserve"> PAGEREF _Toc151828277 \h </w:instrText>
        </w:r>
        <w:r w:rsidR="003667A2">
          <w:rPr>
            <w:noProof/>
            <w:webHidden/>
          </w:rPr>
        </w:r>
        <w:r w:rsidR="003667A2">
          <w:rPr>
            <w:noProof/>
            <w:webHidden/>
          </w:rPr>
          <w:fldChar w:fldCharType="separate"/>
        </w:r>
        <w:r w:rsidR="003667A2">
          <w:rPr>
            <w:noProof/>
            <w:webHidden/>
          </w:rPr>
          <w:t>46</w:t>
        </w:r>
        <w:r w:rsidR="003667A2">
          <w:rPr>
            <w:noProof/>
            <w:webHidden/>
          </w:rPr>
          <w:fldChar w:fldCharType="end"/>
        </w:r>
      </w:hyperlink>
    </w:p>
    <w:p w14:paraId="7150E488" w14:textId="6092D165" w:rsidR="003667A2" w:rsidRDefault="00000000">
      <w:pPr>
        <w:pStyle w:val="TableofFigures"/>
        <w:tabs>
          <w:tab w:val="right" w:leader="dot" w:pos="8630"/>
        </w:tabs>
        <w:rPr>
          <w:rFonts w:asciiTheme="minorHAnsi" w:eastAsiaTheme="minorEastAsia" w:hAnsiTheme="minorHAnsi"/>
          <w:noProof/>
          <w:sz w:val="22"/>
        </w:rPr>
      </w:pPr>
      <w:hyperlink w:anchor="_Toc151828278" w:history="1">
        <w:r w:rsidR="003667A2" w:rsidRPr="00C44950">
          <w:rPr>
            <w:rStyle w:val="Hyperlink"/>
            <w:rFonts w:cs="Times New Roman"/>
            <w:b/>
            <w:bCs/>
            <w:noProof/>
          </w:rPr>
          <w:t>Figure 9:</w:t>
        </w:r>
        <w:r w:rsidR="003667A2" w:rsidRPr="00C44950">
          <w:rPr>
            <w:rStyle w:val="Hyperlink"/>
            <w:rFonts w:cs="Times New Roman"/>
            <w:noProof/>
          </w:rPr>
          <w:t xml:space="preserve"> Graphical overview of the Action Planning state.</w:t>
        </w:r>
        <w:r w:rsidR="003667A2">
          <w:rPr>
            <w:noProof/>
            <w:webHidden/>
          </w:rPr>
          <w:tab/>
        </w:r>
        <w:r w:rsidR="003667A2">
          <w:rPr>
            <w:noProof/>
            <w:webHidden/>
          </w:rPr>
          <w:fldChar w:fldCharType="begin"/>
        </w:r>
        <w:r w:rsidR="003667A2">
          <w:rPr>
            <w:noProof/>
            <w:webHidden/>
          </w:rPr>
          <w:instrText xml:space="preserve"> PAGEREF _Toc151828278 \h </w:instrText>
        </w:r>
        <w:r w:rsidR="003667A2">
          <w:rPr>
            <w:noProof/>
            <w:webHidden/>
          </w:rPr>
        </w:r>
        <w:r w:rsidR="003667A2">
          <w:rPr>
            <w:noProof/>
            <w:webHidden/>
          </w:rPr>
          <w:fldChar w:fldCharType="separate"/>
        </w:r>
        <w:r w:rsidR="003667A2">
          <w:rPr>
            <w:noProof/>
            <w:webHidden/>
          </w:rPr>
          <w:t>48</w:t>
        </w:r>
        <w:r w:rsidR="003667A2">
          <w:rPr>
            <w:noProof/>
            <w:webHidden/>
          </w:rPr>
          <w:fldChar w:fldCharType="end"/>
        </w:r>
      </w:hyperlink>
    </w:p>
    <w:p w14:paraId="475C3875" w14:textId="7334313A" w:rsidR="003667A2" w:rsidRDefault="00000000">
      <w:pPr>
        <w:pStyle w:val="TableofFigures"/>
        <w:tabs>
          <w:tab w:val="right" w:leader="dot" w:pos="8630"/>
        </w:tabs>
        <w:rPr>
          <w:rFonts w:asciiTheme="minorHAnsi" w:eastAsiaTheme="minorEastAsia" w:hAnsiTheme="minorHAnsi"/>
          <w:noProof/>
          <w:sz w:val="22"/>
        </w:rPr>
      </w:pPr>
      <w:hyperlink w:anchor="_Toc151828279" w:history="1">
        <w:r w:rsidR="003667A2" w:rsidRPr="00C44950">
          <w:rPr>
            <w:rStyle w:val="Hyperlink"/>
            <w:rFonts w:cs="Times New Roman"/>
            <w:b/>
            <w:bCs/>
            <w:noProof/>
          </w:rPr>
          <w:t>Figure 10:</w:t>
        </w:r>
        <w:r w:rsidR="003667A2" w:rsidRPr="00C44950">
          <w:rPr>
            <w:rStyle w:val="Hyperlink"/>
            <w:rFonts w:cs="Times New Roman"/>
            <w:noProof/>
          </w:rPr>
          <w:t xml:space="preserve"> Graphical overview of the Action Execution state.</w:t>
        </w:r>
        <w:r w:rsidR="003667A2">
          <w:rPr>
            <w:noProof/>
            <w:webHidden/>
          </w:rPr>
          <w:tab/>
        </w:r>
        <w:r w:rsidR="003667A2">
          <w:rPr>
            <w:noProof/>
            <w:webHidden/>
          </w:rPr>
          <w:fldChar w:fldCharType="begin"/>
        </w:r>
        <w:r w:rsidR="003667A2">
          <w:rPr>
            <w:noProof/>
            <w:webHidden/>
          </w:rPr>
          <w:instrText xml:space="preserve"> PAGEREF _Toc151828279 \h </w:instrText>
        </w:r>
        <w:r w:rsidR="003667A2">
          <w:rPr>
            <w:noProof/>
            <w:webHidden/>
          </w:rPr>
        </w:r>
        <w:r w:rsidR="003667A2">
          <w:rPr>
            <w:noProof/>
            <w:webHidden/>
          </w:rPr>
          <w:fldChar w:fldCharType="separate"/>
        </w:r>
        <w:r w:rsidR="003667A2">
          <w:rPr>
            <w:noProof/>
            <w:webHidden/>
          </w:rPr>
          <w:t>49</w:t>
        </w:r>
        <w:r w:rsidR="003667A2">
          <w:rPr>
            <w:noProof/>
            <w:webHidden/>
          </w:rPr>
          <w:fldChar w:fldCharType="end"/>
        </w:r>
      </w:hyperlink>
    </w:p>
    <w:p w14:paraId="37EEAE81" w14:textId="019EFD07" w:rsidR="003667A2" w:rsidRDefault="00000000">
      <w:pPr>
        <w:pStyle w:val="TableofFigures"/>
        <w:tabs>
          <w:tab w:val="right" w:leader="dot" w:pos="8630"/>
        </w:tabs>
        <w:rPr>
          <w:rFonts w:asciiTheme="minorHAnsi" w:eastAsiaTheme="minorEastAsia" w:hAnsiTheme="minorHAnsi"/>
          <w:noProof/>
          <w:sz w:val="22"/>
        </w:rPr>
      </w:pPr>
      <w:hyperlink w:anchor="_Toc151828280" w:history="1">
        <w:r w:rsidR="003667A2" w:rsidRPr="00C44950">
          <w:rPr>
            <w:rStyle w:val="Hyperlink"/>
            <w:rFonts w:cs="Times New Roman"/>
            <w:b/>
            <w:bCs/>
            <w:noProof/>
          </w:rPr>
          <w:t>Figure 11:</w:t>
        </w:r>
        <w:r w:rsidR="003667A2" w:rsidRPr="00C44950">
          <w:rPr>
            <w:rStyle w:val="Hyperlink"/>
            <w:rFonts w:cs="Times New Roman"/>
            <w:noProof/>
          </w:rPr>
          <w:t xml:space="preserve"> Graphical Overview of the End Step state.</w:t>
        </w:r>
        <w:r w:rsidR="003667A2">
          <w:rPr>
            <w:noProof/>
            <w:webHidden/>
          </w:rPr>
          <w:tab/>
        </w:r>
        <w:r w:rsidR="003667A2">
          <w:rPr>
            <w:noProof/>
            <w:webHidden/>
          </w:rPr>
          <w:fldChar w:fldCharType="begin"/>
        </w:r>
        <w:r w:rsidR="003667A2">
          <w:rPr>
            <w:noProof/>
            <w:webHidden/>
          </w:rPr>
          <w:instrText xml:space="preserve"> PAGEREF _Toc151828280 \h </w:instrText>
        </w:r>
        <w:r w:rsidR="003667A2">
          <w:rPr>
            <w:noProof/>
            <w:webHidden/>
          </w:rPr>
        </w:r>
        <w:r w:rsidR="003667A2">
          <w:rPr>
            <w:noProof/>
            <w:webHidden/>
          </w:rPr>
          <w:fldChar w:fldCharType="separate"/>
        </w:r>
        <w:r w:rsidR="003667A2">
          <w:rPr>
            <w:noProof/>
            <w:webHidden/>
          </w:rPr>
          <w:t>50</w:t>
        </w:r>
        <w:r w:rsidR="003667A2">
          <w:rPr>
            <w:noProof/>
            <w:webHidden/>
          </w:rPr>
          <w:fldChar w:fldCharType="end"/>
        </w:r>
      </w:hyperlink>
    </w:p>
    <w:p w14:paraId="5AA96813" w14:textId="0954133C" w:rsidR="003667A2" w:rsidRDefault="00000000">
      <w:pPr>
        <w:pStyle w:val="TableofFigures"/>
        <w:tabs>
          <w:tab w:val="right" w:leader="dot" w:pos="8630"/>
        </w:tabs>
        <w:rPr>
          <w:rFonts w:asciiTheme="minorHAnsi" w:eastAsiaTheme="minorEastAsia" w:hAnsiTheme="minorHAnsi"/>
          <w:noProof/>
          <w:sz w:val="22"/>
        </w:rPr>
      </w:pPr>
      <w:hyperlink w:anchor="_Toc151828281" w:history="1">
        <w:r w:rsidR="003667A2" w:rsidRPr="00C44950">
          <w:rPr>
            <w:rStyle w:val="Hyperlink"/>
            <w:rFonts w:cs="Times New Roman"/>
            <w:b/>
            <w:bCs/>
            <w:noProof/>
          </w:rPr>
          <w:t>Figure 12:</w:t>
        </w:r>
        <w:r w:rsidR="003667A2" w:rsidRPr="00C44950">
          <w:rPr>
            <w:rStyle w:val="Hyperlink"/>
            <w:rFonts w:cs="Times New Roman"/>
            <w:noProof/>
          </w:rPr>
          <w:t xml:space="preserve"> Modification of the state machine for simultaneous task and path planning</w:t>
        </w:r>
        <w:r w:rsidR="003667A2">
          <w:rPr>
            <w:noProof/>
            <w:webHidden/>
          </w:rPr>
          <w:tab/>
        </w:r>
        <w:r w:rsidR="003667A2">
          <w:rPr>
            <w:noProof/>
            <w:webHidden/>
          </w:rPr>
          <w:fldChar w:fldCharType="begin"/>
        </w:r>
        <w:r w:rsidR="003667A2">
          <w:rPr>
            <w:noProof/>
            <w:webHidden/>
          </w:rPr>
          <w:instrText xml:space="preserve"> PAGEREF _Toc151828281 \h </w:instrText>
        </w:r>
        <w:r w:rsidR="003667A2">
          <w:rPr>
            <w:noProof/>
            <w:webHidden/>
          </w:rPr>
        </w:r>
        <w:r w:rsidR="003667A2">
          <w:rPr>
            <w:noProof/>
            <w:webHidden/>
          </w:rPr>
          <w:fldChar w:fldCharType="separate"/>
        </w:r>
        <w:r w:rsidR="003667A2">
          <w:rPr>
            <w:noProof/>
            <w:webHidden/>
          </w:rPr>
          <w:t>58</w:t>
        </w:r>
        <w:r w:rsidR="003667A2">
          <w:rPr>
            <w:noProof/>
            <w:webHidden/>
          </w:rPr>
          <w:fldChar w:fldCharType="end"/>
        </w:r>
      </w:hyperlink>
    </w:p>
    <w:p w14:paraId="300A793E" w14:textId="59719B7A" w:rsidR="003667A2" w:rsidRDefault="00000000">
      <w:pPr>
        <w:pStyle w:val="TableofFigures"/>
        <w:tabs>
          <w:tab w:val="right" w:leader="dot" w:pos="8630"/>
        </w:tabs>
        <w:rPr>
          <w:rFonts w:asciiTheme="minorHAnsi" w:eastAsiaTheme="minorEastAsia" w:hAnsiTheme="minorHAnsi"/>
          <w:noProof/>
          <w:sz w:val="22"/>
        </w:rPr>
      </w:pPr>
      <w:hyperlink w:anchor="_Toc151828282" w:history="1">
        <w:r w:rsidR="003667A2" w:rsidRPr="00C44950">
          <w:rPr>
            <w:rStyle w:val="Hyperlink"/>
            <w:rFonts w:cs="Times New Roman"/>
            <w:b/>
            <w:bCs/>
            <w:noProof/>
          </w:rPr>
          <w:t>Figure 13:</w:t>
        </w:r>
        <w:r w:rsidR="003667A2" w:rsidRPr="00C44950">
          <w:rPr>
            <w:rStyle w:val="Hyperlink"/>
            <w:rFonts w:cs="Times New Roman"/>
            <w:noProof/>
          </w:rPr>
          <w:t xml:space="preserve"> An image of the simulation window in FleetBench.</w:t>
        </w:r>
        <w:r w:rsidR="003667A2">
          <w:rPr>
            <w:noProof/>
            <w:webHidden/>
          </w:rPr>
          <w:tab/>
        </w:r>
        <w:r w:rsidR="003667A2">
          <w:rPr>
            <w:noProof/>
            <w:webHidden/>
          </w:rPr>
          <w:fldChar w:fldCharType="begin"/>
        </w:r>
        <w:r w:rsidR="003667A2">
          <w:rPr>
            <w:noProof/>
            <w:webHidden/>
          </w:rPr>
          <w:instrText xml:space="preserve"> PAGEREF _Toc151828282 \h </w:instrText>
        </w:r>
        <w:r w:rsidR="003667A2">
          <w:rPr>
            <w:noProof/>
            <w:webHidden/>
          </w:rPr>
        </w:r>
        <w:r w:rsidR="003667A2">
          <w:rPr>
            <w:noProof/>
            <w:webHidden/>
          </w:rPr>
          <w:fldChar w:fldCharType="separate"/>
        </w:r>
        <w:r w:rsidR="003667A2">
          <w:rPr>
            <w:noProof/>
            <w:webHidden/>
          </w:rPr>
          <w:t>64</w:t>
        </w:r>
        <w:r w:rsidR="003667A2">
          <w:rPr>
            <w:noProof/>
            <w:webHidden/>
          </w:rPr>
          <w:fldChar w:fldCharType="end"/>
        </w:r>
      </w:hyperlink>
    </w:p>
    <w:p w14:paraId="1CDA1F49" w14:textId="00892543" w:rsidR="003667A2" w:rsidRDefault="00000000">
      <w:pPr>
        <w:pStyle w:val="TableofFigures"/>
        <w:tabs>
          <w:tab w:val="right" w:leader="dot" w:pos="8630"/>
        </w:tabs>
        <w:rPr>
          <w:rFonts w:asciiTheme="minorHAnsi" w:eastAsiaTheme="minorEastAsia" w:hAnsiTheme="minorHAnsi"/>
          <w:noProof/>
          <w:sz w:val="22"/>
        </w:rPr>
      </w:pPr>
      <w:hyperlink w:anchor="_Toc151828283" w:history="1">
        <w:r w:rsidR="003667A2" w:rsidRPr="00C44950">
          <w:rPr>
            <w:rStyle w:val="Hyperlink"/>
            <w:rFonts w:cs="Times New Roman"/>
            <w:b/>
            <w:bCs/>
            <w:noProof/>
          </w:rPr>
          <w:t>Figure 14:</w:t>
        </w:r>
        <w:r w:rsidR="003667A2" w:rsidRPr="00C44950">
          <w:rPr>
            <w:rStyle w:val="Hyperlink"/>
            <w:rFonts w:cs="Times New Roman"/>
            <w:noProof/>
          </w:rPr>
          <w:t xml:space="preserve"> Screenshot of the map creation process in GraphRendering.</w:t>
        </w:r>
        <w:r w:rsidR="003667A2">
          <w:rPr>
            <w:noProof/>
            <w:webHidden/>
          </w:rPr>
          <w:tab/>
        </w:r>
        <w:r w:rsidR="003667A2">
          <w:rPr>
            <w:noProof/>
            <w:webHidden/>
          </w:rPr>
          <w:fldChar w:fldCharType="begin"/>
        </w:r>
        <w:r w:rsidR="003667A2">
          <w:rPr>
            <w:noProof/>
            <w:webHidden/>
          </w:rPr>
          <w:instrText xml:space="preserve"> PAGEREF _Toc151828283 \h </w:instrText>
        </w:r>
        <w:r w:rsidR="003667A2">
          <w:rPr>
            <w:noProof/>
            <w:webHidden/>
          </w:rPr>
        </w:r>
        <w:r w:rsidR="003667A2">
          <w:rPr>
            <w:noProof/>
            <w:webHidden/>
          </w:rPr>
          <w:fldChar w:fldCharType="separate"/>
        </w:r>
        <w:r w:rsidR="003667A2">
          <w:rPr>
            <w:noProof/>
            <w:webHidden/>
          </w:rPr>
          <w:t>65</w:t>
        </w:r>
        <w:r w:rsidR="003667A2">
          <w:rPr>
            <w:noProof/>
            <w:webHidden/>
          </w:rPr>
          <w:fldChar w:fldCharType="end"/>
        </w:r>
      </w:hyperlink>
    </w:p>
    <w:p w14:paraId="76EEEC3D" w14:textId="2953D4CF" w:rsidR="003667A2" w:rsidRDefault="00000000">
      <w:pPr>
        <w:pStyle w:val="TableofFigures"/>
        <w:tabs>
          <w:tab w:val="right" w:leader="dot" w:pos="8630"/>
        </w:tabs>
        <w:rPr>
          <w:rFonts w:asciiTheme="minorHAnsi" w:eastAsiaTheme="minorEastAsia" w:hAnsiTheme="minorHAnsi"/>
          <w:noProof/>
          <w:sz w:val="22"/>
        </w:rPr>
      </w:pPr>
      <w:hyperlink w:anchor="_Toc151828284" w:history="1">
        <w:r w:rsidR="003667A2" w:rsidRPr="00C44950">
          <w:rPr>
            <w:rStyle w:val="Hyperlink"/>
            <w:rFonts w:cs="Times New Roman"/>
            <w:b/>
            <w:bCs/>
            <w:noProof/>
          </w:rPr>
          <w:t>Figure 15:</w:t>
        </w:r>
        <w:r w:rsidR="003667A2" w:rsidRPr="00C44950">
          <w:rPr>
            <w:rStyle w:val="Hyperlink"/>
            <w:rFonts w:cs="Times New Roman"/>
            <w:noProof/>
          </w:rPr>
          <w:t xml:space="preserve"> System map for test case 1.</w:t>
        </w:r>
        <w:r w:rsidR="003667A2">
          <w:rPr>
            <w:noProof/>
            <w:webHidden/>
          </w:rPr>
          <w:tab/>
        </w:r>
        <w:r w:rsidR="003667A2">
          <w:rPr>
            <w:noProof/>
            <w:webHidden/>
          </w:rPr>
          <w:fldChar w:fldCharType="begin"/>
        </w:r>
        <w:r w:rsidR="003667A2">
          <w:rPr>
            <w:noProof/>
            <w:webHidden/>
          </w:rPr>
          <w:instrText xml:space="preserve"> PAGEREF _Toc151828284 \h </w:instrText>
        </w:r>
        <w:r w:rsidR="003667A2">
          <w:rPr>
            <w:noProof/>
            <w:webHidden/>
          </w:rPr>
        </w:r>
        <w:r w:rsidR="003667A2">
          <w:rPr>
            <w:noProof/>
            <w:webHidden/>
          </w:rPr>
          <w:fldChar w:fldCharType="separate"/>
        </w:r>
        <w:r w:rsidR="003667A2">
          <w:rPr>
            <w:noProof/>
            <w:webHidden/>
          </w:rPr>
          <w:t>67</w:t>
        </w:r>
        <w:r w:rsidR="003667A2">
          <w:rPr>
            <w:noProof/>
            <w:webHidden/>
          </w:rPr>
          <w:fldChar w:fldCharType="end"/>
        </w:r>
      </w:hyperlink>
    </w:p>
    <w:p w14:paraId="46E9CD41" w14:textId="1C1344F0" w:rsidR="003667A2" w:rsidRDefault="00000000">
      <w:pPr>
        <w:pStyle w:val="TableofFigures"/>
        <w:tabs>
          <w:tab w:val="right" w:leader="dot" w:pos="8630"/>
        </w:tabs>
        <w:rPr>
          <w:rFonts w:asciiTheme="minorHAnsi" w:eastAsiaTheme="minorEastAsia" w:hAnsiTheme="minorHAnsi"/>
          <w:noProof/>
          <w:sz w:val="22"/>
        </w:rPr>
      </w:pPr>
      <w:hyperlink w:anchor="_Toc151828285" w:history="1">
        <w:r w:rsidR="003667A2" w:rsidRPr="00C44950">
          <w:rPr>
            <w:rStyle w:val="Hyperlink"/>
            <w:rFonts w:cs="Times New Roman"/>
            <w:b/>
            <w:bCs/>
            <w:noProof/>
          </w:rPr>
          <w:t>Figure 16:</w:t>
        </w:r>
        <w:r w:rsidR="003667A2" w:rsidRPr="00C44950">
          <w:rPr>
            <w:rStyle w:val="Hyperlink"/>
            <w:rFonts w:cs="Times New Roman"/>
            <w:noProof/>
          </w:rPr>
          <w:t xml:space="preserve"> System map for test case 2.</w:t>
        </w:r>
        <w:r w:rsidR="003667A2">
          <w:rPr>
            <w:noProof/>
            <w:webHidden/>
          </w:rPr>
          <w:tab/>
        </w:r>
        <w:r w:rsidR="003667A2">
          <w:rPr>
            <w:noProof/>
            <w:webHidden/>
          </w:rPr>
          <w:fldChar w:fldCharType="begin"/>
        </w:r>
        <w:r w:rsidR="003667A2">
          <w:rPr>
            <w:noProof/>
            <w:webHidden/>
          </w:rPr>
          <w:instrText xml:space="preserve"> PAGEREF _Toc151828285 \h </w:instrText>
        </w:r>
        <w:r w:rsidR="003667A2">
          <w:rPr>
            <w:noProof/>
            <w:webHidden/>
          </w:rPr>
        </w:r>
        <w:r w:rsidR="003667A2">
          <w:rPr>
            <w:noProof/>
            <w:webHidden/>
          </w:rPr>
          <w:fldChar w:fldCharType="separate"/>
        </w:r>
        <w:r w:rsidR="003667A2">
          <w:rPr>
            <w:noProof/>
            <w:webHidden/>
          </w:rPr>
          <w:t>69</w:t>
        </w:r>
        <w:r w:rsidR="003667A2">
          <w:rPr>
            <w:noProof/>
            <w:webHidden/>
          </w:rPr>
          <w:fldChar w:fldCharType="end"/>
        </w:r>
      </w:hyperlink>
    </w:p>
    <w:p w14:paraId="12742270" w14:textId="6B090C33" w:rsidR="003667A2" w:rsidRDefault="00000000">
      <w:pPr>
        <w:pStyle w:val="TableofFigures"/>
        <w:tabs>
          <w:tab w:val="right" w:leader="dot" w:pos="8630"/>
        </w:tabs>
        <w:rPr>
          <w:rFonts w:asciiTheme="minorHAnsi" w:eastAsiaTheme="minorEastAsia" w:hAnsiTheme="minorHAnsi"/>
          <w:noProof/>
          <w:sz w:val="22"/>
        </w:rPr>
      </w:pPr>
      <w:hyperlink w:anchor="_Toc151828286" w:history="1">
        <w:r w:rsidR="003667A2" w:rsidRPr="00C44950">
          <w:rPr>
            <w:rStyle w:val="Hyperlink"/>
            <w:rFonts w:cs="Times New Roman"/>
            <w:b/>
            <w:bCs/>
            <w:noProof/>
          </w:rPr>
          <w:t>Figure 17:</w:t>
        </w:r>
        <w:r w:rsidR="003667A2" w:rsidRPr="00C44950">
          <w:rPr>
            <w:rStyle w:val="Hyperlink"/>
            <w:rFonts w:cs="Times New Roman"/>
            <w:noProof/>
          </w:rPr>
          <w:t xml:space="preserve"> System map for test case 3.</w:t>
        </w:r>
        <w:r w:rsidR="003667A2">
          <w:rPr>
            <w:noProof/>
            <w:webHidden/>
          </w:rPr>
          <w:tab/>
        </w:r>
        <w:r w:rsidR="003667A2">
          <w:rPr>
            <w:noProof/>
            <w:webHidden/>
          </w:rPr>
          <w:fldChar w:fldCharType="begin"/>
        </w:r>
        <w:r w:rsidR="003667A2">
          <w:rPr>
            <w:noProof/>
            <w:webHidden/>
          </w:rPr>
          <w:instrText xml:space="preserve"> PAGEREF _Toc151828286 \h </w:instrText>
        </w:r>
        <w:r w:rsidR="003667A2">
          <w:rPr>
            <w:noProof/>
            <w:webHidden/>
          </w:rPr>
        </w:r>
        <w:r w:rsidR="003667A2">
          <w:rPr>
            <w:noProof/>
            <w:webHidden/>
          </w:rPr>
          <w:fldChar w:fldCharType="separate"/>
        </w:r>
        <w:r w:rsidR="003667A2">
          <w:rPr>
            <w:noProof/>
            <w:webHidden/>
          </w:rPr>
          <w:t>70</w:t>
        </w:r>
        <w:r w:rsidR="003667A2">
          <w:rPr>
            <w:noProof/>
            <w:webHidden/>
          </w:rPr>
          <w:fldChar w:fldCharType="end"/>
        </w:r>
      </w:hyperlink>
    </w:p>
    <w:p w14:paraId="0C59E4C7" w14:textId="1BC1929A" w:rsidR="003667A2" w:rsidRDefault="00000000">
      <w:pPr>
        <w:pStyle w:val="TableofFigures"/>
        <w:tabs>
          <w:tab w:val="right" w:leader="dot" w:pos="8630"/>
        </w:tabs>
        <w:rPr>
          <w:rFonts w:asciiTheme="minorHAnsi" w:eastAsiaTheme="minorEastAsia" w:hAnsiTheme="minorHAnsi"/>
          <w:noProof/>
          <w:sz w:val="22"/>
        </w:rPr>
      </w:pPr>
      <w:hyperlink w:anchor="_Toc151828287" w:history="1">
        <w:r w:rsidR="003667A2" w:rsidRPr="00C44950">
          <w:rPr>
            <w:rStyle w:val="Hyperlink"/>
            <w:rFonts w:cs="Times New Roman"/>
            <w:b/>
            <w:bCs/>
            <w:noProof/>
          </w:rPr>
          <w:t>Figure 18:</w:t>
        </w:r>
        <w:r w:rsidR="003667A2" w:rsidRPr="00C44950">
          <w:rPr>
            <w:rStyle w:val="Hyperlink"/>
            <w:rFonts w:cs="Times New Roman"/>
            <w:noProof/>
          </w:rPr>
          <w:t xml:space="preserve"> Data panel of a simulation in FleetBench.</w:t>
        </w:r>
        <w:r w:rsidR="003667A2">
          <w:rPr>
            <w:noProof/>
            <w:webHidden/>
          </w:rPr>
          <w:tab/>
        </w:r>
        <w:r w:rsidR="003667A2">
          <w:rPr>
            <w:noProof/>
            <w:webHidden/>
          </w:rPr>
          <w:fldChar w:fldCharType="begin"/>
        </w:r>
        <w:r w:rsidR="003667A2">
          <w:rPr>
            <w:noProof/>
            <w:webHidden/>
          </w:rPr>
          <w:instrText xml:space="preserve"> PAGEREF _Toc151828287 \h </w:instrText>
        </w:r>
        <w:r w:rsidR="003667A2">
          <w:rPr>
            <w:noProof/>
            <w:webHidden/>
          </w:rPr>
        </w:r>
        <w:r w:rsidR="003667A2">
          <w:rPr>
            <w:noProof/>
            <w:webHidden/>
          </w:rPr>
          <w:fldChar w:fldCharType="separate"/>
        </w:r>
        <w:r w:rsidR="003667A2">
          <w:rPr>
            <w:noProof/>
            <w:webHidden/>
          </w:rPr>
          <w:t>72</w:t>
        </w:r>
        <w:r w:rsidR="003667A2">
          <w:rPr>
            <w:noProof/>
            <w:webHidden/>
          </w:rPr>
          <w:fldChar w:fldCharType="end"/>
        </w:r>
      </w:hyperlink>
    </w:p>
    <w:p w14:paraId="6FAA61B5" w14:textId="6E066E83" w:rsidR="003667A2" w:rsidRDefault="00000000">
      <w:pPr>
        <w:pStyle w:val="TableofFigures"/>
        <w:tabs>
          <w:tab w:val="right" w:leader="dot" w:pos="8630"/>
        </w:tabs>
        <w:rPr>
          <w:rFonts w:asciiTheme="minorHAnsi" w:eastAsiaTheme="minorEastAsia" w:hAnsiTheme="minorHAnsi"/>
          <w:noProof/>
          <w:sz w:val="22"/>
        </w:rPr>
      </w:pPr>
      <w:hyperlink w:anchor="_Toc151828288" w:history="1">
        <w:r w:rsidR="003667A2" w:rsidRPr="00C44950">
          <w:rPr>
            <w:rStyle w:val="Hyperlink"/>
            <w:rFonts w:cs="Times New Roman"/>
            <w:b/>
            <w:bCs/>
            <w:noProof/>
          </w:rPr>
          <w:t>Figure 19:</w:t>
        </w:r>
        <w:r w:rsidR="003667A2" w:rsidRPr="00C44950">
          <w:rPr>
            <w:rStyle w:val="Hyperlink"/>
            <w:rFonts w:cs="Times New Roman"/>
            <w:noProof/>
          </w:rPr>
          <w:t xml:space="preserve"> Sequential moves by two naïve agents.</w:t>
        </w:r>
        <w:r w:rsidR="003667A2">
          <w:rPr>
            <w:noProof/>
            <w:webHidden/>
          </w:rPr>
          <w:tab/>
        </w:r>
        <w:r w:rsidR="003667A2">
          <w:rPr>
            <w:noProof/>
            <w:webHidden/>
          </w:rPr>
          <w:fldChar w:fldCharType="begin"/>
        </w:r>
        <w:r w:rsidR="003667A2">
          <w:rPr>
            <w:noProof/>
            <w:webHidden/>
          </w:rPr>
          <w:instrText xml:space="preserve"> PAGEREF _Toc151828288 \h </w:instrText>
        </w:r>
        <w:r w:rsidR="003667A2">
          <w:rPr>
            <w:noProof/>
            <w:webHidden/>
          </w:rPr>
        </w:r>
        <w:r w:rsidR="003667A2">
          <w:rPr>
            <w:noProof/>
            <w:webHidden/>
          </w:rPr>
          <w:fldChar w:fldCharType="separate"/>
        </w:r>
        <w:r w:rsidR="003667A2">
          <w:rPr>
            <w:noProof/>
            <w:webHidden/>
          </w:rPr>
          <w:t>80</w:t>
        </w:r>
        <w:r w:rsidR="003667A2">
          <w:rPr>
            <w:noProof/>
            <w:webHidden/>
          </w:rPr>
          <w:fldChar w:fldCharType="end"/>
        </w:r>
      </w:hyperlink>
    </w:p>
    <w:p w14:paraId="76735E87" w14:textId="5111D42D" w:rsidR="003667A2" w:rsidRDefault="00000000">
      <w:pPr>
        <w:pStyle w:val="TableofFigures"/>
        <w:tabs>
          <w:tab w:val="right" w:leader="dot" w:pos="8630"/>
        </w:tabs>
        <w:rPr>
          <w:rFonts w:asciiTheme="minorHAnsi" w:eastAsiaTheme="minorEastAsia" w:hAnsiTheme="minorHAnsi"/>
          <w:noProof/>
          <w:sz w:val="22"/>
        </w:rPr>
      </w:pPr>
      <w:hyperlink w:anchor="_Toc151828289" w:history="1">
        <w:r w:rsidR="003667A2" w:rsidRPr="00C44950">
          <w:rPr>
            <w:rStyle w:val="Hyperlink"/>
            <w:b/>
            <w:bCs/>
            <w:noProof/>
          </w:rPr>
          <w:t>Figure 20:</w:t>
        </w:r>
        <w:r w:rsidR="003667A2" w:rsidRPr="00C44950">
          <w:rPr>
            <w:rStyle w:val="Hyperlink"/>
            <w:noProof/>
          </w:rPr>
          <w:t xml:space="preserve"> Map creation process in GraphRendering.</w:t>
        </w:r>
        <w:r w:rsidR="003667A2">
          <w:rPr>
            <w:noProof/>
            <w:webHidden/>
          </w:rPr>
          <w:tab/>
        </w:r>
        <w:r w:rsidR="003667A2">
          <w:rPr>
            <w:noProof/>
            <w:webHidden/>
          </w:rPr>
          <w:fldChar w:fldCharType="begin"/>
        </w:r>
        <w:r w:rsidR="003667A2">
          <w:rPr>
            <w:noProof/>
            <w:webHidden/>
          </w:rPr>
          <w:instrText xml:space="preserve"> PAGEREF _Toc151828289 \h </w:instrText>
        </w:r>
        <w:r w:rsidR="003667A2">
          <w:rPr>
            <w:noProof/>
            <w:webHidden/>
          </w:rPr>
        </w:r>
        <w:r w:rsidR="003667A2">
          <w:rPr>
            <w:noProof/>
            <w:webHidden/>
          </w:rPr>
          <w:fldChar w:fldCharType="separate"/>
        </w:r>
        <w:r w:rsidR="003667A2">
          <w:rPr>
            <w:noProof/>
            <w:webHidden/>
          </w:rPr>
          <w:t>105</w:t>
        </w:r>
        <w:r w:rsidR="003667A2">
          <w:rPr>
            <w:noProof/>
            <w:webHidden/>
          </w:rPr>
          <w:fldChar w:fldCharType="end"/>
        </w:r>
      </w:hyperlink>
    </w:p>
    <w:p w14:paraId="42FE51F6" w14:textId="090CDCB4" w:rsidR="003667A2" w:rsidRDefault="00000000">
      <w:pPr>
        <w:pStyle w:val="TableofFigures"/>
        <w:tabs>
          <w:tab w:val="right" w:leader="dot" w:pos="8630"/>
        </w:tabs>
        <w:rPr>
          <w:rFonts w:asciiTheme="minorHAnsi" w:eastAsiaTheme="minorEastAsia" w:hAnsiTheme="minorHAnsi"/>
          <w:noProof/>
          <w:sz w:val="22"/>
        </w:rPr>
      </w:pPr>
      <w:hyperlink w:anchor="_Toc151828290" w:history="1">
        <w:r w:rsidR="003667A2" w:rsidRPr="00C44950">
          <w:rPr>
            <w:rStyle w:val="Hyperlink"/>
            <w:b/>
            <w:bCs/>
            <w:noProof/>
          </w:rPr>
          <w:t>Figure 21:</w:t>
        </w:r>
        <w:r w:rsidR="003667A2" w:rsidRPr="00C44950">
          <w:rPr>
            <w:rStyle w:val="Hyperlink"/>
            <w:noProof/>
          </w:rPr>
          <w:t xml:space="preserve"> An example of a small map created in GraphRendering.</w:t>
        </w:r>
        <w:r w:rsidR="003667A2">
          <w:rPr>
            <w:noProof/>
            <w:webHidden/>
          </w:rPr>
          <w:tab/>
        </w:r>
        <w:r w:rsidR="003667A2">
          <w:rPr>
            <w:noProof/>
            <w:webHidden/>
          </w:rPr>
          <w:fldChar w:fldCharType="begin"/>
        </w:r>
        <w:r w:rsidR="003667A2">
          <w:rPr>
            <w:noProof/>
            <w:webHidden/>
          </w:rPr>
          <w:instrText xml:space="preserve"> PAGEREF _Toc151828290 \h </w:instrText>
        </w:r>
        <w:r w:rsidR="003667A2">
          <w:rPr>
            <w:noProof/>
            <w:webHidden/>
          </w:rPr>
        </w:r>
        <w:r w:rsidR="003667A2">
          <w:rPr>
            <w:noProof/>
            <w:webHidden/>
          </w:rPr>
          <w:fldChar w:fldCharType="separate"/>
        </w:r>
        <w:r w:rsidR="003667A2">
          <w:rPr>
            <w:noProof/>
            <w:webHidden/>
          </w:rPr>
          <w:t>106</w:t>
        </w:r>
        <w:r w:rsidR="003667A2">
          <w:rPr>
            <w:noProof/>
            <w:webHidden/>
          </w:rPr>
          <w:fldChar w:fldCharType="end"/>
        </w:r>
      </w:hyperlink>
    </w:p>
    <w:p w14:paraId="319B1A04" w14:textId="7CCF8E24" w:rsidR="003667A2" w:rsidRDefault="00000000">
      <w:pPr>
        <w:pStyle w:val="TableofFigures"/>
        <w:tabs>
          <w:tab w:val="right" w:leader="dot" w:pos="8630"/>
        </w:tabs>
        <w:rPr>
          <w:rFonts w:asciiTheme="minorHAnsi" w:eastAsiaTheme="minorEastAsia" w:hAnsiTheme="minorHAnsi"/>
          <w:noProof/>
          <w:sz w:val="22"/>
        </w:rPr>
      </w:pPr>
      <w:hyperlink w:anchor="_Toc151828291" w:history="1">
        <w:r w:rsidR="003667A2" w:rsidRPr="00C44950">
          <w:rPr>
            <w:rStyle w:val="Hyperlink"/>
            <w:b/>
            <w:bCs/>
            <w:noProof/>
          </w:rPr>
          <w:t>Figure 22</w:t>
        </w:r>
        <w:r w:rsidR="003667A2" w:rsidRPr="00C44950">
          <w:rPr>
            <w:rStyle w:val="Hyperlink"/>
            <w:noProof/>
          </w:rPr>
          <w:t>: Task schedule generation window in FleetBench.</w:t>
        </w:r>
        <w:r w:rsidR="003667A2">
          <w:rPr>
            <w:noProof/>
            <w:webHidden/>
          </w:rPr>
          <w:tab/>
        </w:r>
        <w:r w:rsidR="003667A2">
          <w:rPr>
            <w:noProof/>
            <w:webHidden/>
          </w:rPr>
          <w:fldChar w:fldCharType="begin"/>
        </w:r>
        <w:r w:rsidR="003667A2">
          <w:rPr>
            <w:noProof/>
            <w:webHidden/>
          </w:rPr>
          <w:instrText xml:space="preserve"> PAGEREF _Toc151828291 \h </w:instrText>
        </w:r>
        <w:r w:rsidR="003667A2">
          <w:rPr>
            <w:noProof/>
            <w:webHidden/>
          </w:rPr>
        </w:r>
        <w:r w:rsidR="003667A2">
          <w:rPr>
            <w:noProof/>
            <w:webHidden/>
          </w:rPr>
          <w:fldChar w:fldCharType="separate"/>
        </w:r>
        <w:r w:rsidR="003667A2">
          <w:rPr>
            <w:noProof/>
            <w:webHidden/>
          </w:rPr>
          <w:t>109</w:t>
        </w:r>
        <w:r w:rsidR="003667A2">
          <w:rPr>
            <w:noProof/>
            <w:webHidden/>
          </w:rPr>
          <w:fldChar w:fldCharType="end"/>
        </w:r>
      </w:hyperlink>
    </w:p>
    <w:p w14:paraId="2641E884" w14:textId="7133D3F0" w:rsidR="003667A2" w:rsidRDefault="00000000">
      <w:pPr>
        <w:pStyle w:val="TableofFigures"/>
        <w:tabs>
          <w:tab w:val="right" w:leader="dot" w:pos="8630"/>
        </w:tabs>
        <w:rPr>
          <w:rFonts w:asciiTheme="minorHAnsi" w:eastAsiaTheme="minorEastAsia" w:hAnsiTheme="minorHAnsi"/>
          <w:noProof/>
          <w:sz w:val="22"/>
        </w:rPr>
      </w:pPr>
      <w:hyperlink w:anchor="_Toc151828292" w:history="1">
        <w:r w:rsidR="003667A2" w:rsidRPr="00C44950">
          <w:rPr>
            <w:rStyle w:val="Hyperlink"/>
            <w:b/>
            <w:bCs/>
            <w:noProof/>
          </w:rPr>
          <w:t>Figure 23:</w:t>
        </w:r>
        <w:r w:rsidR="003667A2" w:rsidRPr="00C44950">
          <w:rPr>
            <w:rStyle w:val="Hyperlink"/>
            <w:noProof/>
          </w:rPr>
          <w:t xml:space="preserve"> Screenshot of the labeled UI elements.</w:t>
        </w:r>
        <w:r w:rsidR="003667A2">
          <w:rPr>
            <w:noProof/>
            <w:webHidden/>
          </w:rPr>
          <w:tab/>
        </w:r>
        <w:r w:rsidR="003667A2">
          <w:rPr>
            <w:noProof/>
            <w:webHidden/>
          </w:rPr>
          <w:fldChar w:fldCharType="begin"/>
        </w:r>
        <w:r w:rsidR="003667A2">
          <w:rPr>
            <w:noProof/>
            <w:webHidden/>
          </w:rPr>
          <w:instrText xml:space="preserve"> PAGEREF _Toc151828292 \h </w:instrText>
        </w:r>
        <w:r w:rsidR="003667A2">
          <w:rPr>
            <w:noProof/>
            <w:webHidden/>
          </w:rPr>
        </w:r>
        <w:r w:rsidR="003667A2">
          <w:rPr>
            <w:noProof/>
            <w:webHidden/>
          </w:rPr>
          <w:fldChar w:fldCharType="separate"/>
        </w:r>
        <w:r w:rsidR="003667A2">
          <w:rPr>
            <w:noProof/>
            <w:webHidden/>
          </w:rPr>
          <w:t>115</w:t>
        </w:r>
        <w:r w:rsidR="003667A2">
          <w:rPr>
            <w:noProof/>
            <w:webHidden/>
          </w:rPr>
          <w:fldChar w:fldCharType="end"/>
        </w:r>
      </w:hyperlink>
    </w:p>
    <w:p w14:paraId="4981DA5B" w14:textId="38722B4E" w:rsidR="003667A2" w:rsidRDefault="00000000">
      <w:pPr>
        <w:pStyle w:val="TableofFigures"/>
        <w:tabs>
          <w:tab w:val="right" w:leader="dot" w:pos="8630"/>
        </w:tabs>
        <w:rPr>
          <w:rFonts w:asciiTheme="minorHAnsi" w:eastAsiaTheme="minorEastAsia" w:hAnsiTheme="minorHAnsi"/>
          <w:noProof/>
          <w:sz w:val="22"/>
        </w:rPr>
      </w:pPr>
      <w:hyperlink w:anchor="_Toc151828293" w:history="1">
        <w:r w:rsidR="003667A2" w:rsidRPr="00C44950">
          <w:rPr>
            <w:rStyle w:val="Hyperlink"/>
            <w:b/>
            <w:bCs/>
            <w:noProof/>
          </w:rPr>
          <w:t>Figure 24:</w:t>
        </w:r>
        <w:r w:rsidR="003667A2" w:rsidRPr="00C44950">
          <w:rPr>
            <w:rStyle w:val="Hyperlink"/>
            <w:noProof/>
          </w:rPr>
          <w:t xml:space="preserve"> Screenshot of the generated optionMenu elements.</w:t>
        </w:r>
        <w:r w:rsidR="003667A2">
          <w:rPr>
            <w:noProof/>
            <w:webHidden/>
          </w:rPr>
          <w:tab/>
        </w:r>
        <w:r w:rsidR="003667A2">
          <w:rPr>
            <w:noProof/>
            <w:webHidden/>
          </w:rPr>
          <w:fldChar w:fldCharType="begin"/>
        </w:r>
        <w:r w:rsidR="003667A2">
          <w:rPr>
            <w:noProof/>
            <w:webHidden/>
          </w:rPr>
          <w:instrText xml:space="preserve"> PAGEREF _Toc151828293 \h </w:instrText>
        </w:r>
        <w:r w:rsidR="003667A2">
          <w:rPr>
            <w:noProof/>
            <w:webHidden/>
          </w:rPr>
        </w:r>
        <w:r w:rsidR="003667A2">
          <w:rPr>
            <w:noProof/>
            <w:webHidden/>
          </w:rPr>
          <w:fldChar w:fldCharType="separate"/>
        </w:r>
        <w:r w:rsidR="003667A2">
          <w:rPr>
            <w:noProof/>
            <w:webHidden/>
          </w:rPr>
          <w:t>116</w:t>
        </w:r>
        <w:r w:rsidR="003667A2">
          <w:rPr>
            <w:noProof/>
            <w:webHidden/>
          </w:rPr>
          <w:fldChar w:fldCharType="end"/>
        </w:r>
      </w:hyperlink>
    </w:p>
    <w:p w14:paraId="15A2BD10" w14:textId="44927AD7" w:rsidR="003667A2" w:rsidRDefault="00000000">
      <w:pPr>
        <w:pStyle w:val="TableofFigures"/>
        <w:tabs>
          <w:tab w:val="right" w:leader="dot" w:pos="8630"/>
        </w:tabs>
        <w:rPr>
          <w:rFonts w:asciiTheme="minorHAnsi" w:eastAsiaTheme="minorEastAsia" w:hAnsiTheme="minorHAnsi"/>
          <w:noProof/>
          <w:sz w:val="22"/>
        </w:rPr>
      </w:pPr>
      <w:hyperlink w:anchor="_Toc151828294" w:history="1">
        <w:r w:rsidR="003667A2" w:rsidRPr="00C44950">
          <w:rPr>
            <w:rStyle w:val="Hyperlink"/>
            <w:b/>
            <w:bCs/>
            <w:noProof/>
          </w:rPr>
          <w:t>Figure 25:</w:t>
        </w:r>
        <w:r w:rsidR="003667A2" w:rsidRPr="00C44950">
          <w:rPr>
            <w:rStyle w:val="Hyperlink"/>
            <w:noProof/>
          </w:rPr>
          <w:t xml:space="preserve"> Visualization of the search process in FleetBench.</w:t>
        </w:r>
        <w:r w:rsidR="003667A2">
          <w:rPr>
            <w:noProof/>
            <w:webHidden/>
          </w:rPr>
          <w:tab/>
        </w:r>
        <w:r w:rsidR="003667A2">
          <w:rPr>
            <w:noProof/>
            <w:webHidden/>
          </w:rPr>
          <w:fldChar w:fldCharType="begin"/>
        </w:r>
        <w:r w:rsidR="003667A2">
          <w:rPr>
            <w:noProof/>
            <w:webHidden/>
          </w:rPr>
          <w:instrText xml:space="preserve"> PAGEREF _Toc151828294 \h </w:instrText>
        </w:r>
        <w:r w:rsidR="003667A2">
          <w:rPr>
            <w:noProof/>
            <w:webHidden/>
          </w:rPr>
        </w:r>
        <w:r w:rsidR="003667A2">
          <w:rPr>
            <w:noProof/>
            <w:webHidden/>
          </w:rPr>
          <w:fldChar w:fldCharType="separate"/>
        </w:r>
        <w:r w:rsidR="003667A2">
          <w:rPr>
            <w:noProof/>
            <w:webHidden/>
          </w:rPr>
          <w:t>118</w:t>
        </w:r>
        <w:r w:rsidR="003667A2">
          <w:rPr>
            <w:noProof/>
            <w:webHidden/>
          </w:rPr>
          <w:fldChar w:fldCharType="end"/>
        </w:r>
      </w:hyperlink>
    </w:p>
    <w:p w14:paraId="1F3BC6C9" w14:textId="62890608" w:rsidR="003667A2" w:rsidRDefault="00000000">
      <w:pPr>
        <w:pStyle w:val="TableofFigures"/>
        <w:tabs>
          <w:tab w:val="right" w:leader="dot" w:pos="8630"/>
        </w:tabs>
        <w:rPr>
          <w:rFonts w:asciiTheme="minorHAnsi" w:eastAsiaTheme="minorEastAsia" w:hAnsiTheme="minorHAnsi"/>
          <w:noProof/>
          <w:sz w:val="22"/>
        </w:rPr>
      </w:pPr>
      <w:hyperlink w:anchor="_Toc151828295" w:history="1">
        <w:r w:rsidR="003667A2" w:rsidRPr="00C44950">
          <w:rPr>
            <w:rStyle w:val="Hyperlink"/>
            <w:b/>
            <w:bCs/>
            <w:noProof/>
          </w:rPr>
          <w:t>Figure 26:</w:t>
        </w:r>
        <w:r w:rsidR="003667A2" w:rsidRPr="00C44950">
          <w:rPr>
            <w:rStyle w:val="Hyperlink"/>
            <w:noProof/>
          </w:rPr>
          <w:t xml:space="preserve"> Screenshot of the FleetBench canvas and information bar.</w:t>
        </w:r>
        <w:r w:rsidR="003667A2">
          <w:rPr>
            <w:noProof/>
            <w:webHidden/>
          </w:rPr>
          <w:tab/>
        </w:r>
        <w:r w:rsidR="003667A2">
          <w:rPr>
            <w:noProof/>
            <w:webHidden/>
          </w:rPr>
          <w:fldChar w:fldCharType="begin"/>
        </w:r>
        <w:r w:rsidR="003667A2">
          <w:rPr>
            <w:noProof/>
            <w:webHidden/>
          </w:rPr>
          <w:instrText xml:space="preserve"> PAGEREF _Toc151828295 \h </w:instrText>
        </w:r>
        <w:r w:rsidR="003667A2">
          <w:rPr>
            <w:noProof/>
            <w:webHidden/>
          </w:rPr>
        </w:r>
        <w:r w:rsidR="003667A2">
          <w:rPr>
            <w:noProof/>
            <w:webHidden/>
          </w:rPr>
          <w:fldChar w:fldCharType="separate"/>
        </w:r>
        <w:r w:rsidR="003667A2">
          <w:rPr>
            <w:noProof/>
            <w:webHidden/>
          </w:rPr>
          <w:t>120</w:t>
        </w:r>
        <w:r w:rsidR="003667A2">
          <w:rPr>
            <w:noProof/>
            <w:webHidden/>
          </w:rPr>
          <w:fldChar w:fldCharType="end"/>
        </w:r>
      </w:hyperlink>
    </w:p>
    <w:p w14:paraId="5345DACB" w14:textId="68DDD193" w:rsidR="003667A2" w:rsidRDefault="00000000">
      <w:pPr>
        <w:pStyle w:val="TableofFigures"/>
        <w:tabs>
          <w:tab w:val="right" w:leader="dot" w:pos="8630"/>
        </w:tabs>
        <w:rPr>
          <w:rFonts w:asciiTheme="minorHAnsi" w:eastAsiaTheme="minorEastAsia" w:hAnsiTheme="minorHAnsi"/>
          <w:noProof/>
          <w:sz w:val="22"/>
        </w:rPr>
      </w:pPr>
      <w:hyperlink w:anchor="_Toc151828296" w:history="1">
        <w:r w:rsidR="003667A2" w:rsidRPr="00C44950">
          <w:rPr>
            <w:rStyle w:val="Hyperlink"/>
            <w:b/>
            <w:bCs/>
            <w:noProof/>
          </w:rPr>
          <w:t>Figure 27:</w:t>
        </w:r>
        <w:r w:rsidR="003667A2" w:rsidRPr="00C44950">
          <w:rPr>
            <w:rStyle w:val="Hyperlink"/>
            <w:noProof/>
          </w:rPr>
          <w:t xml:space="preserve"> An agent rendered in FleetBench.</w:t>
        </w:r>
        <w:r w:rsidR="003667A2">
          <w:rPr>
            <w:noProof/>
            <w:webHidden/>
          </w:rPr>
          <w:tab/>
        </w:r>
        <w:r w:rsidR="003667A2">
          <w:rPr>
            <w:noProof/>
            <w:webHidden/>
          </w:rPr>
          <w:fldChar w:fldCharType="begin"/>
        </w:r>
        <w:r w:rsidR="003667A2">
          <w:rPr>
            <w:noProof/>
            <w:webHidden/>
          </w:rPr>
          <w:instrText xml:space="preserve"> PAGEREF _Toc151828296 \h </w:instrText>
        </w:r>
        <w:r w:rsidR="003667A2">
          <w:rPr>
            <w:noProof/>
            <w:webHidden/>
          </w:rPr>
        </w:r>
        <w:r w:rsidR="003667A2">
          <w:rPr>
            <w:noProof/>
            <w:webHidden/>
          </w:rPr>
          <w:fldChar w:fldCharType="separate"/>
        </w:r>
        <w:r w:rsidR="003667A2">
          <w:rPr>
            <w:noProof/>
            <w:webHidden/>
          </w:rPr>
          <w:t>121</w:t>
        </w:r>
        <w:r w:rsidR="003667A2">
          <w:rPr>
            <w:noProof/>
            <w:webHidden/>
          </w:rPr>
          <w:fldChar w:fldCharType="end"/>
        </w:r>
      </w:hyperlink>
    </w:p>
    <w:p w14:paraId="39E78C6A" w14:textId="7D61CD2D" w:rsidR="003667A2" w:rsidRDefault="00000000">
      <w:pPr>
        <w:pStyle w:val="TableofFigures"/>
        <w:tabs>
          <w:tab w:val="right" w:leader="dot" w:pos="8630"/>
        </w:tabs>
        <w:rPr>
          <w:rFonts w:asciiTheme="minorHAnsi" w:eastAsiaTheme="minorEastAsia" w:hAnsiTheme="minorHAnsi"/>
          <w:noProof/>
          <w:sz w:val="22"/>
        </w:rPr>
      </w:pPr>
      <w:hyperlink w:anchor="_Toc151828297" w:history="1">
        <w:r w:rsidR="003667A2" w:rsidRPr="00C44950">
          <w:rPr>
            <w:rStyle w:val="Hyperlink"/>
            <w:b/>
            <w:bCs/>
            <w:noProof/>
          </w:rPr>
          <w:t>Figure 28:</w:t>
        </w:r>
        <w:r w:rsidR="003667A2" w:rsidRPr="00C44950">
          <w:rPr>
            <w:rStyle w:val="Hyperlink"/>
            <w:noProof/>
          </w:rPr>
          <w:t xml:space="preserve"> A sequence of highlight objects in FleetBench.</w:t>
        </w:r>
        <w:r w:rsidR="003667A2">
          <w:rPr>
            <w:noProof/>
            <w:webHidden/>
          </w:rPr>
          <w:tab/>
        </w:r>
        <w:r w:rsidR="003667A2">
          <w:rPr>
            <w:noProof/>
            <w:webHidden/>
          </w:rPr>
          <w:fldChar w:fldCharType="begin"/>
        </w:r>
        <w:r w:rsidR="003667A2">
          <w:rPr>
            <w:noProof/>
            <w:webHidden/>
          </w:rPr>
          <w:instrText xml:space="preserve"> PAGEREF _Toc151828297 \h </w:instrText>
        </w:r>
        <w:r w:rsidR="003667A2">
          <w:rPr>
            <w:noProof/>
            <w:webHidden/>
          </w:rPr>
        </w:r>
        <w:r w:rsidR="003667A2">
          <w:rPr>
            <w:noProof/>
            <w:webHidden/>
          </w:rPr>
          <w:fldChar w:fldCharType="separate"/>
        </w:r>
        <w:r w:rsidR="003667A2">
          <w:rPr>
            <w:noProof/>
            <w:webHidden/>
          </w:rPr>
          <w:t>123</w:t>
        </w:r>
        <w:r w:rsidR="003667A2">
          <w:rPr>
            <w:noProof/>
            <w:webHidden/>
          </w:rPr>
          <w:fldChar w:fldCharType="end"/>
        </w:r>
      </w:hyperlink>
    </w:p>
    <w:p w14:paraId="0302A337" w14:textId="4CA7E0A9" w:rsidR="003667A2" w:rsidRDefault="00000000">
      <w:pPr>
        <w:pStyle w:val="TableofFigures"/>
        <w:tabs>
          <w:tab w:val="right" w:leader="dot" w:pos="8630"/>
        </w:tabs>
        <w:rPr>
          <w:rFonts w:asciiTheme="minorHAnsi" w:eastAsiaTheme="minorEastAsia" w:hAnsiTheme="minorHAnsi"/>
          <w:noProof/>
          <w:sz w:val="22"/>
        </w:rPr>
      </w:pPr>
      <w:hyperlink w:anchor="_Toc151828298" w:history="1">
        <w:r w:rsidR="003667A2" w:rsidRPr="00C44950">
          <w:rPr>
            <w:rStyle w:val="Hyperlink"/>
            <w:b/>
            <w:bCs/>
            <w:noProof/>
          </w:rPr>
          <w:t>Figure 29:</w:t>
        </w:r>
        <w:r w:rsidR="003667A2" w:rsidRPr="00C44950">
          <w:rPr>
            <w:rStyle w:val="Hyperlink"/>
            <w:noProof/>
          </w:rPr>
          <w:t xml:space="preserve"> A canvas line object rendered in FleetBench.</w:t>
        </w:r>
        <w:r w:rsidR="003667A2">
          <w:rPr>
            <w:noProof/>
            <w:webHidden/>
          </w:rPr>
          <w:tab/>
        </w:r>
        <w:r w:rsidR="003667A2">
          <w:rPr>
            <w:noProof/>
            <w:webHidden/>
          </w:rPr>
          <w:fldChar w:fldCharType="begin"/>
        </w:r>
        <w:r w:rsidR="003667A2">
          <w:rPr>
            <w:noProof/>
            <w:webHidden/>
          </w:rPr>
          <w:instrText xml:space="preserve"> PAGEREF _Toc151828298 \h </w:instrText>
        </w:r>
        <w:r w:rsidR="003667A2">
          <w:rPr>
            <w:noProof/>
            <w:webHidden/>
          </w:rPr>
        </w:r>
        <w:r w:rsidR="003667A2">
          <w:rPr>
            <w:noProof/>
            <w:webHidden/>
          </w:rPr>
          <w:fldChar w:fldCharType="separate"/>
        </w:r>
        <w:r w:rsidR="003667A2">
          <w:rPr>
            <w:noProof/>
            <w:webHidden/>
          </w:rPr>
          <w:t>126</w:t>
        </w:r>
        <w:r w:rsidR="003667A2">
          <w:rPr>
            <w:noProof/>
            <w:webHidden/>
          </w:rPr>
          <w:fldChar w:fldCharType="end"/>
        </w:r>
      </w:hyperlink>
    </w:p>
    <w:p w14:paraId="173C2D41" w14:textId="0C0C851D" w:rsidR="003667A2" w:rsidRDefault="00000000">
      <w:pPr>
        <w:pStyle w:val="TableofFigures"/>
        <w:tabs>
          <w:tab w:val="right" w:leader="dot" w:pos="8630"/>
        </w:tabs>
        <w:rPr>
          <w:rFonts w:asciiTheme="minorHAnsi" w:eastAsiaTheme="minorEastAsia" w:hAnsiTheme="minorHAnsi"/>
          <w:noProof/>
          <w:sz w:val="22"/>
        </w:rPr>
      </w:pPr>
      <w:hyperlink w:anchor="_Toc151828299" w:history="1">
        <w:r w:rsidR="003667A2" w:rsidRPr="00C44950">
          <w:rPr>
            <w:rStyle w:val="Hyperlink"/>
            <w:b/>
            <w:bCs/>
            <w:noProof/>
          </w:rPr>
          <w:t>Figure 30:</w:t>
        </w:r>
        <w:r w:rsidR="003667A2" w:rsidRPr="00C44950">
          <w:rPr>
            <w:rStyle w:val="Hyperlink"/>
            <w:noProof/>
          </w:rPr>
          <w:t xml:space="preserve"> A piece of text rendered in the northwest corner of a tile in FleetBench.</w:t>
        </w:r>
        <w:r w:rsidR="003667A2">
          <w:rPr>
            <w:noProof/>
            <w:webHidden/>
          </w:rPr>
          <w:tab/>
        </w:r>
        <w:r w:rsidR="003667A2">
          <w:rPr>
            <w:noProof/>
            <w:webHidden/>
          </w:rPr>
          <w:fldChar w:fldCharType="begin"/>
        </w:r>
        <w:r w:rsidR="003667A2">
          <w:rPr>
            <w:noProof/>
            <w:webHidden/>
          </w:rPr>
          <w:instrText xml:space="preserve"> PAGEREF _Toc151828299 \h </w:instrText>
        </w:r>
        <w:r w:rsidR="003667A2">
          <w:rPr>
            <w:noProof/>
            <w:webHidden/>
          </w:rPr>
        </w:r>
        <w:r w:rsidR="003667A2">
          <w:rPr>
            <w:noProof/>
            <w:webHidden/>
          </w:rPr>
          <w:fldChar w:fldCharType="separate"/>
        </w:r>
        <w:r w:rsidR="003667A2">
          <w:rPr>
            <w:noProof/>
            <w:webHidden/>
          </w:rPr>
          <w:t>127</w:t>
        </w:r>
        <w:r w:rsidR="003667A2">
          <w:rPr>
            <w:noProof/>
            <w:webHidden/>
          </w:rPr>
          <w:fldChar w:fldCharType="end"/>
        </w:r>
      </w:hyperlink>
    </w:p>
    <w:p w14:paraId="33EF3AF9" w14:textId="7AA0D9E6" w:rsidR="009D31B5" w:rsidRDefault="0083239C" w:rsidP="00BA3797">
      <w:pPr>
        <w:sectPr w:rsidR="009D31B5" w:rsidSect="00DB648B">
          <w:pgSz w:w="12240" w:h="15840"/>
          <w:pgMar w:top="2160" w:right="1440" w:bottom="1440" w:left="2160" w:header="1440" w:footer="1440" w:gutter="0"/>
          <w:pgNumType w:fmt="lowerRoman"/>
          <w:cols w:space="720"/>
          <w:docGrid w:linePitch="360"/>
        </w:sectPr>
      </w:pPr>
      <w:r>
        <w:fldChar w:fldCharType="end"/>
      </w:r>
    </w:p>
    <w:p w14:paraId="17FFB457" w14:textId="1BF61E0B" w:rsidR="00ED1E2C" w:rsidRPr="00ED1E2C" w:rsidRDefault="0083239C" w:rsidP="009D31B5">
      <w:pPr>
        <w:pStyle w:val="Heading1"/>
        <w:spacing w:line="480" w:lineRule="auto"/>
      </w:pPr>
      <w:bookmarkStart w:id="16" w:name="_Toc151829313"/>
      <w:r>
        <w:lastRenderedPageBreak/>
        <w:t>List of Algorithms</w:t>
      </w:r>
      <w:bookmarkEnd w:id="16"/>
    </w:p>
    <w:p w14:paraId="091BE7C7" w14:textId="7FFB3AC1" w:rsidR="003667A2" w:rsidRDefault="0083239C">
      <w:pPr>
        <w:pStyle w:val="TableofFigures"/>
        <w:tabs>
          <w:tab w:val="right" w:leader="dot" w:pos="8630"/>
        </w:tabs>
        <w:rPr>
          <w:rFonts w:asciiTheme="minorHAnsi" w:eastAsiaTheme="minorEastAsia" w:hAnsiTheme="minorHAnsi"/>
          <w:noProof/>
          <w:sz w:val="22"/>
        </w:rPr>
      </w:pPr>
      <w:r>
        <w:fldChar w:fldCharType="begin"/>
      </w:r>
      <w:r>
        <w:instrText xml:space="preserve"> TOC \h \z \c "Algorithm" </w:instrText>
      </w:r>
      <w:r>
        <w:fldChar w:fldCharType="separate"/>
      </w:r>
      <w:hyperlink w:anchor="_Toc151828300" w:history="1">
        <w:r w:rsidR="003667A2" w:rsidRPr="00346D03">
          <w:rPr>
            <w:rStyle w:val="Hyperlink"/>
            <w:b/>
            <w:bCs/>
            <w:noProof/>
          </w:rPr>
          <w:t>Algorithm 1.</w:t>
        </w:r>
        <w:r w:rsidR="003667A2" w:rsidRPr="00346D03">
          <w:rPr>
            <w:rStyle w:val="Hyperlink"/>
            <w:noProof/>
          </w:rPr>
          <w:t xml:space="preserve"> The A* algorithm</w:t>
        </w:r>
        <w:r w:rsidR="003667A2">
          <w:rPr>
            <w:noProof/>
            <w:webHidden/>
          </w:rPr>
          <w:tab/>
        </w:r>
        <w:r w:rsidR="003667A2">
          <w:rPr>
            <w:noProof/>
            <w:webHidden/>
          </w:rPr>
          <w:fldChar w:fldCharType="begin"/>
        </w:r>
        <w:r w:rsidR="003667A2">
          <w:rPr>
            <w:noProof/>
            <w:webHidden/>
          </w:rPr>
          <w:instrText xml:space="preserve"> PAGEREF _Toc151828300 \h </w:instrText>
        </w:r>
        <w:r w:rsidR="003667A2">
          <w:rPr>
            <w:noProof/>
            <w:webHidden/>
          </w:rPr>
        </w:r>
        <w:r w:rsidR="003667A2">
          <w:rPr>
            <w:noProof/>
            <w:webHidden/>
          </w:rPr>
          <w:fldChar w:fldCharType="separate"/>
        </w:r>
        <w:r w:rsidR="003667A2">
          <w:rPr>
            <w:noProof/>
            <w:webHidden/>
          </w:rPr>
          <w:t>20</w:t>
        </w:r>
        <w:r w:rsidR="003667A2">
          <w:rPr>
            <w:noProof/>
            <w:webHidden/>
          </w:rPr>
          <w:fldChar w:fldCharType="end"/>
        </w:r>
      </w:hyperlink>
    </w:p>
    <w:p w14:paraId="0E977EC9" w14:textId="6CD54C2A" w:rsidR="003667A2" w:rsidRDefault="00000000">
      <w:pPr>
        <w:pStyle w:val="TableofFigures"/>
        <w:tabs>
          <w:tab w:val="right" w:leader="dot" w:pos="8630"/>
        </w:tabs>
        <w:rPr>
          <w:rFonts w:asciiTheme="minorHAnsi" w:eastAsiaTheme="minorEastAsia" w:hAnsiTheme="minorHAnsi"/>
          <w:noProof/>
          <w:sz w:val="22"/>
        </w:rPr>
      </w:pPr>
      <w:hyperlink w:anchor="_Toc151828301" w:history="1">
        <w:r w:rsidR="003667A2" w:rsidRPr="00346D03">
          <w:rPr>
            <w:rStyle w:val="Hyperlink"/>
            <w:b/>
            <w:bCs/>
            <w:noProof/>
          </w:rPr>
          <w:t>Algorithm 2.</w:t>
        </w:r>
        <w:r w:rsidR="003667A2" w:rsidRPr="00346D03">
          <w:rPr>
            <w:rStyle w:val="Hyperlink"/>
            <w:noProof/>
          </w:rPr>
          <w:t xml:space="preserve"> Neighbors function for LRA*</w:t>
        </w:r>
        <w:r w:rsidR="003667A2">
          <w:rPr>
            <w:noProof/>
            <w:webHidden/>
          </w:rPr>
          <w:tab/>
        </w:r>
        <w:r w:rsidR="003667A2">
          <w:rPr>
            <w:noProof/>
            <w:webHidden/>
          </w:rPr>
          <w:fldChar w:fldCharType="begin"/>
        </w:r>
        <w:r w:rsidR="003667A2">
          <w:rPr>
            <w:noProof/>
            <w:webHidden/>
          </w:rPr>
          <w:instrText xml:space="preserve"> PAGEREF _Toc151828301 \h </w:instrText>
        </w:r>
        <w:r w:rsidR="003667A2">
          <w:rPr>
            <w:noProof/>
            <w:webHidden/>
          </w:rPr>
        </w:r>
        <w:r w:rsidR="003667A2">
          <w:rPr>
            <w:noProof/>
            <w:webHidden/>
          </w:rPr>
          <w:fldChar w:fldCharType="separate"/>
        </w:r>
        <w:r w:rsidR="003667A2">
          <w:rPr>
            <w:noProof/>
            <w:webHidden/>
          </w:rPr>
          <w:t>23</w:t>
        </w:r>
        <w:r w:rsidR="003667A2">
          <w:rPr>
            <w:noProof/>
            <w:webHidden/>
          </w:rPr>
          <w:fldChar w:fldCharType="end"/>
        </w:r>
      </w:hyperlink>
    </w:p>
    <w:p w14:paraId="64E78F0D" w14:textId="3DAEE4A5" w:rsidR="003667A2" w:rsidRDefault="00000000">
      <w:pPr>
        <w:pStyle w:val="TableofFigures"/>
        <w:tabs>
          <w:tab w:val="right" w:leader="dot" w:pos="8630"/>
        </w:tabs>
        <w:rPr>
          <w:rFonts w:asciiTheme="minorHAnsi" w:eastAsiaTheme="minorEastAsia" w:hAnsiTheme="minorHAnsi"/>
          <w:noProof/>
          <w:sz w:val="22"/>
        </w:rPr>
      </w:pPr>
      <w:hyperlink w:anchor="_Toc151828302" w:history="1">
        <w:r w:rsidR="003667A2" w:rsidRPr="00346D03">
          <w:rPr>
            <w:rStyle w:val="Hyperlink"/>
            <w:b/>
            <w:bCs/>
            <w:noProof/>
          </w:rPr>
          <w:t>Algorithm 3.</w:t>
        </w:r>
        <w:r w:rsidR="003667A2" w:rsidRPr="00346D03">
          <w:rPr>
            <w:rStyle w:val="Hyperlink"/>
            <w:noProof/>
          </w:rPr>
          <w:t xml:space="preserve"> The Cooperative A* algorithm</w:t>
        </w:r>
        <w:r w:rsidR="003667A2">
          <w:rPr>
            <w:noProof/>
            <w:webHidden/>
          </w:rPr>
          <w:tab/>
        </w:r>
        <w:r w:rsidR="003667A2">
          <w:rPr>
            <w:noProof/>
            <w:webHidden/>
          </w:rPr>
          <w:fldChar w:fldCharType="begin"/>
        </w:r>
        <w:r w:rsidR="003667A2">
          <w:rPr>
            <w:noProof/>
            <w:webHidden/>
          </w:rPr>
          <w:instrText xml:space="preserve"> PAGEREF _Toc151828302 \h </w:instrText>
        </w:r>
        <w:r w:rsidR="003667A2">
          <w:rPr>
            <w:noProof/>
            <w:webHidden/>
          </w:rPr>
        </w:r>
        <w:r w:rsidR="003667A2">
          <w:rPr>
            <w:noProof/>
            <w:webHidden/>
          </w:rPr>
          <w:fldChar w:fldCharType="separate"/>
        </w:r>
        <w:r w:rsidR="003667A2">
          <w:rPr>
            <w:noProof/>
            <w:webHidden/>
          </w:rPr>
          <w:t>26</w:t>
        </w:r>
        <w:r w:rsidR="003667A2">
          <w:rPr>
            <w:noProof/>
            <w:webHidden/>
          </w:rPr>
          <w:fldChar w:fldCharType="end"/>
        </w:r>
      </w:hyperlink>
    </w:p>
    <w:p w14:paraId="2267E21B" w14:textId="2DFDBF0D" w:rsidR="003667A2" w:rsidRDefault="00000000">
      <w:pPr>
        <w:pStyle w:val="TableofFigures"/>
        <w:tabs>
          <w:tab w:val="right" w:leader="dot" w:pos="8630"/>
        </w:tabs>
        <w:rPr>
          <w:rFonts w:asciiTheme="minorHAnsi" w:eastAsiaTheme="minorEastAsia" w:hAnsiTheme="minorHAnsi"/>
          <w:noProof/>
          <w:sz w:val="22"/>
        </w:rPr>
      </w:pPr>
      <w:hyperlink w:anchor="_Toc151828303" w:history="1">
        <w:r w:rsidR="003667A2" w:rsidRPr="00346D03">
          <w:rPr>
            <w:rStyle w:val="Hyperlink"/>
            <w:b/>
            <w:bCs/>
            <w:noProof/>
          </w:rPr>
          <w:t>Algorithm 4.</w:t>
        </w:r>
        <w:r w:rsidR="003667A2" w:rsidRPr="00346D03">
          <w:rPr>
            <w:rStyle w:val="Hyperlink"/>
            <w:noProof/>
          </w:rPr>
          <w:t xml:space="preserve"> The Reverse-Resumable A* algorithm</w:t>
        </w:r>
        <w:r w:rsidR="003667A2">
          <w:rPr>
            <w:noProof/>
            <w:webHidden/>
          </w:rPr>
          <w:tab/>
        </w:r>
        <w:r w:rsidR="003667A2">
          <w:rPr>
            <w:noProof/>
            <w:webHidden/>
          </w:rPr>
          <w:fldChar w:fldCharType="begin"/>
        </w:r>
        <w:r w:rsidR="003667A2">
          <w:rPr>
            <w:noProof/>
            <w:webHidden/>
          </w:rPr>
          <w:instrText xml:space="preserve"> PAGEREF _Toc151828303 \h </w:instrText>
        </w:r>
        <w:r w:rsidR="003667A2">
          <w:rPr>
            <w:noProof/>
            <w:webHidden/>
          </w:rPr>
        </w:r>
        <w:r w:rsidR="003667A2">
          <w:rPr>
            <w:noProof/>
            <w:webHidden/>
          </w:rPr>
          <w:fldChar w:fldCharType="separate"/>
        </w:r>
        <w:r w:rsidR="003667A2">
          <w:rPr>
            <w:noProof/>
            <w:webHidden/>
          </w:rPr>
          <w:t>29</w:t>
        </w:r>
        <w:r w:rsidR="003667A2">
          <w:rPr>
            <w:noProof/>
            <w:webHidden/>
          </w:rPr>
          <w:fldChar w:fldCharType="end"/>
        </w:r>
      </w:hyperlink>
    </w:p>
    <w:p w14:paraId="0659ED5E" w14:textId="3868159E" w:rsidR="003667A2" w:rsidRDefault="00000000">
      <w:pPr>
        <w:pStyle w:val="TableofFigures"/>
        <w:tabs>
          <w:tab w:val="right" w:leader="dot" w:pos="8630"/>
        </w:tabs>
        <w:rPr>
          <w:rFonts w:asciiTheme="minorHAnsi" w:eastAsiaTheme="minorEastAsia" w:hAnsiTheme="minorHAnsi"/>
          <w:noProof/>
          <w:sz w:val="22"/>
        </w:rPr>
      </w:pPr>
      <w:hyperlink w:anchor="_Toc151828304" w:history="1">
        <w:r w:rsidR="003667A2" w:rsidRPr="00346D03">
          <w:rPr>
            <w:rStyle w:val="Hyperlink"/>
            <w:b/>
            <w:bCs/>
            <w:noProof/>
          </w:rPr>
          <w:t>Algorithm 5.</w:t>
        </w:r>
        <w:r w:rsidR="003667A2" w:rsidRPr="00346D03">
          <w:rPr>
            <w:rStyle w:val="Hyperlink"/>
            <w:noProof/>
          </w:rPr>
          <w:t xml:space="preserve"> Finished function used in WHCA*</w:t>
        </w:r>
        <w:r w:rsidR="003667A2">
          <w:rPr>
            <w:noProof/>
            <w:webHidden/>
          </w:rPr>
          <w:tab/>
        </w:r>
        <w:r w:rsidR="003667A2">
          <w:rPr>
            <w:noProof/>
            <w:webHidden/>
          </w:rPr>
          <w:fldChar w:fldCharType="begin"/>
        </w:r>
        <w:r w:rsidR="003667A2">
          <w:rPr>
            <w:noProof/>
            <w:webHidden/>
          </w:rPr>
          <w:instrText xml:space="preserve"> PAGEREF _Toc151828304 \h </w:instrText>
        </w:r>
        <w:r w:rsidR="003667A2">
          <w:rPr>
            <w:noProof/>
            <w:webHidden/>
          </w:rPr>
        </w:r>
        <w:r w:rsidR="003667A2">
          <w:rPr>
            <w:noProof/>
            <w:webHidden/>
          </w:rPr>
          <w:fldChar w:fldCharType="separate"/>
        </w:r>
        <w:r w:rsidR="003667A2">
          <w:rPr>
            <w:noProof/>
            <w:webHidden/>
          </w:rPr>
          <w:t>30</w:t>
        </w:r>
        <w:r w:rsidR="003667A2">
          <w:rPr>
            <w:noProof/>
            <w:webHidden/>
          </w:rPr>
          <w:fldChar w:fldCharType="end"/>
        </w:r>
      </w:hyperlink>
    </w:p>
    <w:p w14:paraId="42F3F488" w14:textId="5AADB398" w:rsidR="003667A2" w:rsidRDefault="00000000">
      <w:pPr>
        <w:pStyle w:val="TableofFigures"/>
        <w:tabs>
          <w:tab w:val="right" w:leader="dot" w:pos="8630"/>
        </w:tabs>
        <w:rPr>
          <w:rFonts w:asciiTheme="minorHAnsi" w:eastAsiaTheme="minorEastAsia" w:hAnsiTheme="minorHAnsi"/>
          <w:noProof/>
          <w:sz w:val="22"/>
        </w:rPr>
      </w:pPr>
      <w:hyperlink w:anchor="_Toc151828305" w:history="1">
        <w:r w:rsidR="003667A2" w:rsidRPr="00346D03">
          <w:rPr>
            <w:rStyle w:val="Hyperlink"/>
            <w:b/>
            <w:bCs/>
            <w:noProof/>
          </w:rPr>
          <w:t>Algorithm 6.</w:t>
        </w:r>
        <w:r w:rsidR="003667A2" w:rsidRPr="00346D03">
          <w:rPr>
            <w:rStyle w:val="Hyperlink"/>
            <w:noProof/>
          </w:rPr>
          <w:t xml:space="preserve"> Finding nearest tasks to an agent for Token Passing</w:t>
        </w:r>
        <w:r w:rsidR="003667A2">
          <w:rPr>
            <w:noProof/>
            <w:webHidden/>
          </w:rPr>
          <w:tab/>
        </w:r>
        <w:r w:rsidR="003667A2">
          <w:rPr>
            <w:noProof/>
            <w:webHidden/>
          </w:rPr>
          <w:fldChar w:fldCharType="begin"/>
        </w:r>
        <w:r w:rsidR="003667A2">
          <w:rPr>
            <w:noProof/>
            <w:webHidden/>
          </w:rPr>
          <w:instrText xml:space="preserve"> PAGEREF _Toc151828305 \h </w:instrText>
        </w:r>
        <w:r w:rsidR="003667A2">
          <w:rPr>
            <w:noProof/>
            <w:webHidden/>
          </w:rPr>
        </w:r>
        <w:r w:rsidR="003667A2">
          <w:rPr>
            <w:noProof/>
            <w:webHidden/>
          </w:rPr>
          <w:fldChar w:fldCharType="separate"/>
        </w:r>
        <w:r w:rsidR="003667A2">
          <w:rPr>
            <w:noProof/>
            <w:webHidden/>
          </w:rPr>
          <w:t>35</w:t>
        </w:r>
        <w:r w:rsidR="003667A2">
          <w:rPr>
            <w:noProof/>
            <w:webHidden/>
          </w:rPr>
          <w:fldChar w:fldCharType="end"/>
        </w:r>
      </w:hyperlink>
    </w:p>
    <w:p w14:paraId="23F8E6E4" w14:textId="5032DBC0" w:rsidR="003667A2" w:rsidRDefault="00000000">
      <w:pPr>
        <w:pStyle w:val="TableofFigures"/>
        <w:tabs>
          <w:tab w:val="right" w:leader="dot" w:pos="8630"/>
        </w:tabs>
        <w:rPr>
          <w:rFonts w:asciiTheme="minorHAnsi" w:eastAsiaTheme="minorEastAsia" w:hAnsiTheme="minorHAnsi"/>
          <w:noProof/>
          <w:sz w:val="22"/>
        </w:rPr>
      </w:pPr>
      <w:hyperlink w:anchor="_Toc151828306" w:history="1">
        <w:r w:rsidR="003667A2" w:rsidRPr="00346D03">
          <w:rPr>
            <w:rStyle w:val="Hyperlink"/>
            <w:b/>
            <w:bCs/>
            <w:noProof/>
          </w:rPr>
          <w:t>Algorithm 7.</w:t>
        </w:r>
        <w:r w:rsidR="003667A2" w:rsidRPr="00346D03">
          <w:rPr>
            <w:rStyle w:val="Hyperlink"/>
            <w:noProof/>
          </w:rPr>
          <w:t xml:space="preserve"> The Token Passing algorithm</w:t>
        </w:r>
        <w:r w:rsidR="003667A2">
          <w:rPr>
            <w:noProof/>
            <w:webHidden/>
          </w:rPr>
          <w:tab/>
        </w:r>
        <w:r w:rsidR="003667A2">
          <w:rPr>
            <w:noProof/>
            <w:webHidden/>
          </w:rPr>
          <w:fldChar w:fldCharType="begin"/>
        </w:r>
        <w:r w:rsidR="003667A2">
          <w:rPr>
            <w:noProof/>
            <w:webHidden/>
          </w:rPr>
          <w:instrText xml:space="preserve"> PAGEREF _Toc151828306 \h </w:instrText>
        </w:r>
        <w:r w:rsidR="003667A2">
          <w:rPr>
            <w:noProof/>
            <w:webHidden/>
          </w:rPr>
        </w:r>
        <w:r w:rsidR="003667A2">
          <w:rPr>
            <w:noProof/>
            <w:webHidden/>
          </w:rPr>
          <w:fldChar w:fldCharType="separate"/>
        </w:r>
        <w:r w:rsidR="003667A2">
          <w:rPr>
            <w:noProof/>
            <w:webHidden/>
          </w:rPr>
          <w:t>36</w:t>
        </w:r>
        <w:r w:rsidR="003667A2">
          <w:rPr>
            <w:noProof/>
            <w:webHidden/>
          </w:rPr>
          <w:fldChar w:fldCharType="end"/>
        </w:r>
      </w:hyperlink>
    </w:p>
    <w:p w14:paraId="1EBE785F" w14:textId="62EB1FDD" w:rsidR="003667A2" w:rsidRDefault="00000000">
      <w:pPr>
        <w:pStyle w:val="TableofFigures"/>
        <w:tabs>
          <w:tab w:val="right" w:leader="dot" w:pos="8630"/>
        </w:tabs>
        <w:rPr>
          <w:rFonts w:asciiTheme="minorHAnsi" w:eastAsiaTheme="minorEastAsia" w:hAnsiTheme="minorHAnsi"/>
          <w:noProof/>
          <w:sz w:val="22"/>
        </w:rPr>
      </w:pPr>
      <w:hyperlink w:anchor="_Toc151828307" w:history="1">
        <w:r w:rsidR="003667A2" w:rsidRPr="00346D03">
          <w:rPr>
            <w:rStyle w:val="Hyperlink"/>
            <w:b/>
            <w:bCs/>
            <w:noProof/>
          </w:rPr>
          <w:t>Algorithm 8.</w:t>
        </w:r>
        <w:r w:rsidR="003667A2" w:rsidRPr="00346D03">
          <w:rPr>
            <w:rStyle w:val="Hyperlink"/>
            <w:noProof/>
          </w:rPr>
          <w:t xml:space="preserve"> The Token Passing with Task Swaps algorithm</w:t>
        </w:r>
        <w:r w:rsidR="003667A2">
          <w:rPr>
            <w:noProof/>
            <w:webHidden/>
          </w:rPr>
          <w:tab/>
        </w:r>
        <w:r w:rsidR="003667A2">
          <w:rPr>
            <w:noProof/>
            <w:webHidden/>
          </w:rPr>
          <w:fldChar w:fldCharType="begin"/>
        </w:r>
        <w:r w:rsidR="003667A2">
          <w:rPr>
            <w:noProof/>
            <w:webHidden/>
          </w:rPr>
          <w:instrText xml:space="preserve"> PAGEREF _Toc151828307 \h </w:instrText>
        </w:r>
        <w:r w:rsidR="003667A2">
          <w:rPr>
            <w:noProof/>
            <w:webHidden/>
          </w:rPr>
        </w:r>
        <w:r w:rsidR="003667A2">
          <w:rPr>
            <w:noProof/>
            <w:webHidden/>
          </w:rPr>
          <w:fldChar w:fldCharType="separate"/>
        </w:r>
        <w:r w:rsidR="003667A2">
          <w:rPr>
            <w:noProof/>
            <w:webHidden/>
          </w:rPr>
          <w:t>38</w:t>
        </w:r>
        <w:r w:rsidR="003667A2">
          <w:rPr>
            <w:noProof/>
            <w:webHidden/>
          </w:rPr>
          <w:fldChar w:fldCharType="end"/>
        </w:r>
      </w:hyperlink>
    </w:p>
    <w:p w14:paraId="0C1C8931" w14:textId="0AB27D37" w:rsidR="003667A2" w:rsidRDefault="00000000">
      <w:pPr>
        <w:pStyle w:val="TableofFigures"/>
        <w:tabs>
          <w:tab w:val="right" w:leader="dot" w:pos="8630"/>
        </w:tabs>
        <w:rPr>
          <w:rFonts w:asciiTheme="minorHAnsi" w:eastAsiaTheme="minorEastAsia" w:hAnsiTheme="minorHAnsi"/>
          <w:noProof/>
          <w:sz w:val="22"/>
        </w:rPr>
      </w:pPr>
      <w:hyperlink w:anchor="_Toc151828308" w:history="1">
        <w:r w:rsidR="003667A2" w:rsidRPr="00346D03">
          <w:rPr>
            <w:rStyle w:val="Hyperlink"/>
            <w:b/>
            <w:bCs/>
            <w:noProof/>
          </w:rPr>
          <w:t>Algorithm 9.</w:t>
        </w:r>
        <w:r w:rsidR="003667A2" w:rsidRPr="00346D03">
          <w:rPr>
            <w:rStyle w:val="Hyperlink"/>
            <w:noProof/>
          </w:rPr>
          <w:t xml:space="preserve"> WHCA* state machine representation</w:t>
        </w:r>
        <w:r w:rsidR="003667A2">
          <w:rPr>
            <w:noProof/>
            <w:webHidden/>
          </w:rPr>
          <w:tab/>
        </w:r>
        <w:r w:rsidR="003667A2">
          <w:rPr>
            <w:noProof/>
            <w:webHidden/>
          </w:rPr>
          <w:fldChar w:fldCharType="begin"/>
        </w:r>
        <w:r w:rsidR="003667A2">
          <w:rPr>
            <w:noProof/>
            <w:webHidden/>
          </w:rPr>
          <w:instrText xml:space="preserve"> PAGEREF _Toc151828308 \h </w:instrText>
        </w:r>
        <w:r w:rsidR="003667A2">
          <w:rPr>
            <w:noProof/>
            <w:webHidden/>
          </w:rPr>
        </w:r>
        <w:r w:rsidR="003667A2">
          <w:rPr>
            <w:noProof/>
            <w:webHidden/>
          </w:rPr>
          <w:fldChar w:fldCharType="separate"/>
        </w:r>
        <w:r w:rsidR="003667A2">
          <w:rPr>
            <w:noProof/>
            <w:webHidden/>
          </w:rPr>
          <w:t>54</w:t>
        </w:r>
        <w:r w:rsidR="003667A2">
          <w:rPr>
            <w:noProof/>
            <w:webHidden/>
          </w:rPr>
          <w:fldChar w:fldCharType="end"/>
        </w:r>
      </w:hyperlink>
    </w:p>
    <w:p w14:paraId="3DC7C483" w14:textId="11023ABF" w:rsidR="003667A2" w:rsidRDefault="00000000">
      <w:pPr>
        <w:pStyle w:val="TableofFigures"/>
        <w:tabs>
          <w:tab w:val="right" w:leader="dot" w:pos="8630"/>
        </w:tabs>
        <w:rPr>
          <w:rFonts w:asciiTheme="minorHAnsi" w:eastAsiaTheme="minorEastAsia" w:hAnsiTheme="minorHAnsi"/>
          <w:noProof/>
          <w:sz w:val="22"/>
        </w:rPr>
      </w:pPr>
      <w:hyperlink w:anchor="_Toc151828309" w:history="1">
        <w:r w:rsidR="003667A2" w:rsidRPr="00346D03">
          <w:rPr>
            <w:rStyle w:val="Hyperlink"/>
            <w:b/>
            <w:bCs/>
            <w:noProof/>
          </w:rPr>
          <w:t>Algorithm 10.</w:t>
        </w:r>
        <w:r w:rsidR="003667A2" w:rsidRPr="00346D03">
          <w:rPr>
            <w:rStyle w:val="Hyperlink"/>
            <w:noProof/>
          </w:rPr>
          <w:t xml:space="preserve"> TPTS state machine representation</w:t>
        </w:r>
        <w:r w:rsidR="003667A2">
          <w:rPr>
            <w:noProof/>
            <w:webHidden/>
          </w:rPr>
          <w:tab/>
        </w:r>
        <w:r w:rsidR="003667A2">
          <w:rPr>
            <w:noProof/>
            <w:webHidden/>
          </w:rPr>
          <w:fldChar w:fldCharType="begin"/>
        </w:r>
        <w:r w:rsidR="003667A2">
          <w:rPr>
            <w:noProof/>
            <w:webHidden/>
          </w:rPr>
          <w:instrText xml:space="preserve"> PAGEREF _Toc151828309 \h </w:instrText>
        </w:r>
        <w:r w:rsidR="003667A2">
          <w:rPr>
            <w:noProof/>
            <w:webHidden/>
          </w:rPr>
        </w:r>
        <w:r w:rsidR="003667A2">
          <w:rPr>
            <w:noProof/>
            <w:webHidden/>
          </w:rPr>
          <w:fldChar w:fldCharType="separate"/>
        </w:r>
        <w:r w:rsidR="003667A2">
          <w:rPr>
            <w:noProof/>
            <w:webHidden/>
          </w:rPr>
          <w:t>55</w:t>
        </w:r>
        <w:r w:rsidR="003667A2">
          <w:rPr>
            <w:noProof/>
            <w:webHidden/>
          </w:rPr>
          <w:fldChar w:fldCharType="end"/>
        </w:r>
      </w:hyperlink>
    </w:p>
    <w:p w14:paraId="33CAB9C5" w14:textId="43717EAC" w:rsidR="003667A2" w:rsidRDefault="00000000">
      <w:pPr>
        <w:pStyle w:val="TableofFigures"/>
        <w:tabs>
          <w:tab w:val="right" w:leader="dot" w:pos="8630"/>
        </w:tabs>
        <w:rPr>
          <w:rFonts w:asciiTheme="minorHAnsi" w:eastAsiaTheme="minorEastAsia" w:hAnsiTheme="minorHAnsi"/>
          <w:noProof/>
          <w:sz w:val="22"/>
        </w:rPr>
      </w:pPr>
      <w:hyperlink w:anchor="_Toc151828310" w:history="1">
        <w:r w:rsidR="003667A2" w:rsidRPr="00346D03">
          <w:rPr>
            <w:rStyle w:val="Hyperlink"/>
            <w:b/>
            <w:bCs/>
            <w:noProof/>
          </w:rPr>
          <w:t>Algorithm 11.</w:t>
        </w:r>
        <w:r w:rsidR="003667A2" w:rsidRPr="00346D03">
          <w:rPr>
            <w:rStyle w:val="Hyperlink"/>
            <w:noProof/>
          </w:rPr>
          <w:t xml:space="preserve"> GetTask from TPTS state machine representation</w:t>
        </w:r>
        <w:r w:rsidR="003667A2">
          <w:rPr>
            <w:noProof/>
            <w:webHidden/>
          </w:rPr>
          <w:tab/>
        </w:r>
        <w:r w:rsidR="003667A2">
          <w:rPr>
            <w:noProof/>
            <w:webHidden/>
          </w:rPr>
          <w:fldChar w:fldCharType="begin"/>
        </w:r>
        <w:r w:rsidR="003667A2">
          <w:rPr>
            <w:noProof/>
            <w:webHidden/>
          </w:rPr>
          <w:instrText xml:space="preserve"> PAGEREF _Toc151828310 \h </w:instrText>
        </w:r>
        <w:r w:rsidR="003667A2">
          <w:rPr>
            <w:noProof/>
            <w:webHidden/>
          </w:rPr>
        </w:r>
        <w:r w:rsidR="003667A2">
          <w:rPr>
            <w:noProof/>
            <w:webHidden/>
          </w:rPr>
          <w:fldChar w:fldCharType="separate"/>
        </w:r>
        <w:r w:rsidR="003667A2">
          <w:rPr>
            <w:noProof/>
            <w:webHidden/>
          </w:rPr>
          <w:t>56</w:t>
        </w:r>
        <w:r w:rsidR="003667A2">
          <w:rPr>
            <w:noProof/>
            <w:webHidden/>
          </w:rPr>
          <w:fldChar w:fldCharType="end"/>
        </w:r>
      </w:hyperlink>
    </w:p>
    <w:p w14:paraId="03458ECA" w14:textId="6909CA7B" w:rsidR="003667A2" w:rsidRDefault="00000000">
      <w:pPr>
        <w:pStyle w:val="TableofFigures"/>
        <w:tabs>
          <w:tab w:val="right" w:leader="dot" w:pos="8630"/>
        </w:tabs>
        <w:rPr>
          <w:rFonts w:asciiTheme="minorHAnsi" w:eastAsiaTheme="minorEastAsia" w:hAnsiTheme="minorHAnsi"/>
          <w:noProof/>
          <w:sz w:val="22"/>
        </w:rPr>
      </w:pPr>
      <w:hyperlink w:anchor="_Toc151828311" w:history="1">
        <w:r w:rsidR="003667A2" w:rsidRPr="00346D03">
          <w:rPr>
            <w:rStyle w:val="Hyperlink"/>
            <w:b/>
            <w:bCs/>
            <w:noProof/>
          </w:rPr>
          <w:t>Algorithm 12.</w:t>
        </w:r>
        <w:r w:rsidR="003667A2" w:rsidRPr="00346D03">
          <w:rPr>
            <w:rStyle w:val="Hyperlink"/>
            <w:noProof/>
          </w:rPr>
          <w:t xml:space="preserve"> Detangled TPTS state machine representation</w:t>
        </w:r>
        <w:r w:rsidR="003667A2">
          <w:rPr>
            <w:noProof/>
            <w:webHidden/>
          </w:rPr>
          <w:tab/>
        </w:r>
        <w:r w:rsidR="003667A2">
          <w:rPr>
            <w:noProof/>
            <w:webHidden/>
          </w:rPr>
          <w:fldChar w:fldCharType="begin"/>
        </w:r>
        <w:r w:rsidR="003667A2">
          <w:rPr>
            <w:noProof/>
            <w:webHidden/>
          </w:rPr>
          <w:instrText xml:space="preserve"> PAGEREF _Toc151828311 \h </w:instrText>
        </w:r>
        <w:r w:rsidR="003667A2">
          <w:rPr>
            <w:noProof/>
            <w:webHidden/>
          </w:rPr>
        </w:r>
        <w:r w:rsidR="003667A2">
          <w:rPr>
            <w:noProof/>
            <w:webHidden/>
          </w:rPr>
          <w:fldChar w:fldCharType="separate"/>
        </w:r>
        <w:r w:rsidR="003667A2">
          <w:rPr>
            <w:noProof/>
            <w:webHidden/>
          </w:rPr>
          <w:t>59</w:t>
        </w:r>
        <w:r w:rsidR="003667A2">
          <w:rPr>
            <w:noProof/>
            <w:webHidden/>
          </w:rPr>
          <w:fldChar w:fldCharType="end"/>
        </w:r>
      </w:hyperlink>
    </w:p>
    <w:p w14:paraId="0FBFBFBB" w14:textId="1E839528" w:rsidR="0083239C" w:rsidRDefault="0083239C" w:rsidP="00BA3797">
      <w:pPr>
        <w:sectPr w:rsidR="0083239C" w:rsidSect="00DB648B">
          <w:pgSz w:w="12240" w:h="15840"/>
          <w:pgMar w:top="2160" w:right="1440" w:bottom="1440" w:left="2160" w:header="1440" w:footer="1440" w:gutter="0"/>
          <w:pgNumType w:fmt="lowerRoman"/>
          <w:cols w:space="720"/>
          <w:docGrid w:linePitch="360"/>
        </w:sectPr>
      </w:pPr>
      <w:r>
        <w:fldChar w:fldCharType="end"/>
      </w:r>
    </w:p>
    <w:p w14:paraId="47BF60E2" w14:textId="70E8CC6E" w:rsidR="00881EB4" w:rsidRDefault="00881EB4" w:rsidP="002D1E4C">
      <w:pPr>
        <w:pStyle w:val="Heading1"/>
        <w:spacing w:line="480" w:lineRule="auto"/>
      </w:pPr>
      <w:bookmarkStart w:id="17" w:name="_Toc151829314"/>
      <w:r>
        <w:lastRenderedPageBreak/>
        <w:t xml:space="preserve">List of </w:t>
      </w:r>
      <w:r w:rsidR="002D1E4C">
        <w:t>A</w:t>
      </w:r>
      <w:r>
        <w:t>bbreviations</w:t>
      </w:r>
      <w:bookmarkEnd w:id="17"/>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6753"/>
      </w:tblGrid>
      <w:tr w:rsidR="002D1E4C" w14:paraId="387E1B39" w14:textId="77777777" w:rsidTr="002D1E4C">
        <w:tc>
          <w:tcPr>
            <w:tcW w:w="1092" w:type="pct"/>
          </w:tcPr>
          <w:p w14:paraId="6521093D" w14:textId="483E280F" w:rsidR="002D1E4C" w:rsidRPr="002D1E4C" w:rsidRDefault="002D1E4C" w:rsidP="002D1E4C">
            <w:pPr>
              <w:jc w:val="center"/>
              <w:rPr>
                <w:b/>
                <w:bCs/>
              </w:rPr>
            </w:pPr>
            <w:r w:rsidRPr="002D1E4C">
              <w:rPr>
                <w:b/>
                <w:bCs/>
              </w:rPr>
              <w:t>Abbreviation</w:t>
            </w:r>
          </w:p>
        </w:tc>
        <w:tc>
          <w:tcPr>
            <w:tcW w:w="3908" w:type="pct"/>
          </w:tcPr>
          <w:p w14:paraId="3F6C4ACB" w14:textId="13939334" w:rsidR="002D1E4C" w:rsidRPr="002D1E4C" w:rsidRDefault="002D1E4C" w:rsidP="002D1E4C">
            <w:pPr>
              <w:jc w:val="left"/>
              <w:rPr>
                <w:b/>
                <w:bCs/>
              </w:rPr>
            </w:pPr>
            <w:r w:rsidRPr="002D1E4C">
              <w:rPr>
                <w:b/>
                <w:bCs/>
              </w:rPr>
              <w:t>Definition</w:t>
            </w:r>
          </w:p>
        </w:tc>
      </w:tr>
      <w:tr w:rsidR="002D1E4C" w14:paraId="08038014" w14:textId="77777777" w:rsidTr="002D1E4C">
        <w:tc>
          <w:tcPr>
            <w:tcW w:w="1092" w:type="pct"/>
          </w:tcPr>
          <w:p w14:paraId="58E72C80" w14:textId="1F82FDDF" w:rsidR="002D1E4C" w:rsidRDefault="002D1E4C" w:rsidP="002D1E4C">
            <w:pPr>
              <w:jc w:val="center"/>
            </w:pPr>
            <w:r>
              <w:t>CA</w:t>
            </w:r>
          </w:p>
        </w:tc>
        <w:tc>
          <w:tcPr>
            <w:tcW w:w="3908" w:type="pct"/>
          </w:tcPr>
          <w:p w14:paraId="37A31FB0" w14:textId="7F520E87" w:rsidR="002D1E4C" w:rsidRDefault="002D1E4C" w:rsidP="002D1E4C">
            <w:pPr>
              <w:jc w:val="left"/>
            </w:pPr>
            <w:r>
              <w:t>Cooperative A*</w:t>
            </w:r>
          </w:p>
        </w:tc>
      </w:tr>
      <w:tr w:rsidR="002D1E4C" w14:paraId="74DCEC68" w14:textId="77777777" w:rsidTr="002D1E4C">
        <w:tc>
          <w:tcPr>
            <w:tcW w:w="1092" w:type="pct"/>
          </w:tcPr>
          <w:p w14:paraId="09552A47" w14:textId="0A044BEE" w:rsidR="002D1E4C" w:rsidRDefault="002D1E4C" w:rsidP="002D1E4C">
            <w:pPr>
              <w:jc w:val="center"/>
            </w:pPr>
            <w:r>
              <w:t>CBS</w:t>
            </w:r>
          </w:p>
        </w:tc>
        <w:tc>
          <w:tcPr>
            <w:tcW w:w="3908" w:type="pct"/>
          </w:tcPr>
          <w:p w14:paraId="2343A350" w14:textId="61E198BD" w:rsidR="002D1E4C" w:rsidRDefault="002D1E4C" w:rsidP="002D1E4C">
            <w:pPr>
              <w:jc w:val="left"/>
            </w:pPr>
            <w:r>
              <w:t>Conflict-Based Search</w:t>
            </w:r>
          </w:p>
        </w:tc>
      </w:tr>
      <w:tr w:rsidR="002D1E4C" w14:paraId="5882CE58" w14:textId="77777777" w:rsidTr="002D1E4C">
        <w:tc>
          <w:tcPr>
            <w:tcW w:w="1092" w:type="pct"/>
          </w:tcPr>
          <w:p w14:paraId="5A664266" w14:textId="26AD7C1A" w:rsidR="002D1E4C" w:rsidRDefault="002D1E4C" w:rsidP="002D1E4C">
            <w:pPr>
              <w:jc w:val="center"/>
            </w:pPr>
            <w:r>
              <w:t>GUI</w:t>
            </w:r>
          </w:p>
        </w:tc>
        <w:tc>
          <w:tcPr>
            <w:tcW w:w="3908" w:type="pct"/>
          </w:tcPr>
          <w:p w14:paraId="200E1D32" w14:textId="687ECB6F" w:rsidR="002D1E4C" w:rsidRDefault="002D1E4C" w:rsidP="002D1E4C">
            <w:pPr>
              <w:jc w:val="left"/>
            </w:pPr>
            <w:r>
              <w:t>Guided User Interface</w:t>
            </w:r>
          </w:p>
        </w:tc>
      </w:tr>
      <w:tr w:rsidR="002D1E4C" w14:paraId="1B1D6622" w14:textId="77777777" w:rsidTr="002D1E4C">
        <w:tc>
          <w:tcPr>
            <w:tcW w:w="1092" w:type="pct"/>
          </w:tcPr>
          <w:p w14:paraId="2D32F53D" w14:textId="634F40EE" w:rsidR="002D1E4C" w:rsidRDefault="002D1E4C" w:rsidP="002D1E4C">
            <w:pPr>
              <w:jc w:val="center"/>
            </w:pPr>
            <w:r>
              <w:t>HCA</w:t>
            </w:r>
          </w:p>
        </w:tc>
        <w:tc>
          <w:tcPr>
            <w:tcW w:w="3908" w:type="pct"/>
          </w:tcPr>
          <w:p w14:paraId="16F6F4E3" w14:textId="727AE1F8" w:rsidR="002D1E4C" w:rsidRDefault="002D1E4C" w:rsidP="002D1E4C">
            <w:pPr>
              <w:jc w:val="left"/>
            </w:pPr>
            <w:r>
              <w:t>Hierarchical Cooperative A*</w:t>
            </w:r>
          </w:p>
        </w:tc>
      </w:tr>
      <w:tr w:rsidR="002D1E4C" w14:paraId="21C1EAE3" w14:textId="77777777" w:rsidTr="002D1E4C">
        <w:tc>
          <w:tcPr>
            <w:tcW w:w="1092" w:type="pct"/>
          </w:tcPr>
          <w:p w14:paraId="51E3ECA2" w14:textId="6F3BDC6E" w:rsidR="002D1E4C" w:rsidRDefault="002D1E4C" w:rsidP="002D1E4C">
            <w:pPr>
              <w:jc w:val="center"/>
            </w:pPr>
            <w:r>
              <w:t>LRA</w:t>
            </w:r>
          </w:p>
        </w:tc>
        <w:tc>
          <w:tcPr>
            <w:tcW w:w="3908" w:type="pct"/>
          </w:tcPr>
          <w:p w14:paraId="2FF9EB3A" w14:textId="6684532E" w:rsidR="002D1E4C" w:rsidRDefault="002D1E4C" w:rsidP="002D1E4C">
            <w:pPr>
              <w:jc w:val="left"/>
            </w:pPr>
            <w:r>
              <w:t>Local Repair A*</w:t>
            </w:r>
          </w:p>
        </w:tc>
      </w:tr>
      <w:tr w:rsidR="002D1E4C" w14:paraId="5F9FE7C9" w14:textId="77777777" w:rsidTr="002D1E4C">
        <w:tc>
          <w:tcPr>
            <w:tcW w:w="1092" w:type="pct"/>
          </w:tcPr>
          <w:p w14:paraId="275CBFA3" w14:textId="7D780936" w:rsidR="002D1E4C" w:rsidRDefault="002D1E4C" w:rsidP="002D1E4C">
            <w:pPr>
              <w:jc w:val="center"/>
            </w:pPr>
            <w:r>
              <w:t>MAPD</w:t>
            </w:r>
          </w:p>
        </w:tc>
        <w:tc>
          <w:tcPr>
            <w:tcW w:w="3908" w:type="pct"/>
          </w:tcPr>
          <w:p w14:paraId="2C309A65" w14:textId="01066657" w:rsidR="002D1E4C" w:rsidRDefault="002D1E4C" w:rsidP="002D1E4C">
            <w:pPr>
              <w:jc w:val="left"/>
            </w:pPr>
            <w:r>
              <w:t>Multi-Agent Pickup and Delivery</w:t>
            </w:r>
          </w:p>
        </w:tc>
      </w:tr>
      <w:tr w:rsidR="002D1E4C" w14:paraId="77EAF201" w14:textId="77777777" w:rsidTr="002D1E4C">
        <w:tc>
          <w:tcPr>
            <w:tcW w:w="1092" w:type="pct"/>
          </w:tcPr>
          <w:p w14:paraId="148BF4B8" w14:textId="6D90C5AF" w:rsidR="002D1E4C" w:rsidRDefault="002D1E4C" w:rsidP="002D1E4C">
            <w:pPr>
              <w:jc w:val="center"/>
            </w:pPr>
            <w:r>
              <w:t>MAPF</w:t>
            </w:r>
          </w:p>
        </w:tc>
        <w:tc>
          <w:tcPr>
            <w:tcW w:w="3908" w:type="pct"/>
          </w:tcPr>
          <w:p w14:paraId="5838037F" w14:textId="65FCBF9D" w:rsidR="002D1E4C" w:rsidRDefault="002D1E4C" w:rsidP="002D1E4C">
            <w:pPr>
              <w:jc w:val="left"/>
            </w:pPr>
            <w:r>
              <w:t>Multi-Agent Pathfinding</w:t>
            </w:r>
          </w:p>
        </w:tc>
      </w:tr>
      <w:tr w:rsidR="002D1E4C" w14:paraId="7B9F257E" w14:textId="77777777" w:rsidTr="002D1E4C">
        <w:tc>
          <w:tcPr>
            <w:tcW w:w="1092" w:type="pct"/>
          </w:tcPr>
          <w:p w14:paraId="0B530C86" w14:textId="2C4FC4C6" w:rsidR="002D1E4C" w:rsidRDefault="002D1E4C" w:rsidP="002D1E4C">
            <w:pPr>
              <w:jc w:val="center"/>
            </w:pPr>
            <w:r>
              <w:t>PRIMAL</w:t>
            </w:r>
          </w:p>
        </w:tc>
        <w:tc>
          <w:tcPr>
            <w:tcW w:w="3908" w:type="pct"/>
          </w:tcPr>
          <w:p w14:paraId="0C142369" w14:textId="0B3CB880" w:rsidR="002D1E4C" w:rsidRDefault="002D1E4C" w:rsidP="002D1E4C">
            <w:pPr>
              <w:jc w:val="left"/>
            </w:pPr>
            <w:r>
              <w:t>Pathfinding via Reinforcement and Imitation Multi-Agent Learning</w:t>
            </w:r>
          </w:p>
        </w:tc>
      </w:tr>
      <w:tr w:rsidR="002D1E4C" w14:paraId="2E0C6189" w14:textId="77777777" w:rsidTr="002D1E4C">
        <w:tc>
          <w:tcPr>
            <w:tcW w:w="1092" w:type="pct"/>
          </w:tcPr>
          <w:p w14:paraId="236E5560" w14:textId="337EAE70" w:rsidR="002D1E4C" w:rsidRDefault="002D1E4C" w:rsidP="002D1E4C">
            <w:pPr>
              <w:jc w:val="center"/>
            </w:pPr>
            <w:r>
              <w:t>RRA</w:t>
            </w:r>
          </w:p>
        </w:tc>
        <w:tc>
          <w:tcPr>
            <w:tcW w:w="3908" w:type="pct"/>
          </w:tcPr>
          <w:p w14:paraId="5ACE0E6D" w14:textId="1DF6D169" w:rsidR="002D1E4C" w:rsidRDefault="002D1E4C" w:rsidP="002D1E4C">
            <w:pPr>
              <w:jc w:val="left"/>
            </w:pPr>
            <w:r>
              <w:t>Reverse Resumable A*</w:t>
            </w:r>
          </w:p>
        </w:tc>
      </w:tr>
      <w:tr w:rsidR="002D1E4C" w14:paraId="22C392D4" w14:textId="77777777" w:rsidTr="002D1E4C">
        <w:tc>
          <w:tcPr>
            <w:tcW w:w="1092" w:type="pct"/>
          </w:tcPr>
          <w:p w14:paraId="2C069ADD" w14:textId="20CC7101" w:rsidR="002D1E4C" w:rsidRDefault="002D1E4C" w:rsidP="002D1E4C">
            <w:pPr>
              <w:jc w:val="center"/>
            </w:pPr>
            <w:r>
              <w:t>SAPF</w:t>
            </w:r>
          </w:p>
        </w:tc>
        <w:tc>
          <w:tcPr>
            <w:tcW w:w="3908" w:type="pct"/>
          </w:tcPr>
          <w:p w14:paraId="146FDED0" w14:textId="5E17EE41" w:rsidR="002D1E4C" w:rsidRDefault="002D1E4C" w:rsidP="002D1E4C">
            <w:pPr>
              <w:jc w:val="left"/>
            </w:pPr>
            <w:r>
              <w:t>Single-Agent Pathfinding</w:t>
            </w:r>
          </w:p>
        </w:tc>
      </w:tr>
      <w:tr w:rsidR="002D1E4C" w14:paraId="42064A1B" w14:textId="77777777" w:rsidTr="002D1E4C">
        <w:tc>
          <w:tcPr>
            <w:tcW w:w="1092" w:type="pct"/>
          </w:tcPr>
          <w:p w14:paraId="43E48A82" w14:textId="571C2AF9" w:rsidR="002D1E4C" w:rsidRDefault="002D1E4C" w:rsidP="002D1E4C">
            <w:pPr>
              <w:jc w:val="center"/>
            </w:pPr>
            <w:r>
              <w:t>TP</w:t>
            </w:r>
          </w:p>
        </w:tc>
        <w:tc>
          <w:tcPr>
            <w:tcW w:w="3908" w:type="pct"/>
          </w:tcPr>
          <w:p w14:paraId="31A27F9C" w14:textId="6EA979DB" w:rsidR="002D1E4C" w:rsidRDefault="002D1E4C" w:rsidP="002D1E4C">
            <w:pPr>
              <w:jc w:val="left"/>
            </w:pPr>
            <w:r>
              <w:t>Token Passing</w:t>
            </w:r>
          </w:p>
        </w:tc>
      </w:tr>
      <w:tr w:rsidR="002D1E4C" w14:paraId="7A1F42A4" w14:textId="77777777" w:rsidTr="002D1E4C">
        <w:tc>
          <w:tcPr>
            <w:tcW w:w="1092" w:type="pct"/>
          </w:tcPr>
          <w:p w14:paraId="0655BDC3" w14:textId="76B4B9DF" w:rsidR="002D1E4C" w:rsidRDefault="002D1E4C" w:rsidP="002D1E4C">
            <w:pPr>
              <w:jc w:val="center"/>
            </w:pPr>
            <w:r>
              <w:t>TPTS</w:t>
            </w:r>
          </w:p>
        </w:tc>
        <w:tc>
          <w:tcPr>
            <w:tcW w:w="3908" w:type="pct"/>
          </w:tcPr>
          <w:p w14:paraId="225D8E0D" w14:textId="0E4B8ED6" w:rsidR="002D1E4C" w:rsidRDefault="002D1E4C" w:rsidP="002D1E4C">
            <w:pPr>
              <w:jc w:val="left"/>
            </w:pPr>
            <w:r>
              <w:t>Token Passing with Task Swaps</w:t>
            </w:r>
          </w:p>
        </w:tc>
      </w:tr>
      <w:tr w:rsidR="002D1E4C" w14:paraId="3D7D3209" w14:textId="77777777" w:rsidTr="002D1E4C">
        <w:tc>
          <w:tcPr>
            <w:tcW w:w="1092" w:type="pct"/>
          </w:tcPr>
          <w:p w14:paraId="1C4C7714" w14:textId="03B34DBC" w:rsidR="002D1E4C" w:rsidRDefault="002D1E4C" w:rsidP="002D1E4C">
            <w:pPr>
              <w:jc w:val="center"/>
            </w:pPr>
            <w:r>
              <w:t>UI</w:t>
            </w:r>
          </w:p>
        </w:tc>
        <w:tc>
          <w:tcPr>
            <w:tcW w:w="3908" w:type="pct"/>
          </w:tcPr>
          <w:p w14:paraId="3C810A84" w14:textId="10B9DC4C" w:rsidR="002D1E4C" w:rsidRDefault="002D1E4C" w:rsidP="002D1E4C">
            <w:pPr>
              <w:jc w:val="left"/>
            </w:pPr>
            <w:r>
              <w:t>User Interface</w:t>
            </w:r>
          </w:p>
        </w:tc>
      </w:tr>
      <w:tr w:rsidR="002D1E4C" w14:paraId="3D40E683" w14:textId="77777777" w:rsidTr="002D1E4C">
        <w:tc>
          <w:tcPr>
            <w:tcW w:w="1092" w:type="pct"/>
          </w:tcPr>
          <w:p w14:paraId="06F55312" w14:textId="45450F86" w:rsidR="002D1E4C" w:rsidRDefault="002D1E4C" w:rsidP="002D1E4C">
            <w:pPr>
              <w:jc w:val="center"/>
            </w:pPr>
            <w:commentRangeStart w:id="18"/>
            <w:r>
              <w:t>WHCA</w:t>
            </w:r>
            <w:commentRangeEnd w:id="18"/>
            <w:r w:rsidR="00DA3182">
              <w:rPr>
                <w:rStyle w:val="CommentReference"/>
              </w:rPr>
              <w:commentReference w:id="18"/>
            </w:r>
          </w:p>
        </w:tc>
        <w:tc>
          <w:tcPr>
            <w:tcW w:w="3908" w:type="pct"/>
          </w:tcPr>
          <w:p w14:paraId="0C809E2D" w14:textId="05715F33" w:rsidR="002D1E4C" w:rsidRDefault="002D1E4C" w:rsidP="002D1E4C">
            <w:pPr>
              <w:jc w:val="left"/>
            </w:pPr>
            <w:r>
              <w:t>Windowed Hierarchical Cooperative A*</w:t>
            </w:r>
          </w:p>
        </w:tc>
      </w:tr>
    </w:tbl>
    <w:p w14:paraId="286D561F" w14:textId="77777777" w:rsidR="00881EB4" w:rsidRDefault="00881EB4" w:rsidP="00881EB4"/>
    <w:p w14:paraId="28DEA8A8" w14:textId="77777777" w:rsidR="00881EB4" w:rsidRDefault="00881EB4" w:rsidP="00881EB4"/>
    <w:p w14:paraId="5FD082E8" w14:textId="77777777" w:rsidR="00881EB4" w:rsidRDefault="00881EB4" w:rsidP="00881EB4"/>
    <w:p w14:paraId="068324A7" w14:textId="77777777" w:rsidR="003667A2" w:rsidRPr="003667A2" w:rsidRDefault="003667A2" w:rsidP="003667A2"/>
    <w:p w14:paraId="5CE847DC" w14:textId="77777777" w:rsidR="003667A2" w:rsidRPr="003667A2" w:rsidRDefault="003667A2" w:rsidP="003667A2"/>
    <w:p w14:paraId="33544BD6" w14:textId="77777777" w:rsidR="003667A2" w:rsidRPr="003667A2" w:rsidRDefault="003667A2" w:rsidP="003667A2"/>
    <w:p w14:paraId="203E0653" w14:textId="77777777" w:rsidR="003667A2" w:rsidRPr="003667A2" w:rsidRDefault="003667A2" w:rsidP="003667A2"/>
    <w:p w14:paraId="458D88A8" w14:textId="77777777" w:rsidR="003667A2" w:rsidRPr="003667A2" w:rsidRDefault="003667A2" w:rsidP="003667A2"/>
    <w:p w14:paraId="301F1F07" w14:textId="77777777" w:rsidR="003667A2" w:rsidRPr="003667A2" w:rsidRDefault="003667A2" w:rsidP="003667A2"/>
    <w:p w14:paraId="60AA3CC6" w14:textId="77777777" w:rsidR="003667A2" w:rsidRPr="003667A2" w:rsidRDefault="003667A2" w:rsidP="003667A2"/>
    <w:p w14:paraId="2538173C" w14:textId="77777777" w:rsidR="003667A2" w:rsidRPr="003667A2" w:rsidRDefault="003667A2" w:rsidP="003667A2"/>
    <w:p w14:paraId="78C482C0" w14:textId="77777777" w:rsidR="003667A2" w:rsidRPr="003667A2" w:rsidRDefault="003667A2" w:rsidP="003667A2"/>
    <w:p w14:paraId="0DDDA80D" w14:textId="77777777" w:rsidR="003667A2" w:rsidRPr="003667A2" w:rsidRDefault="003667A2" w:rsidP="003667A2"/>
    <w:p w14:paraId="7BDF4EE9" w14:textId="77777777" w:rsidR="003667A2" w:rsidRPr="003667A2" w:rsidRDefault="003667A2" w:rsidP="003667A2"/>
    <w:p w14:paraId="4377AE31" w14:textId="77777777" w:rsidR="003667A2" w:rsidRDefault="003667A2" w:rsidP="003667A2"/>
    <w:p w14:paraId="70F4451B" w14:textId="3C7B743E" w:rsidR="00D20632" w:rsidRPr="00D20632" w:rsidRDefault="00D20632" w:rsidP="00D20632">
      <w:pPr>
        <w:sectPr w:rsidR="00D20632" w:rsidRPr="00D20632" w:rsidSect="00D20632">
          <w:headerReference w:type="default" r:id="rId15"/>
          <w:pgSz w:w="12240" w:h="15840"/>
          <w:pgMar w:top="2160" w:right="1440" w:bottom="1440" w:left="2160" w:header="1440" w:footer="1440" w:gutter="0"/>
          <w:pgNumType w:fmt="lowerRoman"/>
          <w:cols w:space="720"/>
          <w:docGrid w:linePitch="360"/>
        </w:sectPr>
      </w:pPr>
    </w:p>
    <w:p w14:paraId="6D683320" w14:textId="24D526BD" w:rsidR="00705E22" w:rsidRPr="006806F7" w:rsidRDefault="000A0579" w:rsidP="001E7A7C">
      <w:pPr>
        <w:pStyle w:val="Heading2"/>
      </w:pPr>
      <w:bookmarkStart w:id="19" w:name="_Toc151829315"/>
      <w:r>
        <w:lastRenderedPageBreak/>
        <w:t xml:space="preserve">1.   </w:t>
      </w:r>
      <w:r w:rsidR="00705E22" w:rsidRPr="006806F7">
        <w:t>Background</w:t>
      </w:r>
      <w:bookmarkEnd w:id="19"/>
    </w:p>
    <w:p w14:paraId="4D32AD0E" w14:textId="5884F858" w:rsidR="0021364C" w:rsidRDefault="0021364C" w:rsidP="00044738">
      <w:pPr>
        <w:spacing w:line="480" w:lineRule="auto"/>
        <w:ind w:firstLine="720"/>
        <w:rPr>
          <w:rFonts w:cs="Times New Roman"/>
          <w:szCs w:val="24"/>
        </w:rPr>
      </w:pPr>
      <w:r>
        <w:rPr>
          <w:rFonts w:cs="Times New Roman"/>
          <w:szCs w:val="24"/>
        </w:rPr>
        <w:t xml:space="preserve">Mobile robotics is a rapidly maturing field with a wide range of applications including industrial settings </w:t>
      </w:r>
      <w:r>
        <w:rPr>
          <w:rFonts w:cs="Times New Roman"/>
          <w:szCs w:val="24"/>
        </w:rPr>
        <w:fldChar w:fldCharType="begin"/>
      </w:r>
      <w:r>
        <w:rPr>
          <w:rFonts w:cs="Times New Roman"/>
          <w:szCs w:val="24"/>
        </w:rPr>
        <w:instrText xml:space="preserve"> ADDIN ZOTERO_ITEM CSL_CITATION {"citationID":"yeCorJza","properties":{"formattedCitation":"[1]","plainCitation":"[1]","noteIndex":0},"citationItems":[{"id":238,"uris":["http://zotero.org/users/local/rYTxwDyY/items/CB3VRCPF"],"itemData":{"id":238,"type":"webpage","abstract":"KUKA offers the right industrial robot for every task – with a range of different payload capacities, reaches and special variants.","container-title":"KUKA AG","language":"en-US","title":"Industrial robots","URL":"https://www.kuka.com/en-us/products/robotics-systems/industrial-robots","accessed":{"date-parts":[["2023",11,5]]}}}],"schema":"https://github.com/citation-style-language/schema/raw/master/csl-citation.json"} </w:instrText>
      </w:r>
      <w:r>
        <w:rPr>
          <w:rFonts w:cs="Times New Roman"/>
          <w:szCs w:val="24"/>
        </w:rPr>
        <w:fldChar w:fldCharType="separate"/>
      </w:r>
      <w:r w:rsidRPr="0021364C">
        <w:rPr>
          <w:rFonts w:cs="Times New Roman"/>
        </w:rPr>
        <w:t>[1]</w:t>
      </w:r>
      <w:r>
        <w:rPr>
          <w:rFonts w:cs="Times New Roman"/>
          <w:szCs w:val="24"/>
        </w:rPr>
        <w:fldChar w:fldCharType="end"/>
      </w:r>
      <w:r>
        <w:rPr>
          <w:rFonts w:cs="Times New Roman"/>
          <w:szCs w:val="24"/>
        </w:rPr>
        <w:t xml:space="preserve">, space exploration </w:t>
      </w:r>
      <w:r>
        <w:rPr>
          <w:rFonts w:cs="Times New Roman"/>
          <w:szCs w:val="24"/>
        </w:rPr>
        <w:fldChar w:fldCharType="begin"/>
      </w:r>
      <w:r>
        <w:rPr>
          <w:rFonts w:cs="Times New Roman"/>
          <w:szCs w:val="24"/>
        </w:rPr>
        <w:instrText xml:space="preserve"> ADDIN ZOTERO_ITEM CSL_CITATION {"citationID":"8q91dTaF","properties":{"formattedCitation":"[2]","plainCitation":"[2]","noteIndex":0},"citationItems":[{"id":240,"uris":["http://zotero.org/users/local/rYTxwDyY/items/LNXCESB7"],"itemData":{"id":240,"type":"webpage","abstract":"NASA Mars rover Curiosity parts","container-title":"NASA Mars Exploration","language":"en","title":"Summary | Rover","URL":"https://mars.nasa.gov/msl/spacecraft/rover/summary","author":[{"family":"mars.nasa.gov","given":""}],"accessed":{"date-parts":[["2023",11,5]]}}}],"schema":"https://github.com/citation-style-language/schema/raw/master/csl-citation.json"} </w:instrText>
      </w:r>
      <w:r>
        <w:rPr>
          <w:rFonts w:cs="Times New Roman"/>
          <w:szCs w:val="24"/>
        </w:rPr>
        <w:fldChar w:fldCharType="separate"/>
      </w:r>
      <w:r w:rsidRPr="0021364C">
        <w:rPr>
          <w:rFonts w:cs="Times New Roman"/>
        </w:rPr>
        <w:t>[2]</w:t>
      </w:r>
      <w:r>
        <w:rPr>
          <w:rFonts w:cs="Times New Roman"/>
          <w:szCs w:val="24"/>
        </w:rPr>
        <w:fldChar w:fldCharType="end"/>
      </w:r>
      <w:r>
        <w:rPr>
          <w:rFonts w:cs="Times New Roman"/>
          <w:szCs w:val="24"/>
        </w:rPr>
        <w:t xml:space="preserve">, </w:t>
      </w:r>
      <w:r w:rsidR="007E318F">
        <w:rPr>
          <w:rFonts w:cs="Times New Roman"/>
          <w:szCs w:val="24"/>
        </w:rPr>
        <w:t xml:space="preserve">and </w:t>
      </w:r>
      <w:r w:rsidR="0098431F">
        <w:rPr>
          <w:rFonts w:cs="Times New Roman"/>
          <w:szCs w:val="24"/>
        </w:rPr>
        <w:t xml:space="preserve">search and rescue </w:t>
      </w:r>
      <w:r w:rsidR="0098431F">
        <w:rPr>
          <w:rFonts w:cs="Times New Roman"/>
          <w:szCs w:val="24"/>
        </w:rPr>
        <w:fldChar w:fldCharType="begin"/>
      </w:r>
      <w:r w:rsidR="0098431F">
        <w:rPr>
          <w:rFonts w:cs="Times New Roman"/>
          <w:szCs w:val="24"/>
        </w:rPr>
        <w:instrText xml:space="preserve"> ADDIN ZOTERO_ITEM CSL_CITATION {"citationID":"DranK1NJ","properties":{"formattedCitation":"[3]","plainCitation":"[3]","noteIndex":0},"citationItems":[{"id":195,"uris":["http://zotero.org/users/local/rYTxwDyY/items/3GEWCWMF"],"itemData":{"id":195,"type":"article-journal","abstract":"Recent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98431F">
        <w:rPr>
          <w:rFonts w:cs="Times New Roman"/>
          <w:szCs w:val="24"/>
        </w:rPr>
        <w:fldChar w:fldCharType="separate"/>
      </w:r>
      <w:r w:rsidR="0098431F" w:rsidRPr="0098431F">
        <w:rPr>
          <w:rFonts w:cs="Times New Roman"/>
        </w:rPr>
        <w:t>[3]</w:t>
      </w:r>
      <w:r w:rsidR="0098431F">
        <w:rPr>
          <w:rFonts w:cs="Times New Roman"/>
          <w:szCs w:val="24"/>
        </w:rPr>
        <w:fldChar w:fldCharType="end"/>
      </w:r>
      <w:r w:rsidR="007E318F">
        <w:rPr>
          <w:rFonts w:cs="Times New Roman"/>
          <w:szCs w:val="24"/>
        </w:rPr>
        <w:t xml:space="preserve">. </w:t>
      </w:r>
      <w:r>
        <w:rPr>
          <w:rFonts w:cs="Times New Roman"/>
          <w:szCs w:val="24"/>
        </w:rPr>
        <w:t xml:space="preserve">Significant advancements have been made </w:t>
      </w:r>
      <w:r w:rsidR="0098431F">
        <w:rPr>
          <w:rFonts w:cs="Times New Roman"/>
          <w:szCs w:val="24"/>
        </w:rPr>
        <w:t>regarding</w:t>
      </w:r>
      <w:r w:rsidR="007E318F">
        <w:rPr>
          <w:rFonts w:cs="Times New Roman"/>
          <w:szCs w:val="24"/>
        </w:rPr>
        <w:t xml:space="preserve"> robot capabilities, </w:t>
      </w:r>
      <w:r w:rsidR="008B0F57">
        <w:rPr>
          <w:rFonts w:cs="Times New Roman"/>
          <w:szCs w:val="24"/>
        </w:rPr>
        <w:t>manufacturing costs</w:t>
      </w:r>
      <w:r w:rsidR="007E318F">
        <w:rPr>
          <w:rFonts w:cs="Times New Roman"/>
          <w:szCs w:val="24"/>
        </w:rPr>
        <w:t>, and safety</w:t>
      </w:r>
      <w:r>
        <w:rPr>
          <w:rFonts w:cs="Times New Roman"/>
          <w:szCs w:val="24"/>
        </w:rPr>
        <w:t xml:space="preserve"> </w:t>
      </w:r>
      <w:r w:rsidR="0098431F">
        <w:rPr>
          <w:rFonts w:cs="Times New Roman"/>
          <w:szCs w:val="24"/>
        </w:rPr>
        <w:t>which drive further growth and innovation in the fields which integrate these increasingly powerful robots</w:t>
      </w:r>
      <w:r w:rsidR="007E318F">
        <w:rPr>
          <w:rFonts w:cs="Times New Roman"/>
          <w:szCs w:val="24"/>
        </w:rPr>
        <w:t>.</w:t>
      </w:r>
    </w:p>
    <w:p w14:paraId="6C374523" w14:textId="3936540E" w:rsidR="007E318F" w:rsidRDefault="007E318F" w:rsidP="00044738">
      <w:pPr>
        <w:spacing w:line="480" w:lineRule="auto"/>
        <w:ind w:firstLine="720"/>
        <w:rPr>
          <w:rFonts w:cs="Times New Roman"/>
          <w:szCs w:val="24"/>
        </w:rPr>
      </w:pPr>
      <w:r>
        <w:rPr>
          <w:rFonts w:cs="Times New Roman"/>
          <w:szCs w:val="24"/>
        </w:rPr>
        <w:t xml:space="preserve">One setting has garnered particular attention in recent years, </w:t>
      </w:r>
      <w:r w:rsidR="0098431F">
        <w:rPr>
          <w:rFonts w:cs="Times New Roman"/>
          <w:szCs w:val="24"/>
        </w:rPr>
        <w:t>expanding</w:t>
      </w:r>
      <w:r>
        <w:rPr>
          <w:rFonts w:cs="Times New Roman"/>
          <w:szCs w:val="24"/>
        </w:rPr>
        <w:t xml:space="preserve"> into a multi-</w:t>
      </w:r>
      <w:r w:rsidR="0003463A">
        <w:rPr>
          <w:rFonts w:cs="Times New Roman"/>
          <w:szCs w:val="24"/>
        </w:rPr>
        <w:t>billion-dollar</w:t>
      </w:r>
      <w:r>
        <w:rPr>
          <w:rFonts w:cs="Times New Roman"/>
          <w:szCs w:val="24"/>
        </w:rPr>
        <w:t xml:space="preserve"> industry: mobile warehouse robots. State of the art research and development in this area has been ongoing for some time at companies such as Boston Dynamics </w:t>
      </w:r>
      <w:r>
        <w:rPr>
          <w:rFonts w:cs="Times New Roman"/>
          <w:szCs w:val="24"/>
        </w:rPr>
        <w:fldChar w:fldCharType="begin"/>
      </w:r>
      <w:r>
        <w:rPr>
          <w:rFonts w:cs="Times New Roman"/>
          <w:szCs w:val="24"/>
        </w:rPr>
        <w:instrText xml:space="preserve"> ADDIN ZOTERO_ITEM CSL_CITATION {"citationID":"3GkHuWge","properties":{"formattedCitation":"[4]","plainCitation":"[4]","noteIndex":0},"citationItems":[{"id":196,"uris":["http://zotero.org/users/local/rYTxwDyY/items/NCWVRFJH"],"itemData":{"id":196,"type":"webpage","abstract":"CEO Robert Playter dispels worries about the potential harm robots could inflict and thinks they will empower people instead of displacing them.","container-title":"Strategy+business","language":"en_us","title":"Boston Dynamics wants to change the world with its state-of-the-art robots","URL":"https://www.strategy-business.com/article/Boston-Dynamics-wants-to-change-the-world-with-its-state-of-the-art-robots","author":[{"family":"List","given":"Bobbie","dropping-particle":"van der"}],"accessed":{"date-parts":[["2023",11,5]]}}}],"schema":"https://github.com/citation-style-language/schema/raw/master/csl-citation.json"} </w:instrText>
      </w:r>
      <w:r>
        <w:rPr>
          <w:rFonts w:cs="Times New Roman"/>
          <w:szCs w:val="24"/>
        </w:rPr>
        <w:fldChar w:fldCharType="separate"/>
      </w:r>
      <w:r w:rsidRPr="007E318F">
        <w:rPr>
          <w:rFonts w:cs="Times New Roman"/>
        </w:rPr>
        <w:t>[4]</w:t>
      </w:r>
      <w:r>
        <w:rPr>
          <w:rFonts w:cs="Times New Roman"/>
          <w:szCs w:val="24"/>
        </w:rPr>
        <w:fldChar w:fldCharType="end"/>
      </w:r>
      <w:r>
        <w:rPr>
          <w:rFonts w:cs="Times New Roman"/>
          <w:szCs w:val="24"/>
        </w:rPr>
        <w:t xml:space="preserve"> and Agility Robotics </w:t>
      </w:r>
      <w:r>
        <w:rPr>
          <w:rFonts w:cs="Times New Roman"/>
          <w:szCs w:val="24"/>
        </w:rPr>
        <w:fldChar w:fldCharType="begin"/>
      </w:r>
      <w:r>
        <w:rPr>
          <w:rFonts w:cs="Times New Roman"/>
          <w:szCs w:val="24"/>
        </w:rPr>
        <w:instrText xml:space="preserve"> ADDIN ZOTERO_ITEM CSL_CITATION {"citationID":"zl3O3UEC","properties":{"formattedCitation":"[5]","plainCitation":"[5]","noteIndex":0},"citationItems":[{"id":244,"uris":["http://zotero.org/users/local/rYTxwDyY/items/F89WYUJI"],"itemData":{"id":244,"type":"post-weblog","abstract":"The factory's first Digit robots will be delivered to early customers in 2024. Agility will open orders to everyone in 2025.","container-title":"Singularity Hub","language":"en-US","title":"Agility's New Factory Can Crank Out 10,000 Humanoid Robots a Year","URL":"https://singularityhub.com/2023/09/20/agilitys-new-factory-can-crank-out-10000-humanoid-robots-a-year/","author":[{"family":"Dorrier","given":"Jason"}],"accessed":{"date-parts":[["2023",11,5]]},"issued":{"date-parts":[["2023",9,20]]}}}],"schema":"https://github.com/citation-style-language/schema/raw/master/csl-citation.json"} </w:instrText>
      </w:r>
      <w:r>
        <w:rPr>
          <w:rFonts w:cs="Times New Roman"/>
          <w:szCs w:val="24"/>
        </w:rPr>
        <w:fldChar w:fldCharType="separate"/>
      </w:r>
      <w:r w:rsidRPr="007E318F">
        <w:rPr>
          <w:rFonts w:cs="Times New Roman"/>
        </w:rPr>
        <w:t>[5]</w:t>
      </w:r>
      <w:r>
        <w:rPr>
          <w:rFonts w:cs="Times New Roman"/>
          <w:szCs w:val="24"/>
        </w:rPr>
        <w:fldChar w:fldCharType="end"/>
      </w:r>
      <w:r>
        <w:rPr>
          <w:rFonts w:cs="Times New Roman"/>
          <w:szCs w:val="24"/>
        </w:rPr>
        <w:t xml:space="preserve">, who seek to push the capability </w:t>
      </w:r>
      <w:r w:rsidR="0003463A">
        <w:rPr>
          <w:rFonts w:cs="Times New Roman"/>
          <w:szCs w:val="24"/>
        </w:rPr>
        <w:t>envelope of</w:t>
      </w:r>
      <w:r>
        <w:rPr>
          <w:rFonts w:cs="Times New Roman"/>
          <w:szCs w:val="24"/>
        </w:rPr>
        <w:t xml:space="preserve"> humanoid robots</w:t>
      </w:r>
      <w:r w:rsidR="0003463A">
        <w:rPr>
          <w:rFonts w:cs="Times New Roman"/>
          <w:szCs w:val="24"/>
        </w:rPr>
        <w:t xml:space="preserve"> with their Atlas and Digit robots. Currently, however, the industry is dominated by simpler robots which are purpose</w:t>
      </w:r>
      <w:r w:rsidR="008B0F57">
        <w:rPr>
          <w:rFonts w:cs="Times New Roman"/>
          <w:szCs w:val="24"/>
        </w:rPr>
        <w:t>-</w:t>
      </w:r>
      <w:r w:rsidR="0003463A">
        <w:rPr>
          <w:rFonts w:cs="Times New Roman"/>
          <w:szCs w:val="24"/>
        </w:rPr>
        <w:t xml:space="preserve">built for shifting </w:t>
      </w:r>
      <w:r w:rsidR="008B0F57">
        <w:rPr>
          <w:rFonts w:cs="Times New Roman"/>
          <w:szCs w:val="24"/>
        </w:rPr>
        <w:t xml:space="preserve">specific </w:t>
      </w:r>
      <w:r w:rsidR="0003463A">
        <w:rPr>
          <w:rFonts w:cs="Times New Roman"/>
          <w:szCs w:val="24"/>
        </w:rPr>
        <w:t xml:space="preserve">loads in </w:t>
      </w:r>
      <w:r w:rsidR="008B0F57">
        <w:rPr>
          <w:rFonts w:cs="Times New Roman"/>
          <w:szCs w:val="24"/>
        </w:rPr>
        <w:t>fulfillment centers</w:t>
      </w:r>
      <w:r w:rsidR="0003463A">
        <w:rPr>
          <w:rFonts w:cs="Times New Roman"/>
          <w:szCs w:val="24"/>
        </w:rPr>
        <w:t xml:space="preserve"> by</w:t>
      </w:r>
      <w:r w:rsidR="008B0F57">
        <w:rPr>
          <w:rFonts w:cs="Times New Roman"/>
          <w:szCs w:val="24"/>
        </w:rPr>
        <w:t xml:space="preserve"> companies such as</w:t>
      </w:r>
      <w:r w:rsidR="0003463A">
        <w:rPr>
          <w:rFonts w:cs="Times New Roman"/>
          <w:szCs w:val="24"/>
        </w:rPr>
        <w:t xml:space="preserve"> Amazon Robotics</w:t>
      </w:r>
      <w:r w:rsidR="008B0F57">
        <w:rPr>
          <w:rFonts w:cs="Times New Roman"/>
          <w:szCs w:val="24"/>
        </w:rPr>
        <w:t xml:space="preserve"> and Alibaba</w:t>
      </w:r>
      <w:r w:rsidR="0003463A">
        <w:rPr>
          <w:rFonts w:cs="Times New Roman"/>
          <w:szCs w:val="24"/>
        </w:rPr>
        <w:t xml:space="preserve">. Amazon fields over 750,000 robots in its fulfillment facilities, forming a complex </w:t>
      </w:r>
      <w:r w:rsidR="002D019E">
        <w:rPr>
          <w:rFonts w:cs="Times New Roman"/>
          <w:szCs w:val="24"/>
        </w:rPr>
        <w:t xml:space="preserve">problem of robot and human cooperation which must be solved continuously to deliver </w:t>
      </w:r>
      <w:r w:rsidR="003B7EDD">
        <w:rPr>
          <w:rFonts w:cs="Times New Roman"/>
          <w:szCs w:val="24"/>
        </w:rPr>
        <w:t>approximately</w:t>
      </w:r>
      <w:r w:rsidR="002D019E">
        <w:rPr>
          <w:rFonts w:cs="Times New Roman"/>
          <w:szCs w:val="24"/>
        </w:rPr>
        <w:t xml:space="preserve"> 1 billion packages per year </w:t>
      </w:r>
      <w:r w:rsidR="002D019E">
        <w:rPr>
          <w:rFonts w:cs="Times New Roman"/>
          <w:szCs w:val="24"/>
        </w:rPr>
        <w:fldChar w:fldCharType="begin"/>
      </w:r>
      <w:r w:rsidR="002D019E">
        <w:rPr>
          <w:rFonts w:cs="Times New Roman"/>
          <w:szCs w:val="24"/>
        </w:rPr>
        <w:instrText xml:space="preserve"> ADDIN ZOTERO_ITEM CSL_CITATION {"citationID":"4NQApoCu","properties":{"formattedCitation":"[6]","plainCitation":"[6]","noteIndex":0},"citationItems":[{"id":246,"uris":["http://zotero.org/users/local/rYTxwDyY/items/QSCCPS4N"],"itemData":{"id":246,"type":"webpage","title":"How Amazon deploys robots in its operations facilities","URL":"https://www.aboutamazon.com/news/operations/how-amazon-deploys-robots-in-its-operations-facilities","accessed":{"date-parts":[["2023",11,5]]}}}],"schema":"https://github.com/citation-style-language/schema/raw/master/csl-citation.json"} </w:instrText>
      </w:r>
      <w:r w:rsidR="002D019E">
        <w:rPr>
          <w:rFonts w:cs="Times New Roman"/>
          <w:szCs w:val="24"/>
        </w:rPr>
        <w:fldChar w:fldCharType="separate"/>
      </w:r>
      <w:r w:rsidR="002D019E" w:rsidRPr="002D019E">
        <w:rPr>
          <w:rFonts w:cs="Times New Roman"/>
        </w:rPr>
        <w:t>[6]</w:t>
      </w:r>
      <w:r w:rsidR="002D019E">
        <w:rPr>
          <w:rFonts w:cs="Times New Roman"/>
          <w:szCs w:val="24"/>
        </w:rPr>
        <w:fldChar w:fldCharType="end"/>
      </w:r>
      <w:r w:rsidR="002D019E">
        <w:rPr>
          <w:rFonts w:cs="Times New Roman"/>
          <w:szCs w:val="24"/>
        </w:rPr>
        <w:t xml:space="preserve">. Such processes are typically viewed as the way of the future for warehousing projects </w:t>
      </w:r>
      <w:r w:rsidR="002D019E">
        <w:rPr>
          <w:rFonts w:cs="Times New Roman"/>
          <w:szCs w:val="24"/>
        </w:rPr>
        <w:fldChar w:fldCharType="begin"/>
      </w:r>
      <w:r w:rsidR="002D019E">
        <w:rPr>
          <w:rFonts w:cs="Times New Roman"/>
          <w:szCs w:val="24"/>
        </w:rPr>
        <w:instrText xml:space="preserve"> ADDIN ZOTERO_ITEM CSL_CITATION {"citationID":"SdxlCMMl","properties":{"formattedCitation":"[7]","plainCitation":"[7]","noteIndex":0},"citationItems":[{"id":211,"uris":["http://zotero.org/users/local/rYTxwDyY/items/WRD9ST3X"],"itemData":{"id":211,"type":"webpage","title":"Automation, robotics, and the factory of the future | McKinsey","URL":"https://www.mckinsey.com/capabilities/operations/our-insights/automation-robotics-and-the-factory-of-the-future","accessed":{"date-parts":[["2023",11,5]]}}}],"schema":"https://github.com/citation-style-language/schema/raw/master/csl-citation.json"} </w:instrText>
      </w:r>
      <w:r w:rsidR="002D019E">
        <w:rPr>
          <w:rFonts w:cs="Times New Roman"/>
          <w:szCs w:val="24"/>
        </w:rPr>
        <w:fldChar w:fldCharType="separate"/>
      </w:r>
      <w:r w:rsidR="002D019E" w:rsidRPr="002D019E">
        <w:rPr>
          <w:rFonts w:cs="Times New Roman"/>
        </w:rPr>
        <w:t>[7]</w:t>
      </w:r>
      <w:r w:rsidR="002D019E">
        <w:rPr>
          <w:rFonts w:cs="Times New Roman"/>
          <w:szCs w:val="24"/>
        </w:rPr>
        <w:fldChar w:fldCharType="end"/>
      </w:r>
      <w:r w:rsidR="002D019E">
        <w:rPr>
          <w:rFonts w:cs="Times New Roman"/>
          <w:szCs w:val="24"/>
        </w:rPr>
        <w:t xml:space="preserve"> and Amazon</w:t>
      </w:r>
      <w:r w:rsidR="008B0F57">
        <w:rPr>
          <w:rFonts w:cs="Times New Roman"/>
          <w:szCs w:val="24"/>
        </w:rPr>
        <w:t xml:space="preserve">, while the largest company, is far from </w:t>
      </w:r>
      <w:r w:rsidR="002D019E">
        <w:rPr>
          <w:rFonts w:cs="Times New Roman"/>
          <w:szCs w:val="24"/>
        </w:rPr>
        <w:t xml:space="preserve">the only </w:t>
      </w:r>
      <w:r w:rsidR="008B0F57">
        <w:rPr>
          <w:rFonts w:cs="Times New Roman"/>
          <w:szCs w:val="24"/>
        </w:rPr>
        <w:t>group</w:t>
      </w:r>
      <w:r w:rsidR="002D019E">
        <w:rPr>
          <w:rFonts w:cs="Times New Roman"/>
          <w:szCs w:val="24"/>
        </w:rPr>
        <w:t xml:space="preserve"> pursuing implementation of automated systems </w:t>
      </w:r>
      <w:r w:rsidR="003E531D">
        <w:rPr>
          <w:rFonts w:cs="Times New Roman"/>
          <w:szCs w:val="24"/>
        </w:rPr>
        <w:t>in</w:t>
      </w:r>
      <w:r w:rsidR="002D019E">
        <w:rPr>
          <w:rFonts w:cs="Times New Roman"/>
          <w:szCs w:val="24"/>
        </w:rPr>
        <w:t xml:space="preserve"> fulfillment</w:t>
      </w:r>
      <w:r w:rsidR="003E531D">
        <w:rPr>
          <w:rFonts w:cs="Times New Roman"/>
          <w:szCs w:val="24"/>
        </w:rPr>
        <w:t xml:space="preserve"> centers</w:t>
      </w:r>
      <w:r w:rsidR="002D019E">
        <w:rPr>
          <w:rFonts w:cs="Times New Roman"/>
          <w:szCs w:val="24"/>
        </w:rPr>
        <w:t xml:space="preserve"> </w:t>
      </w:r>
      <w:commentRangeStart w:id="20"/>
      <w:r w:rsidR="002D019E">
        <w:rPr>
          <w:rFonts w:cs="Times New Roman"/>
          <w:szCs w:val="24"/>
        </w:rPr>
        <w:fldChar w:fldCharType="begin"/>
      </w:r>
      <w:r w:rsidR="002D019E">
        <w:rPr>
          <w:rFonts w:cs="Times New Roman"/>
          <w:szCs w:val="24"/>
        </w:rPr>
        <w:instrText xml:space="preserve"> ADDIN ZOTERO_ITEM CSL_CITATION {"citationID":"L60NQhfC","properties":{"formattedCitation":"[8]","plainCitation":"[8]","noteIndex":0},"citationItems":[{"id":204,"uris":["http://zotero.org/users/local/rYTxwDyY/items/7Z5MJIUH"],"itemData":{"id":204,"type":"webpage","abstract":"Ocado’s warehouses are run by super-efficient robots, and it’s licensing the technology to grocers including Kroger, Casino and Coles.","container-title":"CNN","language":"en","title":"Why online supermarket Ocado wants to take the human touch out of groceries","URL":"https://www.cnn.com/2021/04/26/world/ocado-supermarket-robot-warehouse-spc-intl/index.html","author":[{"family":"Prisco","given":"Jacopo"}],"accessed":{"date-parts":[["2023",11,5]]},"issued":{"date-parts":[["2021",4,26]]}}}],"schema":"https://github.com/citation-style-language/schema/raw/master/csl-citation.json"} </w:instrText>
      </w:r>
      <w:r w:rsidR="002D019E">
        <w:rPr>
          <w:rFonts w:cs="Times New Roman"/>
          <w:szCs w:val="24"/>
        </w:rPr>
        <w:fldChar w:fldCharType="separate"/>
      </w:r>
      <w:r w:rsidR="002D019E" w:rsidRPr="002D019E">
        <w:rPr>
          <w:rFonts w:cs="Times New Roman"/>
        </w:rPr>
        <w:t>[8]</w:t>
      </w:r>
      <w:r w:rsidR="002D019E">
        <w:rPr>
          <w:rFonts w:cs="Times New Roman"/>
          <w:szCs w:val="24"/>
        </w:rPr>
        <w:fldChar w:fldCharType="end"/>
      </w:r>
      <w:commentRangeEnd w:id="20"/>
      <w:r w:rsidR="00DA3182">
        <w:rPr>
          <w:rStyle w:val="CommentReference"/>
        </w:rPr>
        <w:commentReference w:id="20"/>
      </w:r>
      <w:r w:rsidR="002D019E">
        <w:rPr>
          <w:rFonts w:cs="Times New Roman"/>
          <w:szCs w:val="24"/>
        </w:rPr>
        <w:t>.</w:t>
      </w:r>
    </w:p>
    <w:p w14:paraId="21DD7553" w14:textId="5400926C" w:rsidR="005A69F4" w:rsidRDefault="002D019E" w:rsidP="00044738">
      <w:pPr>
        <w:spacing w:line="480" w:lineRule="auto"/>
        <w:ind w:firstLine="720"/>
        <w:rPr>
          <w:rFonts w:cs="Times New Roman"/>
          <w:szCs w:val="24"/>
        </w:rPr>
      </w:pPr>
      <w:r>
        <w:rPr>
          <w:rFonts w:cs="Times New Roman"/>
          <w:szCs w:val="24"/>
        </w:rPr>
        <w:t xml:space="preserve">A key problem faced in warehouse robotics is that of </w:t>
      </w:r>
      <w:r w:rsidR="008D2DEE">
        <w:rPr>
          <w:rFonts w:cs="Times New Roman"/>
          <w:szCs w:val="24"/>
        </w:rPr>
        <w:t>finding appropriate</w:t>
      </w:r>
      <w:r>
        <w:rPr>
          <w:rFonts w:cs="Times New Roman"/>
          <w:szCs w:val="24"/>
        </w:rPr>
        <w:t xml:space="preserve"> paths and trajectories</w:t>
      </w:r>
      <w:r w:rsidR="0098431F">
        <w:rPr>
          <w:rFonts w:cs="Times New Roman"/>
          <w:szCs w:val="24"/>
        </w:rPr>
        <w:t xml:space="preserve"> for</w:t>
      </w:r>
      <w:r>
        <w:rPr>
          <w:rFonts w:cs="Times New Roman"/>
          <w:szCs w:val="24"/>
        </w:rPr>
        <w:t xml:space="preserve"> robots (also called agents) </w:t>
      </w:r>
      <w:r w:rsidR="008D2DEE">
        <w:rPr>
          <w:rFonts w:cs="Times New Roman"/>
          <w:szCs w:val="24"/>
        </w:rPr>
        <w:t xml:space="preserve">in densely populated spaces with high throughput </w:t>
      </w:r>
      <w:r w:rsidR="008D2DEE">
        <w:rPr>
          <w:rFonts w:cs="Times New Roman"/>
          <w:szCs w:val="24"/>
        </w:rPr>
        <w:lastRenderedPageBreak/>
        <w:t xml:space="preserve">requirements. </w:t>
      </w:r>
      <w:r w:rsidR="00531CB2">
        <w:rPr>
          <w:rFonts w:cs="Times New Roman"/>
          <w:szCs w:val="24"/>
        </w:rPr>
        <w:t>Similar instances</w:t>
      </w:r>
      <w:r w:rsidR="007B5FCD">
        <w:rPr>
          <w:rFonts w:cs="Times New Roman"/>
          <w:szCs w:val="24"/>
        </w:rPr>
        <w:t xml:space="preserve"> of this problem </w:t>
      </w:r>
      <w:r w:rsidR="00531CB2">
        <w:rPr>
          <w:rFonts w:cs="Times New Roman"/>
          <w:szCs w:val="24"/>
        </w:rPr>
        <w:t>can be found in</w:t>
      </w:r>
      <w:r w:rsidR="007B5FCD">
        <w:rPr>
          <w:rFonts w:cs="Times New Roman"/>
          <w:szCs w:val="24"/>
        </w:rPr>
        <w:t xml:space="preserve"> a great number of fields</w:t>
      </w:r>
      <w:r w:rsidR="00E20657">
        <w:rPr>
          <w:rFonts w:cs="Times New Roman"/>
          <w:szCs w:val="24"/>
        </w:rPr>
        <w:t xml:space="preserve"> including</w:t>
      </w:r>
      <w:r w:rsidR="007B5FCD">
        <w:rPr>
          <w:rFonts w:cs="Times New Roman"/>
          <w:szCs w:val="24"/>
        </w:rPr>
        <w:t xml:space="preserve"> videogames </w:t>
      </w:r>
      <w:r w:rsidR="007B5FCD">
        <w:rPr>
          <w:rFonts w:cs="Times New Roman"/>
          <w:szCs w:val="24"/>
        </w:rPr>
        <w:fldChar w:fldCharType="begin"/>
      </w:r>
      <w:r w:rsidR="00C739C8">
        <w:rPr>
          <w:rFonts w:cs="Times New Roman"/>
          <w:szCs w:val="24"/>
        </w:rPr>
        <w:instrText xml:space="preserve"> ADDIN ZOTERO_ITEM CSL_CITATION {"citationID":"5P1qyI7L","properties":{"formattedCitation":"[9]","plainCitation":"[9]","noteIndex":0},"citationItems":[{"id":249,"uris":["http://zotero.org/users/local/rYTxwDyY/items/FKUN3ZL7"],"itemData":{"id":249,"type":"article-journal","abstract":"In this work we present the problem of multi-agent path-finding with dynamic obstacles, a generalisation of multi-agent path-finding (MAPF) in which the environment contains randomly-moving dynamic obstacles. This generalisation can be though of as an abstraction of incomplete knowledge of the environment or as a simplification of the multi-agent path-finding where we do not include all agents in the cooperative planner. We adapt three planning algorithms for MAPF to work in an environment with dynamic obstacles: Local-Repair A* (LRA*), Windowed Hierarchical Cooperative A* (WHCA*) and Operator Decomposition with Independence Detection (OD/ID). In addition, we propose two heuristics for these algorithms in dynamic environments: Path Rejoining and Obstacle Predictor. In our experiments, we find that LRA* and WHCA* are best suited for the dynamic environment. The Path Rejoining heuristic is successful in improving run-times at a small cost in makespan. Obstacle Prediction is capable of lowering the number of times a plan has to be found, but the overhead of our implementation outweighs any performance benefits in most cases.","language":"en","source":"Zotero","title":"Solving Algorithms for Multi-agent Path Planning with Dynamic Obstacles","author":[{"family":"Majerech","given":"Ondˇrej"}]}}],"schema":"https://github.com/citation-style-language/schema/raw/master/csl-citation.json"} </w:instrText>
      </w:r>
      <w:r w:rsidR="007B5FCD">
        <w:rPr>
          <w:rFonts w:cs="Times New Roman"/>
          <w:szCs w:val="24"/>
        </w:rPr>
        <w:fldChar w:fldCharType="separate"/>
      </w:r>
      <w:r w:rsidR="00C739C8" w:rsidRPr="00C739C8">
        <w:rPr>
          <w:rFonts w:cs="Times New Roman"/>
        </w:rPr>
        <w:t>[9]</w:t>
      </w:r>
      <w:r w:rsidR="007B5FCD">
        <w:rPr>
          <w:rFonts w:cs="Times New Roman"/>
          <w:szCs w:val="24"/>
        </w:rPr>
        <w:fldChar w:fldCharType="end"/>
      </w:r>
      <w:r w:rsidR="007B5FCD">
        <w:rPr>
          <w:rFonts w:cs="Times New Roman"/>
          <w:szCs w:val="24"/>
        </w:rPr>
        <w:t xml:space="preserve">, search problems including rescue and evacuation </w:t>
      </w:r>
      <w:r w:rsidR="007B5FCD">
        <w:rPr>
          <w:rFonts w:cs="Times New Roman"/>
          <w:szCs w:val="24"/>
        </w:rPr>
        <w:fldChar w:fldCharType="begin"/>
      </w:r>
      <w:r w:rsidR="0098431F">
        <w:rPr>
          <w:rFonts w:cs="Times New Roman"/>
          <w:szCs w:val="24"/>
        </w:rPr>
        <w:instrText xml:space="preserve"> ADDIN ZOTERO_ITEM CSL_CITATION {"citationID":"wJfddOn6","properties":{"formattedCitation":"[3]","plainCitation":"[3]","noteIndex":0},"citationItems":[{"id":195,"uris":["http://zotero.org/users/local/rYTxwDyY/items/3GEWCWMF"],"itemData":{"id":195,"type":"article-journal","abstract":"Recent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7B5FCD">
        <w:rPr>
          <w:rFonts w:cs="Times New Roman"/>
          <w:szCs w:val="24"/>
        </w:rPr>
        <w:fldChar w:fldCharType="separate"/>
      </w:r>
      <w:r w:rsidR="0098431F" w:rsidRPr="0098431F">
        <w:rPr>
          <w:rFonts w:cs="Times New Roman"/>
        </w:rPr>
        <w:t>[3]</w:t>
      </w:r>
      <w:r w:rsidR="007B5FCD">
        <w:rPr>
          <w:rFonts w:cs="Times New Roman"/>
          <w:szCs w:val="24"/>
        </w:rPr>
        <w:fldChar w:fldCharType="end"/>
      </w:r>
      <w:r w:rsidR="007B5FCD">
        <w:rPr>
          <w:rFonts w:cs="Times New Roman"/>
          <w:szCs w:val="24"/>
        </w:rPr>
        <w:t xml:space="preserve">, and </w:t>
      </w:r>
      <w:r w:rsidR="00531CB2">
        <w:rPr>
          <w:rFonts w:cs="Times New Roman"/>
          <w:szCs w:val="24"/>
        </w:rPr>
        <w:t xml:space="preserve">air-traffic management </w:t>
      </w:r>
      <w:r w:rsidR="00531CB2">
        <w:rPr>
          <w:rFonts w:cs="Times New Roman"/>
          <w:szCs w:val="24"/>
        </w:rPr>
        <w:fldChar w:fldCharType="begin"/>
      </w:r>
      <w:r w:rsidR="0098431F">
        <w:rPr>
          <w:rFonts w:cs="Times New Roman"/>
          <w:szCs w:val="24"/>
        </w:rPr>
        <w:instrText xml:space="preserve"> ADDIN ZOTERO_ITEM CSL_CITATION {"citationID":"RIM0J6Z1","properties":{"formattedCitation":"[10]","plainCitation":"[10]","noteIndex":0},"citationItems":[{"id":256,"uris":["http://zotero.org/users/local/rYTxwDyY/items/VB2FMD6C"],"itemData":{"id":256,"type":"article-journal","abstract":"The efficiency of the current centralized air-traffic management is limited. A next-generation air transportation system should allow airplanes (manned and unmanned) to change their flight paths during the flight without approval from a centralized en route control. Such a scheme requires decentralized peer-to-peer conflict detection and collision-avoidance processes. In this paper, two cooperative (negotiation-based) conflict-resolution algorithms are presented: iterative peer-to-peer and multiparty algorithms. They are based on high-level flight-plan variations using evasion maneuvers. The algorithms work with a different level of coordination autonomy, respect realistic assumptions of imprecise flight execution (integrating required navigation performance), and work in real time, where the planning and plan-execution phases interleave. Both algorithms provide a resolution in a 4-D domain (3-D space and time). The proposed algorithms are evaluated experimentally, and their quality is studied in comparison with a state-of-the-art agent-based method-the satisficing game theory algorithm.","container-title":"IEEE Transactions on Intelligent Transportation Systems","DOI":"10.1109/TITS.2010.2057246","ISSN":"1558-0016","issue":"1","note":"event-title: IEEE Transactions on Intelligent Transportation Systems","page":"36-46","source":"IEEE Xplore","title":"Agent-Based Cooperative Decentralized Airplane-Collision Avoidance","volume":"12","author":[{"family":"Šišlák","given":"David"},{"family":"Volf","given":"Přemysl"},{"family":"Pěchouček","given":"Michal"}],"issued":{"date-parts":[["2011",3]]}}}],"schema":"https://github.com/citation-style-language/schema/raw/master/csl-citation.json"} </w:instrText>
      </w:r>
      <w:r w:rsidR="00531CB2">
        <w:rPr>
          <w:rFonts w:cs="Times New Roman"/>
          <w:szCs w:val="24"/>
        </w:rPr>
        <w:fldChar w:fldCharType="separate"/>
      </w:r>
      <w:r w:rsidR="0098431F" w:rsidRPr="0098431F">
        <w:rPr>
          <w:rFonts w:cs="Times New Roman"/>
        </w:rPr>
        <w:t>[10]</w:t>
      </w:r>
      <w:r w:rsidR="00531CB2">
        <w:rPr>
          <w:rFonts w:cs="Times New Roman"/>
          <w:szCs w:val="24"/>
        </w:rPr>
        <w:fldChar w:fldCharType="end"/>
      </w:r>
      <w:r w:rsidR="00531CB2">
        <w:rPr>
          <w:rFonts w:cs="Times New Roman"/>
          <w:szCs w:val="24"/>
        </w:rPr>
        <w:t xml:space="preserve">. This problem has received significant attention from both robotics and artificial intelligence researchers, becoming well characterized but remaining </w:t>
      </w:r>
      <w:r w:rsidR="003E531D">
        <w:rPr>
          <w:rFonts w:cs="Times New Roman"/>
          <w:szCs w:val="24"/>
        </w:rPr>
        <w:t xml:space="preserve">definitively unsolved </w:t>
      </w:r>
      <w:r w:rsidR="00531CB2">
        <w:rPr>
          <w:rFonts w:cs="Times New Roman"/>
          <w:szCs w:val="24"/>
        </w:rPr>
        <w:fldChar w:fldCharType="begin"/>
      </w:r>
      <w:r w:rsidR="0098431F">
        <w:rPr>
          <w:rFonts w:cs="Times New Roman"/>
          <w:szCs w:val="24"/>
        </w:rPr>
        <w:instrText xml:space="preserve"> ADDIN ZOTERO_ITEM CSL_CITATION {"citationID":"Iaf87Rtz","properties":{"formattedCitation":"[3]","plainCitation":"[3]","noteIndex":0},"citationItems":[{"id":195,"uris":["http://zotero.org/users/local/rYTxwDyY/items/3GEWCWMF"],"itemData":{"id":195,"type":"article-journal","abstract":"Recent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531CB2">
        <w:rPr>
          <w:rFonts w:cs="Times New Roman"/>
          <w:szCs w:val="24"/>
        </w:rPr>
        <w:fldChar w:fldCharType="separate"/>
      </w:r>
      <w:r w:rsidR="0098431F" w:rsidRPr="0098431F">
        <w:rPr>
          <w:rFonts w:cs="Times New Roman"/>
        </w:rPr>
        <w:t>[3]</w:t>
      </w:r>
      <w:r w:rsidR="00531CB2">
        <w:rPr>
          <w:rFonts w:cs="Times New Roman"/>
          <w:szCs w:val="24"/>
        </w:rPr>
        <w:fldChar w:fldCharType="end"/>
      </w:r>
      <w:r w:rsidR="00531CB2">
        <w:rPr>
          <w:rFonts w:cs="Times New Roman"/>
          <w:szCs w:val="24"/>
        </w:rPr>
        <w:t>.</w:t>
      </w:r>
    </w:p>
    <w:p w14:paraId="0966B634" w14:textId="78EB0FEC" w:rsidR="00531CB2" w:rsidRPr="00531CB2" w:rsidRDefault="003E531D" w:rsidP="00044738">
      <w:pPr>
        <w:spacing w:line="480" w:lineRule="auto"/>
        <w:ind w:firstLine="720"/>
        <w:rPr>
          <w:rFonts w:cs="Times New Roman"/>
          <w:szCs w:val="24"/>
        </w:rPr>
      </w:pPr>
      <w:r>
        <w:rPr>
          <w:rFonts w:cs="Times New Roman"/>
          <w:szCs w:val="24"/>
        </w:rPr>
        <w:t>The</w:t>
      </w:r>
      <w:r w:rsidR="00531CB2">
        <w:rPr>
          <w:rFonts w:cs="Times New Roman"/>
          <w:szCs w:val="24"/>
        </w:rPr>
        <w:t xml:space="preserve"> problem of guiding a fleet of agents to a set of individual targets in an efficient and collision-free manner through an environment is called the Multi-Agent Pathfinding (MAPF) problem</w:t>
      </w:r>
      <w:r w:rsidR="00C739C8">
        <w:rPr>
          <w:rFonts w:cs="Times New Roman"/>
          <w:szCs w:val="24"/>
        </w:rPr>
        <w:t xml:space="preserve"> </w:t>
      </w:r>
      <w:r w:rsidR="00C739C8">
        <w:rPr>
          <w:rFonts w:cs="Times New Roman"/>
          <w:szCs w:val="24"/>
        </w:rPr>
        <w:fldChar w:fldCharType="begin"/>
      </w:r>
      <w:r w:rsidR="0098431F">
        <w:rPr>
          <w:rFonts w:cs="Times New Roman"/>
          <w:szCs w:val="24"/>
        </w:rPr>
        <w:instrText xml:space="preserve"> ADDIN ZOTERO_ITEM CSL_CITATION {"citationID":"LQP849OP","properties":{"formattedCitation":"[11]","plainCitation":"[11]","noteIndex":0},"citationItems":[{"id":214,"uris":["http://zotero.org/users/local/rYTxwDyY/items/Z3A4NJ2U"],"itemData":{"id":214,"type":"article-journal","abstract":"The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sidR="00C739C8">
        <w:rPr>
          <w:rFonts w:cs="Times New Roman"/>
          <w:szCs w:val="24"/>
        </w:rPr>
        <w:fldChar w:fldCharType="separate"/>
      </w:r>
      <w:r w:rsidR="0098431F" w:rsidRPr="0098431F">
        <w:rPr>
          <w:rFonts w:cs="Times New Roman"/>
        </w:rPr>
        <w:t>[11]</w:t>
      </w:r>
      <w:r w:rsidR="00C739C8">
        <w:rPr>
          <w:rFonts w:cs="Times New Roman"/>
          <w:szCs w:val="24"/>
        </w:rPr>
        <w:fldChar w:fldCharType="end"/>
      </w:r>
      <w:r w:rsidR="00531CB2">
        <w:rPr>
          <w:rFonts w:cs="Times New Roman"/>
          <w:szCs w:val="24"/>
        </w:rPr>
        <w:t>. Each instance of the problem is defined by a number of agents, each with their own goal, located in a defined space</w:t>
      </w:r>
      <w:r w:rsidR="00C739C8">
        <w:rPr>
          <w:rFonts w:cs="Times New Roman"/>
          <w:szCs w:val="24"/>
        </w:rPr>
        <w:t xml:space="preserve"> with known movement costs. The solution therefore optimizes the cost function of movement within the system with the constraint that there be no collisions and that all agents finish on their target locations. </w:t>
      </w:r>
      <w:r w:rsidR="008B0F57">
        <w:rPr>
          <w:rFonts w:cs="Times New Roman"/>
          <w:szCs w:val="24"/>
        </w:rPr>
        <w:t>Typically,</w:t>
      </w:r>
      <w:r w:rsidR="00C739C8">
        <w:rPr>
          <w:rFonts w:cs="Times New Roman"/>
          <w:szCs w:val="24"/>
        </w:rPr>
        <w:t xml:space="preserve"> the cost in these instances is time, although it is sufficiently trivial to augment the cost function</w:t>
      </w:r>
      <w:r w:rsidR="0033564C">
        <w:rPr>
          <w:rFonts w:cs="Times New Roman"/>
          <w:szCs w:val="24"/>
        </w:rPr>
        <w:t>s</w:t>
      </w:r>
      <w:r w:rsidR="00C739C8">
        <w:rPr>
          <w:rFonts w:cs="Times New Roman"/>
          <w:szCs w:val="24"/>
        </w:rPr>
        <w:t xml:space="preserve"> with fuel </w:t>
      </w:r>
      <w:r w:rsidR="0033564C">
        <w:rPr>
          <w:rFonts w:cs="Times New Roman"/>
          <w:szCs w:val="24"/>
        </w:rPr>
        <w:t xml:space="preserve">costs </w:t>
      </w:r>
      <w:r w:rsidR="00C739C8">
        <w:rPr>
          <w:rFonts w:cs="Times New Roman"/>
          <w:szCs w:val="24"/>
        </w:rPr>
        <w:t>or other abstract measures of performance during implementation.</w:t>
      </w:r>
    </w:p>
    <w:p w14:paraId="0E79F9DD" w14:textId="1AA3A1FF" w:rsidR="00C739C8" w:rsidRPr="001D0F92" w:rsidRDefault="00C739C8" w:rsidP="00044738">
      <w:pPr>
        <w:spacing w:line="480" w:lineRule="auto"/>
        <w:ind w:firstLine="720"/>
        <w:rPr>
          <w:rFonts w:cs="Times New Roman"/>
          <w:szCs w:val="24"/>
        </w:rPr>
      </w:pPr>
      <w:r>
        <w:rPr>
          <w:rFonts w:cs="Times New Roman"/>
          <w:szCs w:val="24"/>
        </w:rPr>
        <w:t>The MAPF problem is considered to be a “</w:t>
      </w:r>
      <w:r w:rsidR="003E531D">
        <w:rPr>
          <w:rFonts w:cs="Times New Roman"/>
          <w:szCs w:val="24"/>
        </w:rPr>
        <w:t>single shot</w:t>
      </w:r>
      <w:r>
        <w:rPr>
          <w:rFonts w:cs="Times New Roman"/>
          <w:szCs w:val="24"/>
        </w:rPr>
        <w:t>” problem and solution. Agents will move to their targets and simply remain there so long as no collisions are caused by doing so. This falls short of being analogous to real-world warehousing applications, where it is desirable for agents to chain together sequences of optimal movement for various tasks such as pickup and delivery.</w:t>
      </w:r>
      <w:r w:rsidR="00481DB3">
        <w:rPr>
          <w:rFonts w:cs="Times New Roman"/>
          <w:szCs w:val="24"/>
        </w:rPr>
        <w:t xml:space="preserve"> Therefore an extension of the MAPF problem to make it “lifelong” </w:t>
      </w:r>
      <w:r w:rsidR="00577363">
        <w:rPr>
          <w:rFonts w:cs="Times New Roman"/>
          <w:szCs w:val="24"/>
        </w:rPr>
        <w:t>is</w:t>
      </w:r>
      <w:r w:rsidR="00481DB3">
        <w:rPr>
          <w:rFonts w:cs="Times New Roman"/>
          <w:szCs w:val="24"/>
        </w:rPr>
        <w:t xml:space="preserve"> developed, called the Multi-Agent Pickup and Delivery (MAPD) problem </w:t>
      </w:r>
      <w:r w:rsidR="00481DB3">
        <w:rPr>
          <w:rFonts w:cs="Times New Roman"/>
          <w:szCs w:val="24"/>
        </w:rPr>
        <w:fldChar w:fldCharType="begin"/>
      </w:r>
      <w:r w:rsidR="0098431F">
        <w:rPr>
          <w:rFonts w:cs="Times New Roman"/>
          <w:szCs w:val="24"/>
        </w:rPr>
        <w:instrText xml:space="preserve"> ADDIN ZOTERO_ITEM CSL_CITATION {"citationID":"HSVxfcYu","properties":{"formattedCitation":"[12]","plainCitation":"[12]","noteIndex":0},"citationItems":[{"id":222,"uris":["http://zotero.org/users/local/rYTxwDyY/items/YC6I8SMB"],"itemData":{"id":222,"type":"article","abstract":"The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481DB3">
        <w:rPr>
          <w:rFonts w:cs="Times New Roman"/>
          <w:szCs w:val="24"/>
        </w:rPr>
        <w:fldChar w:fldCharType="separate"/>
      </w:r>
      <w:r w:rsidR="0098431F" w:rsidRPr="0098431F">
        <w:rPr>
          <w:rFonts w:cs="Times New Roman"/>
        </w:rPr>
        <w:t>[12]</w:t>
      </w:r>
      <w:r w:rsidR="00481DB3">
        <w:rPr>
          <w:rFonts w:cs="Times New Roman"/>
          <w:szCs w:val="24"/>
        </w:rPr>
        <w:fldChar w:fldCharType="end"/>
      </w:r>
      <w:r w:rsidR="00481DB3">
        <w:rPr>
          <w:rFonts w:cs="Times New Roman"/>
          <w:szCs w:val="24"/>
        </w:rPr>
        <w:t>.</w:t>
      </w:r>
    </w:p>
    <w:p w14:paraId="0B1CE0EA" w14:textId="129A6682" w:rsidR="008D4ECC" w:rsidRPr="008D4ECC" w:rsidRDefault="00481DB3" w:rsidP="00436A69">
      <w:pPr>
        <w:spacing w:line="480" w:lineRule="auto"/>
        <w:ind w:firstLine="720"/>
        <w:rPr>
          <w:rFonts w:cs="Times New Roman"/>
          <w:szCs w:val="24"/>
        </w:rPr>
      </w:pPr>
      <w:r>
        <w:rPr>
          <w:rFonts w:cs="Times New Roman"/>
          <w:szCs w:val="24"/>
        </w:rPr>
        <w:lastRenderedPageBreak/>
        <w:t xml:space="preserve">The MAPD problem augments agent targets to be tasks with a pickup location and a delivery location. The path of an agent </w:t>
      </w:r>
      <w:r w:rsidR="00577363">
        <w:rPr>
          <w:rFonts w:cs="Times New Roman"/>
          <w:szCs w:val="24"/>
        </w:rPr>
        <w:t xml:space="preserve">completing its objective </w:t>
      </w:r>
      <w:r>
        <w:rPr>
          <w:rFonts w:cs="Times New Roman"/>
          <w:szCs w:val="24"/>
        </w:rPr>
        <w:t>now involves movement to the delivery location via a path which includes the pickup location. New tasks are also periodically introduced to the system, and assignments to agents are made dynamically. Success is measured when all tasks in the system are marked as complete, with the key indicator of performance being the service time per task</w:t>
      </w:r>
      <w:r w:rsidR="0098431F">
        <w:rPr>
          <w:rFonts w:cs="Times New Roman"/>
          <w:szCs w:val="24"/>
        </w:rPr>
        <w:t xml:space="preserve"> or batch of tasks</w:t>
      </w:r>
      <w:r>
        <w:rPr>
          <w:rFonts w:cs="Times New Roman"/>
          <w:szCs w:val="24"/>
        </w:rPr>
        <w:t xml:space="preserve">. New challenges are introduced in the form of avoiding deadlock and cycling behaviors, where agents repeatedly move through the same motions without advancing toward their goals. Resiliency against disturbances is also of elevated concern </w:t>
      </w:r>
      <w:r>
        <w:rPr>
          <w:rFonts w:cs="Times New Roman"/>
          <w:szCs w:val="24"/>
        </w:rPr>
        <w:fldChar w:fldCharType="begin"/>
      </w:r>
      <w:r w:rsidR="0098431F">
        <w:rPr>
          <w:rFonts w:cs="Times New Roman"/>
          <w:szCs w:val="24"/>
        </w:rPr>
        <w:instrText xml:space="preserve"> ADDIN ZOTERO_ITEM CSL_CITATION {"citationID":"nf52LYUL","properties":{"formattedCitation":"[13]","plainCitation":"[13]","noteIndex":0},"citationItems":[{"id":208,"uris":["http://zotero.org/users/local/rYTxwDyY/items/273N9Q36"],"itemData":{"id":208,"type":"article","abstract":"Robustness is key to engineering, automation, and science as a whole. However, the property of robustness is often underpinned by costly requirements such as over-provisioning, known uncertainty and predictive models, and known adversaries. These conditions are idealistic, and often not satisfiable. Resilience on the other hand is the capability to endure unexpected disruptions, to recover swiftly from negative events, and bounce back to normality. In this survey article, we analyze how resilience is achieved in networks of agents and multi-robot systems that are able to overcome adversity by leveraging system-wide complementarity, diversity, and redundancy - often involving a reconfiguration of robotic capabilities to provide some key ability that was not present in the system a priori. As society increasingly depends on connected automated systems to provide key infrastructure services (e.g., logistics, transport, and precision agriculture), providing the means to achieving resilient multi-robot systems is paramount. By enumerating the consequences of a system that is not resilient (fragile), we argue that resilience must become a central engineering design consideration. Towards this goal, the community needs to gain clarity on how it is defined, measured, and maintained. We address these questions across foundational robotics domains, spanning perception, control, planning, and learning. One of our key contributions is a formal taxonomy of approaches, which also helps us discuss the defining factors and stressors for a resilient system. Finally, this survey article gives insight as to how resilience may be achieved. Importantly, we highlight open problems that remain to be tackled in order to reap the benefits of resilient robotic systems.","note":"arXiv:2109.12343 [cs, eess]","number":"arXiv:2109.12343","publisher":"arXiv","source":"arXiv.org","title":"Beyond Robustness: A Taxonomy of Approaches towards Resilient Multi-Robot Systems","title-short":"Beyond Robustness","URL":"http://arxiv.org/abs/2109.12343","author":[{"family":"Prorok","given":"Amanda"},{"family":"Malencia","given":"Matthew"},{"family":"Carlone","given":"Luca"},{"family":"Sukhatme","given":"Gaurav S."},{"family":"Sadler","given":"Brian M."},{"family":"Kumar","given":"Vijay"}],"accessed":{"date-parts":[["2023",11,5]]},"issued":{"date-parts":[["2021",9,25]]}}}],"schema":"https://github.com/citation-style-language/schema/raw/master/csl-citation.json"} </w:instrText>
      </w:r>
      <w:r>
        <w:rPr>
          <w:rFonts w:cs="Times New Roman"/>
          <w:szCs w:val="24"/>
        </w:rPr>
        <w:fldChar w:fldCharType="separate"/>
      </w:r>
      <w:r w:rsidR="0098431F" w:rsidRPr="0098431F">
        <w:rPr>
          <w:rFonts w:cs="Times New Roman"/>
        </w:rPr>
        <w:t>[13]</w:t>
      </w:r>
      <w:r>
        <w:rPr>
          <w:rFonts w:cs="Times New Roman"/>
          <w:szCs w:val="24"/>
        </w:rPr>
        <w:fldChar w:fldCharType="end"/>
      </w:r>
      <w:r>
        <w:rPr>
          <w:rFonts w:cs="Times New Roman"/>
          <w:szCs w:val="24"/>
        </w:rPr>
        <w:t>.</w:t>
      </w:r>
      <w:r w:rsidR="001F5F2D">
        <w:rPr>
          <w:rFonts w:cs="Times New Roman"/>
          <w:szCs w:val="24"/>
        </w:rPr>
        <w:t xml:space="preserve"> This formulation of the problem more accurately captures challenges in real-world </w:t>
      </w:r>
      <w:r w:rsidR="006806F7">
        <w:rPr>
          <w:rFonts w:cs="Times New Roman"/>
          <w:szCs w:val="24"/>
        </w:rPr>
        <w:t>applications but</w:t>
      </w:r>
      <w:r w:rsidR="001F5F2D">
        <w:rPr>
          <w:rFonts w:cs="Times New Roman"/>
          <w:szCs w:val="24"/>
        </w:rPr>
        <w:t xml:space="preserve"> requires different approaches and applies different constraints that make MAPF</w:t>
      </w:r>
      <w:r w:rsidR="006806F7">
        <w:rPr>
          <w:rFonts w:cs="Times New Roman"/>
          <w:szCs w:val="24"/>
        </w:rPr>
        <w:t>-solving</w:t>
      </w:r>
      <w:r w:rsidR="001F5F2D">
        <w:rPr>
          <w:rFonts w:cs="Times New Roman"/>
          <w:szCs w:val="24"/>
        </w:rPr>
        <w:t xml:space="preserve"> algorithms ill-suited to the task without adaptation.</w:t>
      </w:r>
    </w:p>
    <w:p w14:paraId="016DCF11" w14:textId="11DCC973" w:rsidR="001809C8" w:rsidRDefault="001809C8" w:rsidP="00044738">
      <w:pPr>
        <w:spacing w:line="480" w:lineRule="auto"/>
        <w:ind w:firstLine="720"/>
        <w:rPr>
          <w:rFonts w:cs="Times New Roman"/>
          <w:szCs w:val="24"/>
        </w:rPr>
      </w:pPr>
      <w:r>
        <w:rPr>
          <w:rFonts w:cs="Times New Roman"/>
          <w:szCs w:val="24"/>
        </w:rPr>
        <w:t>Single-agent pathfinding problems where there are no other moving objects in the space are trivial</w:t>
      </w:r>
      <w:r w:rsidR="00AE7210">
        <w:rPr>
          <w:rFonts w:cs="Times New Roman"/>
          <w:szCs w:val="24"/>
        </w:rPr>
        <w:t xml:space="preserve">; a solution is known and </w:t>
      </w:r>
      <w:r w:rsidR="0071032F">
        <w:rPr>
          <w:rFonts w:cs="Times New Roman"/>
          <w:szCs w:val="24"/>
        </w:rPr>
        <w:t xml:space="preserve">returns </w:t>
      </w:r>
      <w:r w:rsidR="00AE7210">
        <w:rPr>
          <w:rFonts w:cs="Times New Roman"/>
          <w:szCs w:val="24"/>
        </w:rPr>
        <w:t>provably optimal</w:t>
      </w:r>
      <w:r w:rsidR="0071032F">
        <w:rPr>
          <w:rFonts w:cs="Times New Roman"/>
          <w:szCs w:val="24"/>
        </w:rPr>
        <w:t xml:space="preserve"> paths</w:t>
      </w:r>
      <w:r w:rsidR="0098431F">
        <w:rPr>
          <w:rFonts w:cs="Times New Roman"/>
          <w:szCs w:val="24"/>
        </w:rPr>
        <w:t xml:space="preserve"> with known time and memory limits</w:t>
      </w:r>
      <w:r w:rsidR="00AE7210">
        <w:rPr>
          <w:rFonts w:cs="Times New Roman"/>
          <w:szCs w:val="24"/>
        </w:rPr>
        <w:t xml:space="preserve"> </w:t>
      </w:r>
      <w:r w:rsidR="0071032F">
        <w:rPr>
          <w:rFonts w:cs="Times New Roman"/>
          <w:szCs w:val="24"/>
        </w:rPr>
        <w:t xml:space="preserve">via the famous </w:t>
      </w:r>
      <w:r w:rsidR="00AE7210">
        <w:rPr>
          <w:rFonts w:cs="Times New Roman"/>
          <w:szCs w:val="24"/>
        </w:rPr>
        <w:t xml:space="preserve">A* algorithm </w:t>
      </w:r>
      <w:r w:rsidR="00AE7210">
        <w:rPr>
          <w:rFonts w:cs="Times New Roman"/>
          <w:szCs w:val="24"/>
        </w:rPr>
        <w:fldChar w:fldCharType="begin"/>
      </w:r>
      <w:r w:rsidR="0098431F">
        <w:rPr>
          <w:rFonts w:cs="Times New Roman"/>
          <w:szCs w:val="24"/>
        </w:rPr>
        <w:instrText xml:space="preserve"> ADDIN ZOTERO_ITEM CSL_CITATION {"citationID":"4mebVDsQ","properties":{"formattedCitation":"[14]","plainCitation":"[14]","noteIndex":0},"citationItems":[{"id":259,"uris":["http://zotero.org/users/local/rYTxwDyY/items/B3T5CQPC"],"itemData":{"id":259,"type":"article-journal","abstract":"Although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strategies.","container-title":"IEEE Transactions on Systems Science and Cybernetics","DOI":"10.1109/TSSC.1968.300136","ISSN":"2168-2887","issue":"2","note":"event-title: IEEE Transactions on Systems Science and Cybernetics","page":"100-107","source":"IEEE Xplore","title":"A Formal Basis for the Heuristic Determination of Minimum Cost Paths","volume":"4","author":[{"family":"Hart","given":"Peter E."},{"family":"Nilsson","given":"Nils J."},{"family":"Raphael","given":"Bertram"}],"issued":{"date-parts":[["1968",7]]}}}],"schema":"https://github.com/citation-style-language/schema/raw/master/csl-citation.json"} </w:instrText>
      </w:r>
      <w:r w:rsidR="00AE7210">
        <w:rPr>
          <w:rFonts w:cs="Times New Roman"/>
          <w:szCs w:val="24"/>
        </w:rPr>
        <w:fldChar w:fldCharType="separate"/>
      </w:r>
      <w:r w:rsidR="0098431F" w:rsidRPr="0098431F">
        <w:rPr>
          <w:rFonts w:cs="Times New Roman"/>
        </w:rPr>
        <w:t>[14]</w:t>
      </w:r>
      <w:r w:rsidR="00AE7210">
        <w:rPr>
          <w:rFonts w:cs="Times New Roman"/>
          <w:szCs w:val="24"/>
        </w:rPr>
        <w:fldChar w:fldCharType="end"/>
      </w:r>
      <w:r w:rsidR="00AE7210">
        <w:rPr>
          <w:rFonts w:cs="Times New Roman"/>
          <w:szCs w:val="24"/>
        </w:rPr>
        <w:t xml:space="preserve">. This approach cannot be </w:t>
      </w:r>
      <w:r w:rsidR="0098431F">
        <w:rPr>
          <w:rFonts w:cs="Times New Roman"/>
          <w:szCs w:val="24"/>
        </w:rPr>
        <w:t xml:space="preserve">naively </w:t>
      </w:r>
      <w:r w:rsidR="00AE7210">
        <w:rPr>
          <w:rFonts w:cs="Times New Roman"/>
          <w:szCs w:val="24"/>
        </w:rPr>
        <w:t xml:space="preserve"> extended for multiple agents moving simultaneously in the system space. </w:t>
      </w:r>
      <w:r w:rsidR="00E21D0E">
        <w:rPr>
          <w:rFonts w:cs="Times New Roman"/>
          <w:szCs w:val="24"/>
        </w:rPr>
        <w:t xml:space="preserve">Agents need to use knowledge of each other’s positions and intent to avoid collisions during plan execution. One such collision case is shown in </w:t>
      </w:r>
      <w:r w:rsidR="00525A2B">
        <w:rPr>
          <w:rFonts w:cs="Times New Roman"/>
          <w:szCs w:val="24"/>
        </w:rPr>
        <w:fldChar w:fldCharType="begin"/>
      </w:r>
      <w:r w:rsidR="00525A2B">
        <w:rPr>
          <w:rFonts w:cs="Times New Roman"/>
          <w:szCs w:val="24"/>
        </w:rPr>
        <w:instrText xml:space="preserve"> REF _Ref151162739 \h </w:instrText>
      </w:r>
      <w:r w:rsidR="00525A2B">
        <w:rPr>
          <w:rFonts w:cs="Times New Roman"/>
          <w:szCs w:val="24"/>
        </w:rPr>
      </w:r>
      <w:r w:rsidR="00525A2B">
        <w:rPr>
          <w:rFonts w:cs="Times New Roman"/>
          <w:szCs w:val="24"/>
        </w:rPr>
        <w:fldChar w:fldCharType="separate"/>
      </w:r>
      <w:r w:rsidR="003667A2" w:rsidRPr="006E1EC2">
        <w:rPr>
          <w:rFonts w:cs="Times New Roman"/>
          <w:b/>
          <w:bCs/>
          <w:szCs w:val="24"/>
        </w:rPr>
        <w:t xml:space="preserve">Figure </w:t>
      </w:r>
      <w:r w:rsidR="003667A2">
        <w:rPr>
          <w:rFonts w:cs="Times New Roman"/>
          <w:b/>
          <w:bCs/>
          <w:noProof/>
          <w:szCs w:val="24"/>
        </w:rPr>
        <w:t>1</w:t>
      </w:r>
      <w:r w:rsidR="00525A2B">
        <w:rPr>
          <w:rFonts w:cs="Times New Roman"/>
          <w:szCs w:val="24"/>
        </w:rPr>
        <w:fldChar w:fldCharType="end"/>
      </w:r>
      <w:r w:rsidR="00E21D0E">
        <w:rPr>
          <w:rFonts w:cs="Times New Roman"/>
          <w:szCs w:val="24"/>
        </w:rPr>
        <w:t>. More complex strategies are needed.</w:t>
      </w:r>
    </w:p>
    <w:p w14:paraId="4D5DD34D" w14:textId="77777777" w:rsidR="00436A69" w:rsidRDefault="00436A69" w:rsidP="00E21D0E">
      <w:pPr>
        <w:keepNext/>
        <w:keepLines/>
        <w:jc w:val="center"/>
      </w:pPr>
      <w:r>
        <w:rPr>
          <w:noProof/>
        </w:rPr>
        <w:lastRenderedPageBreak/>
        <w:drawing>
          <wp:inline distT="0" distB="0" distL="0" distR="0" wp14:anchorId="04144941" wp14:editId="194AEB9A">
            <wp:extent cx="1380952" cy="1380952"/>
            <wp:effectExtent l="0" t="0" r="0" b="0"/>
            <wp:docPr id="371999218" name="Picture 1" descr="An instance in which two agents who have found best paths to target nodes using single-agent techniques would collide, rendered in FleetBench. The agents are moving through the same space in the next timestep, resulting in what is called a vertex 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99218" name="Picture 1" descr="An instance in which two agents who have found best paths to target nodes using single-agent techniques would collide, rendered in FleetBench. The agents are moving through the same space in the next timestep, resulting in what is called a vertex collision."/>
                    <pic:cNvPicPr/>
                  </pic:nvPicPr>
                  <pic:blipFill>
                    <a:blip r:embed="rId16"/>
                    <a:stretch>
                      <a:fillRect/>
                    </a:stretch>
                  </pic:blipFill>
                  <pic:spPr>
                    <a:xfrm>
                      <a:off x="0" y="0"/>
                      <a:ext cx="1380952" cy="1380952"/>
                    </a:xfrm>
                    <a:prstGeom prst="rect">
                      <a:avLst/>
                    </a:prstGeom>
                  </pic:spPr>
                </pic:pic>
              </a:graphicData>
            </a:graphic>
          </wp:inline>
        </w:drawing>
      </w:r>
    </w:p>
    <w:p w14:paraId="270CCB21" w14:textId="41E0FDE5" w:rsidR="00E64231" w:rsidRPr="00E64231" w:rsidRDefault="00436A69" w:rsidP="00E21D0E">
      <w:pPr>
        <w:keepLines/>
        <w:spacing w:line="480" w:lineRule="auto"/>
        <w:jc w:val="center"/>
        <w:rPr>
          <w:rFonts w:cs="Times New Roman"/>
          <w:vanish/>
          <w:szCs w:val="24"/>
          <w:specVanish/>
        </w:rPr>
      </w:pPr>
      <w:bookmarkStart w:id="21" w:name="_Ref151162739"/>
      <w:bookmarkStart w:id="22" w:name="_Toc151828270"/>
      <w:r w:rsidRPr="006E1EC2">
        <w:rPr>
          <w:rFonts w:cs="Times New Roman"/>
          <w:b/>
          <w:bCs/>
          <w:szCs w:val="24"/>
        </w:rPr>
        <w:t xml:space="preserve">Figure </w:t>
      </w:r>
      <w:r w:rsidRPr="006E1EC2">
        <w:rPr>
          <w:rFonts w:cs="Times New Roman"/>
          <w:b/>
          <w:bCs/>
          <w:szCs w:val="24"/>
        </w:rPr>
        <w:fldChar w:fldCharType="begin"/>
      </w:r>
      <w:r w:rsidRPr="006E1EC2">
        <w:rPr>
          <w:rFonts w:cs="Times New Roman"/>
          <w:b/>
          <w:bCs/>
          <w:szCs w:val="24"/>
        </w:rPr>
        <w:instrText xml:space="preserve"> SEQ Figure \* ARABIC </w:instrText>
      </w:r>
      <w:r w:rsidRPr="006E1EC2">
        <w:rPr>
          <w:rFonts w:cs="Times New Roman"/>
          <w:b/>
          <w:bCs/>
          <w:szCs w:val="24"/>
        </w:rPr>
        <w:fldChar w:fldCharType="separate"/>
      </w:r>
      <w:r w:rsidR="003667A2">
        <w:rPr>
          <w:rFonts w:cs="Times New Roman"/>
          <w:b/>
          <w:bCs/>
          <w:noProof/>
          <w:szCs w:val="24"/>
        </w:rPr>
        <w:t>1</w:t>
      </w:r>
      <w:r w:rsidRPr="006E1EC2">
        <w:rPr>
          <w:rFonts w:cs="Times New Roman"/>
          <w:b/>
          <w:bCs/>
          <w:szCs w:val="24"/>
        </w:rPr>
        <w:fldChar w:fldCharType="end"/>
      </w:r>
      <w:bookmarkEnd w:id="21"/>
      <w:r w:rsidR="00E64231" w:rsidRPr="006E1EC2">
        <w:rPr>
          <w:rFonts w:cs="Times New Roman"/>
          <w:b/>
          <w:bCs/>
          <w:szCs w:val="24"/>
        </w:rPr>
        <w:t>:</w:t>
      </w:r>
      <w:r w:rsidRPr="00436A69">
        <w:rPr>
          <w:rFonts w:cs="Times New Roman"/>
          <w:i/>
          <w:iCs/>
          <w:szCs w:val="24"/>
        </w:rPr>
        <w:t xml:space="preserve"> </w:t>
      </w:r>
      <w:r w:rsidR="00E64231">
        <w:rPr>
          <w:rFonts w:cs="Times New Roman"/>
          <w:szCs w:val="24"/>
        </w:rPr>
        <w:t>Two independent agent plans resulting in a collision</w:t>
      </w:r>
      <w:bookmarkEnd w:id="22"/>
    </w:p>
    <w:p w14:paraId="64453061" w14:textId="6366EAC3" w:rsidR="00436A69" w:rsidRPr="00E64231" w:rsidRDefault="00E64231" w:rsidP="00E21D0E">
      <w:pPr>
        <w:keepLines/>
        <w:spacing w:line="480" w:lineRule="auto"/>
        <w:jc w:val="center"/>
        <w:rPr>
          <w:rFonts w:cs="Times New Roman"/>
          <w:szCs w:val="24"/>
        </w:rPr>
      </w:pPr>
      <w:r>
        <w:rPr>
          <w:rFonts w:cs="Times New Roman"/>
          <w:szCs w:val="24"/>
        </w:rPr>
        <w:t>, rendered in FleetBench.</w:t>
      </w:r>
    </w:p>
    <w:p w14:paraId="2FF1EB74" w14:textId="2B9A5B49" w:rsidR="006A560E" w:rsidRDefault="006806F7" w:rsidP="00044738">
      <w:pPr>
        <w:spacing w:line="480" w:lineRule="auto"/>
        <w:ind w:firstLine="720"/>
        <w:rPr>
          <w:rFonts w:cs="Times New Roman"/>
          <w:szCs w:val="24"/>
        </w:rPr>
      </w:pPr>
      <w:r>
        <w:rPr>
          <w:rFonts w:cs="Times New Roman"/>
          <w:szCs w:val="24"/>
        </w:rPr>
        <w:t>Solutions to the MAP</w:t>
      </w:r>
      <w:r w:rsidR="001809C8">
        <w:rPr>
          <w:rFonts w:cs="Times New Roman"/>
          <w:szCs w:val="24"/>
        </w:rPr>
        <w:t>F and MAPD</w:t>
      </w:r>
      <w:r>
        <w:rPr>
          <w:rFonts w:cs="Times New Roman"/>
          <w:szCs w:val="24"/>
        </w:rPr>
        <w:t xml:space="preserve"> problem</w:t>
      </w:r>
      <w:r w:rsidR="001809C8">
        <w:rPr>
          <w:rFonts w:cs="Times New Roman"/>
          <w:szCs w:val="24"/>
        </w:rPr>
        <w:t>s</w:t>
      </w:r>
      <w:r>
        <w:rPr>
          <w:rFonts w:cs="Times New Roman"/>
          <w:szCs w:val="24"/>
        </w:rPr>
        <w:t xml:space="preserve"> generally fall into one of two categories: </w:t>
      </w:r>
      <w:r w:rsidR="0071032F">
        <w:rPr>
          <w:rFonts w:cs="Times New Roman"/>
          <w:szCs w:val="24"/>
        </w:rPr>
        <w:t>c</w:t>
      </w:r>
      <w:r>
        <w:rPr>
          <w:rFonts w:cs="Times New Roman"/>
          <w:szCs w:val="24"/>
        </w:rPr>
        <w:t xml:space="preserve">entralized, where plans for agents are created </w:t>
      </w:r>
      <w:r w:rsidR="0098431F">
        <w:rPr>
          <w:rFonts w:cs="Times New Roman"/>
          <w:szCs w:val="24"/>
        </w:rPr>
        <w:t>all at once</w:t>
      </w:r>
      <w:r>
        <w:rPr>
          <w:rFonts w:cs="Times New Roman"/>
          <w:szCs w:val="24"/>
        </w:rPr>
        <w:t xml:space="preserve">, </w:t>
      </w:r>
      <w:r w:rsidR="0033564C">
        <w:rPr>
          <w:rFonts w:cs="Times New Roman"/>
          <w:szCs w:val="24"/>
        </w:rPr>
        <w:t>or</w:t>
      </w:r>
      <w:r>
        <w:rPr>
          <w:rFonts w:cs="Times New Roman"/>
          <w:szCs w:val="24"/>
        </w:rPr>
        <w:t xml:space="preserve"> decoupled, where agents form their plans sequentially, avoiding collisions with the plans of other agents in the system.</w:t>
      </w:r>
      <w:r w:rsidR="0071032F">
        <w:rPr>
          <w:rFonts w:cs="Times New Roman"/>
          <w:szCs w:val="24"/>
        </w:rPr>
        <w:t xml:space="preserve"> </w:t>
      </w:r>
    </w:p>
    <w:p w14:paraId="1CAE5CD0" w14:textId="067F7C4A" w:rsidR="0071032F" w:rsidRDefault="006A560E" w:rsidP="00044738">
      <w:pPr>
        <w:spacing w:line="480" w:lineRule="auto"/>
        <w:ind w:firstLine="720"/>
        <w:rPr>
          <w:rFonts w:cs="Times New Roman"/>
          <w:szCs w:val="24"/>
        </w:rPr>
      </w:pPr>
      <w:r>
        <w:rPr>
          <w:rFonts w:cs="Times New Roman"/>
          <w:szCs w:val="24"/>
        </w:rPr>
        <w:t>Centralized approaches</w:t>
      </w:r>
      <w:r w:rsidR="00F516F8">
        <w:rPr>
          <w:rFonts w:cs="Times New Roman"/>
          <w:szCs w:val="24"/>
        </w:rPr>
        <w:t xml:space="preserve"> such as CBS </w:t>
      </w:r>
      <w:r w:rsidR="00F516F8">
        <w:rPr>
          <w:rFonts w:cs="Times New Roman"/>
          <w:szCs w:val="24"/>
        </w:rPr>
        <w:fldChar w:fldCharType="begin"/>
      </w:r>
      <w:r w:rsidR="0098431F">
        <w:rPr>
          <w:rFonts w:cs="Times New Roman"/>
          <w:szCs w:val="24"/>
        </w:rPr>
        <w:instrText xml:space="preserve"> ADDIN ZOTERO_ITEM CSL_CITATION {"citationID":"I62PogSd","properties":{"formattedCitation":"[15]","plainCitation":"[15]","noteIndex":0},"citationItems":[{"id":226,"uris":["http://zotero.org/users/local/rYTxwDyY/items/N5M4GE8G"],"itemData":{"id":226,"type":"article-journal","abstract":"In the multi agent path finding problem (MAPF) paths should be found for several agents, each with a different start and goal position such that agents do not collide. Previous optimal solvers applied global A*-based searches. We present a new search algorithm called Conflict Based Search (CBS). CBS is a two-level algorithm. At the high level, a search is performed on a tree based on conflicts between agents. At the low level, a search is performed only for a single agent at a time. In many cases this reformulation enables CBS to examine fewer states than A* while still maintaining optimality. We analyze CBS and show its benefits and drawbacks. Experimental results on various problems shows a speedup of up to a full order of magnitude over previous approaches.","container-title":"Proceedings of the AAAI Conference on Artificial Intelligence","DOI":"10.1609/aaai.v26i1.8140","ISSN":"2374-3468","issue":"1","language":"en","license":"Copyright (c) 2021 Proceedings of the AAAI Conference on Artificial Intelligence","note":"number: 1","page":"563-569","source":"ojs.aaai.org","title":"Conflict-Based Search For Optimal Multi-Agent Path Finding","volume":"26","author":[{"family":"Sharon","given":"Guni"},{"family":"Stern","given":"Roni"},{"family":"Felner","given":"Ariel"},{"family":"Sturtevant","given":"Nathan"}],"issued":{"date-parts":[["2012"]]}}}],"schema":"https://github.com/citation-style-language/schema/raw/master/csl-citation.json"} </w:instrText>
      </w:r>
      <w:r w:rsidR="00F516F8">
        <w:rPr>
          <w:rFonts w:cs="Times New Roman"/>
          <w:szCs w:val="24"/>
        </w:rPr>
        <w:fldChar w:fldCharType="separate"/>
      </w:r>
      <w:r w:rsidR="0098431F" w:rsidRPr="0098431F">
        <w:rPr>
          <w:rFonts w:cs="Times New Roman"/>
        </w:rPr>
        <w:t>[15]</w:t>
      </w:r>
      <w:r w:rsidR="00F516F8">
        <w:rPr>
          <w:rFonts w:cs="Times New Roman"/>
          <w:szCs w:val="24"/>
        </w:rPr>
        <w:fldChar w:fldCharType="end"/>
      </w:r>
      <w:r w:rsidR="00F516F8">
        <w:rPr>
          <w:rFonts w:cs="Times New Roman"/>
          <w:szCs w:val="24"/>
        </w:rPr>
        <w:t xml:space="preserve">, PRIMAL </w:t>
      </w:r>
      <w:r w:rsidR="00F516F8">
        <w:rPr>
          <w:rFonts w:cs="Times New Roman"/>
          <w:szCs w:val="24"/>
        </w:rPr>
        <w:fldChar w:fldCharType="begin"/>
      </w:r>
      <w:r w:rsidR="0098431F">
        <w:rPr>
          <w:rFonts w:cs="Times New Roman"/>
          <w:szCs w:val="24"/>
        </w:rPr>
        <w:instrText xml:space="preserve"> ADDIN ZOTERO_ITEM CSL_CITATION {"citationID":"urRydWWH","properties":{"formattedCitation":"[16]","plainCitation":"[16]","noteIndex":0},"citationItems":[{"id":228,"uris":["http://zotero.org/users/local/rYTxwDyY/items/A4TPVCZF"],"itemData":{"id":228,"type":"article-journal","abstract":"Multi-agent path finding (MAPF) is an essential component of many large-scale, real-world robot deployments, from aerial swarms to warehouse automation. However, despite the community's continued efforts, most state-of-the-art MAPF planners still rely on centralized planning and scale poorly past a few hundred agents. Such planning approaches are maladapted to real-world deployments, where noise and uncertainty often require paths be recomputed online, which is impossible when planning times are in seconds to minutes. We present PRIMAL, a novel framework for MAPF that combines reinforcement and imitation learning to teach fully-decentralized policies, where agents reactively plan paths online in a partially-observable world while exhibiting implicit coordination. This framework extends our previous work on distributed learning of collaborative policies by introducing demonstrations of an expert MAPF planner during training, as well as careful reward shaping and environment sampling. Once learned, the resulting policy can be copied onto any number of agents and naturally scales to different team sizes and world dimensions. We present results on randomized worlds with up to 1024 agents and compare success rates against state-of-the-art MAPF planners. Finally, we experimentally validate the learned policies in a hybrid simulation of a factory mockup, involving both real-world and simulated robots.","container-title":"IEEE Robotics and Automation Letters","DOI":"10.1109/LRA.2019.2903261","ISSN":"2377-3766, 2377-3774","issue":"3","journalAbbreviation":"IEEE Robot. Autom. Lett.","note":"arXiv:1809.03531 [cs]","page":"2378-2385","source":"arXiv.org","title":"PRIMAL: Pathfinding via Reinforcement and Imitation Multi-Agent Learning","title-short":"PRIMAL","volume":"4","author":[{"family":"Sartoretti","given":"Guillaume"},{"family":"Kerr","given":"Justin"},{"family":"Shi","given":"Yunfei"},{"family":"Wagner","given":"Glenn"},{"family":"Kumar","given":"T. K. Satish"},{"family":"Koenig","given":"Sven"},{"family":"Choset","given":"Howie"}],"issued":{"date-parts":[["2019",7]]}}}],"schema":"https://github.com/citation-style-language/schema/raw/master/csl-citation.json"} </w:instrText>
      </w:r>
      <w:r w:rsidR="00F516F8">
        <w:rPr>
          <w:rFonts w:cs="Times New Roman"/>
          <w:szCs w:val="24"/>
        </w:rPr>
        <w:fldChar w:fldCharType="separate"/>
      </w:r>
      <w:r w:rsidR="0098431F" w:rsidRPr="0098431F">
        <w:rPr>
          <w:rFonts w:cs="Times New Roman"/>
        </w:rPr>
        <w:t>[16]</w:t>
      </w:r>
      <w:r w:rsidR="00F516F8">
        <w:rPr>
          <w:rFonts w:cs="Times New Roman"/>
          <w:szCs w:val="24"/>
        </w:rPr>
        <w:fldChar w:fldCharType="end"/>
      </w:r>
      <w:r w:rsidR="00F516F8">
        <w:rPr>
          <w:rFonts w:cs="Times New Roman"/>
          <w:szCs w:val="24"/>
        </w:rPr>
        <w:t>, and Push and Swap</w:t>
      </w:r>
      <w:r>
        <w:rPr>
          <w:rFonts w:cs="Times New Roman"/>
          <w:szCs w:val="24"/>
        </w:rPr>
        <w:t xml:space="preserve"> </w:t>
      </w:r>
      <w:r w:rsidR="00F516F8">
        <w:rPr>
          <w:rFonts w:cs="Times New Roman"/>
          <w:szCs w:val="24"/>
        </w:rPr>
        <w:fldChar w:fldCharType="begin"/>
      </w:r>
      <w:r w:rsidR="0098431F">
        <w:rPr>
          <w:rFonts w:cs="Times New Roman"/>
          <w:szCs w:val="24"/>
        </w:rPr>
        <w:instrText xml:space="preserve"> ADDIN ZOTERO_ITEM CSL_CITATION {"citationID":"CIgdIVHT","properties":{"formattedCitation":"[17]","plainCitation":"[17]","noteIndex":0},"citationItems":[{"id":233,"uris":["http://zotero.org/users/local/rYTxwDyY/items/5NUDTPHQ"],"itemData":{"id":233,"type":"paper-conference","container-title":"2011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F516F8">
        <w:rPr>
          <w:rFonts w:cs="Times New Roman"/>
          <w:szCs w:val="24"/>
        </w:rPr>
        <w:fldChar w:fldCharType="separate"/>
      </w:r>
      <w:r w:rsidR="0098431F" w:rsidRPr="0098431F">
        <w:rPr>
          <w:rFonts w:cs="Times New Roman"/>
        </w:rPr>
        <w:t>[17]</w:t>
      </w:r>
      <w:r w:rsidR="00F516F8">
        <w:rPr>
          <w:rFonts w:cs="Times New Roman"/>
          <w:szCs w:val="24"/>
        </w:rPr>
        <w:fldChar w:fldCharType="end"/>
      </w:r>
      <w:r w:rsidR="00F516F8">
        <w:rPr>
          <w:rFonts w:cs="Times New Roman"/>
          <w:szCs w:val="24"/>
        </w:rPr>
        <w:t xml:space="preserve"> </w:t>
      </w:r>
      <w:r w:rsidR="0071032F">
        <w:rPr>
          <w:rFonts w:cs="Times New Roman"/>
          <w:szCs w:val="24"/>
        </w:rPr>
        <w:t>generally produce solutions by searching a huge variety of motion options at every step. Thoroughly searching the valid state space</w:t>
      </w:r>
      <w:r w:rsidR="00416338">
        <w:rPr>
          <w:rFonts w:cs="Times New Roman"/>
          <w:szCs w:val="24"/>
        </w:rPr>
        <w:t xml:space="preserve"> where every agent represents a degree of freedom</w:t>
      </w:r>
      <w:r w:rsidR="0071032F">
        <w:rPr>
          <w:rFonts w:cs="Times New Roman"/>
          <w:szCs w:val="24"/>
        </w:rPr>
        <w:t xml:space="preserve"> for possible </w:t>
      </w:r>
      <w:r w:rsidR="00416338">
        <w:rPr>
          <w:rFonts w:cs="Times New Roman"/>
          <w:szCs w:val="24"/>
        </w:rPr>
        <w:t xml:space="preserve">state changes represents an immense endeavor, but the end result is a guarantee that the path is collision-free (complete) and the fastest possible solution (optimal) </w:t>
      </w:r>
      <w:r w:rsidR="00416338">
        <w:rPr>
          <w:rFonts w:cs="Times New Roman"/>
          <w:szCs w:val="24"/>
        </w:rPr>
        <w:fldChar w:fldCharType="begin"/>
      </w:r>
      <w:r w:rsidR="0098431F">
        <w:rPr>
          <w:rFonts w:cs="Times New Roman"/>
          <w:szCs w:val="24"/>
        </w:rPr>
        <w:instrText xml:space="preserve"> ADDIN ZOTERO_ITEM CSL_CITATION {"citationID":"vf73rUpS","properties":{"formattedCitation":"[17]","plainCitation":"[17]","noteIndex":0},"citationItems":[{"id":233,"uris":["http://zotero.org/users/local/rYTxwDyY/items/5NUDTPHQ"],"itemData":{"id":233,"type":"paper-conference","container-title":"2011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416338">
        <w:rPr>
          <w:rFonts w:cs="Times New Roman"/>
          <w:szCs w:val="24"/>
        </w:rPr>
        <w:fldChar w:fldCharType="separate"/>
      </w:r>
      <w:r w:rsidR="0098431F" w:rsidRPr="0098431F">
        <w:rPr>
          <w:rFonts w:cs="Times New Roman"/>
        </w:rPr>
        <w:t>[17]</w:t>
      </w:r>
      <w:r w:rsidR="00416338">
        <w:rPr>
          <w:rFonts w:cs="Times New Roman"/>
          <w:szCs w:val="24"/>
        </w:rPr>
        <w:fldChar w:fldCharType="end"/>
      </w:r>
      <w:r w:rsidR="0071032F">
        <w:rPr>
          <w:rFonts w:cs="Times New Roman"/>
          <w:szCs w:val="24"/>
        </w:rPr>
        <w:t>. However, this approach is computationally intense, even for small scenarios</w:t>
      </w:r>
      <w:r w:rsidR="003E531D">
        <w:rPr>
          <w:rFonts w:cs="Times New Roman"/>
          <w:szCs w:val="24"/>
        </w:rPr>
        <w:t xml:space="preserve">, and is simply not scalable to larger applications </w:t>
      </w:r>
      <w:r w:rsidR="003E531D">
        <w:rPr>
          <w:rFonts w:cs="Times New Roman"/>
          <w:szCs w:val="24"/>
        </w:rPr>
        <w:fldChar w:fldCharType="begin"/>
      </w:r>
      <w:r w:rsidR="0098431F">
        <w:rPr>
          <w:rFonts w:cs="Times New Roman"/>
          <w:szCs w:val="24"/>
        </w:rPr>
        <w:instrText xml:space="preserve"> ADDIN ZOTERO_ITEM CSL_CITATION {"citationID":"V40heGbF","properties":{"formattedCitation":"[3]","plainCitation":"[3]","noteIndex":0},"citationItems":[{"id":195,"uris":["http://zotero.org/users/local/rYTxwDyY/items/3GEWCWMF"],"itemData":{"id":195,"type":"article-journal","abstract":"Recent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3E531D">
        <w:rPr>
          <w:rFonts w:cs="Times New Roman"/>
          <w:szCs w:val="24"/>
        </w:rPr>
        <w:fldChar w:fldCharType="separate"/>
      </w:r>
      <w:r w:rsidR="0098431F" w:rsidRPr="0098431F">
        <w:rPr>
          <w:rFonts w:cs="Times New Roman"/>
        </w:rPr>
        <w:t>[3]</w:t>
      </w:r>
      <w:r w:rsidR="003E531D">
        <w:rPr>
          <w:rFonts w:cs="Times New Roman"/>
          <w:szCs w:val="24"/>
        </w:rPr>
        <w:fldChar w:fldCharType="end"/>
      </w:r>
      <w:r w:rsidR="003E531D">
        <w:rPr>
          <w:rFonts w:cs="Times New Roman"/>
          <w:szCs w:val="24"/>
        </w:rPr>
        <w:t>.</w:t>
      </w:r>
      <w:r w:rsidR="00F516F8">
        <w:rPr>
          <w:rFonts w:cs="Times New Roman"/>
          <w:szCs w:val="24"/>
        </w:rPr>
        <w:t xml:space="preserve"> If computation time begins to exceed action time systems will begin to lag, resulting in cascading underperformance as </w:t>
      </w:r>
      <w:r w:rsidR="0033564C">
        <w:rPr>
          <w:rFonts w:cs="Times New Roman"/>
          <w:szCs w:val="24"/>
        </w:rPr>
        <w:t xml:space="preserve">additional </w:t>
      </w:r>
      <w:r w:rsidR="00F516F8">
        <w:rPr>
          <w:rFonts w:cs="Times New Roman"/>
          <w:szCs w:val="24"/>
        </w:rPr>
        <w:t>objectives are introduced.</w:t>
      </w:r>
      <w:r w:rsidR="00981B60">
        <w:rPr>
          <w:rFonts w:cs="Times New Roman"/>
          <w:szCs w:val="24"/>
        </w:rPr>
        <w:t xml:space="preserve"> System resiliency is also an important area in which centralized systems struggle because unexpected disruptions cause enormous replanning operations </w:t>
      </w:r>
      <w:r w:rsidR="00981B60">
        <w:rPr>
          <w:rFonts w:cs="Times New Roman"/>
          <w:szCs w:val="24"/>
        </w:rPr>
        <w:fldChar w:fldCharType="begin"/>
      </w:r>
      <w:r w:rsidR="00981B60">
        <w:rPr>
          <w:rFonts w:cs="Times New Roman"/>
          <w:szCs w:val="24"/>
        </w:rPr>
        <w:instrText xml:space="preserve"> ADDIN ZOTERO_ITEM CSL_CITATION {"citationID":"pLrTINAA","properties":{"formattedCitation":"[13]","plainCitation":"[13]","noteIndex":0},"citationItems":[{"id":208,"uris":["http://zotero.org/users/local/rYTxwDyY/items/273N9Q36"],"itemData":{"id":208,"type":"article","abstract":"Robustness is key to engineering, automation, and science as a whole. However, the property of robustness is often underpinned by costly requirements such as over-provisioning, known uncertainty and predictive models, and known adversaries. These conditions are idealistic, and often not satisfiable. Resilience on the other hand is the capability to endure unexpected disruptions, to recover swiftly from negative events, and bounce back to normality. In this survey article, we analyze how resilience is achieved in networks of agents and multi-robot systems that are able to overcome adversity by leveraging system-wide complementarity, diversity, and redundancy - often involving a reconfiguration of robotic capabilities to provide some key ability that was not present in the system a priori. As society increasingly depends on connected automated systems to provide key infrastructure services (e.g., logistics, transport, and precision agriculture), providing the means to achieving resilient multi-robot systems is paramount. By enumerating the consequences of a system that is not resilient (fragile), we argue that resilience must become a central engineering design consideration. Towards this goal, the community needs to gain clarity on how it is defined, measured, and maintained. We address these questions across foundational robotics domains, spanning perception, control, planning, and learning. One of our key contributions is a formal taxonomy of approaches, which also helps us discuss the defining factors and stressors for a resilient system. Finally, this survey article gives insight as to how resilience may be achieved. Importantly, we highlight open problems that remain to be tackled in order to reap the benefits of resilient robotic systems.","note":"arXiv:2109.12343 [cs, eess]","number":"arXiv:2109.12343","publisher":"arXiv","source":"arXiv.org","title":"Beyond Robustness: A Taxonomy of Approaches towards Resilient Multi-Robot Systems","title-short":"Beyond Robustness","URL":"http://arxiv.org/abs/2109.12343","author":[{"family":"Prorok","given":"Amanda"},{"family":"Malencia","given":"Matthew"},{"family":"Carlone","given":"Luca"},{"family":"Sukhatme","given":"Gaurav S."},{"family":"Sadler","given":"Brian M."},{"family":"Kumar","given":"Vijay"}],"accessed":{"date-parts":[["2023",11,5]]},"issued":{"date-parts":[["2021",9,25]]}}}],"schema":"https://github.com/citation-style-language/schema/raw/master/csl-citation.json"} </w:instrText>
      </w:r>
      <w:r w:rsidR="00981B60">
        <w:rPr>
          <w:rFonts w:cs="Times New Roman"/>
          <w:szCs w:val="24"/>
        </w:rPr>
        <w:fldChar w:fldCharType="separate"/>
      </w:r>
      <w:r w:rsidR="00981B60" w:rsidRPr="00981B60">
        <w:rPr>
          <w:rFonts w:cs="Times New Roman"/>
        </w:rPr>
        <w:t>[13]</w:t>
      </w:r>
      <w:r w:rsidR="00981B60">
        <w:rPr>
          <w:rFonts w:cs="Times New Roman"/>
          <w:szCs w:val="24"/>
        </w:rPr>
        <w:fldChar w:fldCharType="end"/>
      </w:r>
      <w:r w:rsidR="00981B60">
        <w:rPr>
          <w:rFonts w:cs="Times New Roman"/>
          <w:szCs w:val="24"/>
        </w:rPr>
        <w:t>.</w:t>
      </w:r>
      <w:r w:rsidR="00F516F8">
        <w:rPr>
          <w:rFonts w:cs="Times New Roman"/>
          <w:szCs w:val="24"/>
        </w:rPr>
        <w:t xml:space="preserve"> Advancements in this area </w:t>
      </w:r>
      <w:r w:rsidR="009D2335">
        <w:rPr>
          <w:rFonts w:cs="Times New Roman"/>
          <w:szCs w:val="24"/>
        </w:rPr>
        <w:t>often involve trying to prune the search space, reducing search time</w:t>
      </w:r>
      <w:r w:rsidR="00981B60">
        <w:rPr>
          <w:rFonts w:cs="Times New Roman"/>
          <w:szCs w:val="24"/>
        </w:rPr>
        <w:t xml:space="preserve"> </w:t>
      </w:r>
      <w:r w:rsidR="00981B60">
        <w:rPr>
          <w:rFonts w:cs="Times New Roman"/>
          <w:szCs w:val="24"/>
        </w:rPr>
        <w:fldChar w:fldCharType="begin"/>
      </w:r>
      <w:r w:rsidR="00981B60">
        <w:rPr>
          <w:rFonts w:cs="Times New Roman"/>
          <w:szCs w:val="24"/>
        </w:rPr>
        <w:instrText xml:space="preserve"> ADDIN ZOTERO_ITEM CSL_CITATION {"citationID":"jTTXXmtG","properties":{"formattedCitation":"[17]","plainCitation":"[17]","noteIndex":0},"citationItems":[{"id":233,"uris":["http://zotero.org/users/local/rYTxwDyY/items/5NUDTPHQ"],"itemData":{"id":233,"type":"paper-conference","container-title":"2011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981B60">
        <w:rPr>
          <w:rFonts w:cs="Times New Roman"/>
          <w:szCs w:val="24"/>
        </w:rPr>
        <w:fldChar w:fldCharType="separate"/>
      </w:r>
      <w:r w:rsidR="00981B60" w:rsidRPr="00981B60">
        <w:rPr>
          <w:rFonts w:cs="Times New Roman"/>
        </w:rPr>
        <w:t>[17]</w:t>
      </w:r>
      <w:r w:rsidR="00981B60">
        <w:rPr>
          <w:rFonts w:cs="Times New Roman"/>
          <w:szCs w:val="24"/>
        </w:rPr>
        <w:fldChar w:fldCharType="end"/>
      </w:r>
      <w:r w:rsidR="009D2335">
        <w:rPr>
          <w:rFonts w:cs="Times New Roman"/>
          <w:szCs w:val="24"/>
        </w:rPr>
        <w:t>.</w:t>
      </w:r>
    </w:p>
    <w:p w14:paraId="44391026" w14:textId="40DC5489" w:rsidR="003E531D" w:rsidRDefault="003E531D" w:rsidP="00044738">
      <w:pPr>
        <w:spacing w:line="480" w:lineRule="auto"/>
        <w:ind w:firstLine="720"/>
        <w:rPr>
          <w:rFonts w:cs="Times New Roman"/>
          <w:szCs w:val="24"/>
        </w:rPr>
      </w:pPr>
      <w:r>
        <w:rPr>
          <w:rFonts w:cs="Times New Roman"/>
          <w:szCs w:val="24"/>
        </w:rPr>
        <w:lastRenderedPageBreak/>
        <w:t>Decoupled approaches</w:t>
      </w:r>
      <w:r w:rsidR="00340B3F">
        <w:rPr>
          <w:rFonts w:cs="Times New Roman"/>
          <w:szCs w:val="24"/>
        </w:rPr>
        <w:t xml:space="preserve"> such as Windowed Hierarchical Cooperative A* </w:t>
      </w:r>
      <w:r w:rsidR="00340B3F">
        <w:rPr>
          <w:rFonts w:cs="Times New Roman"/>
          <w:szCs w:val="24"/>
        </w:rPr>
        <w:fldChar w:fldCharType="begin"/>
      </w:r>
      <w:r w:rsidR="0098431F">
        <w:rPr>
          <w:rFonts w:cs="Times New Roman"/>
          <w:szCs w:val="24"/>
        </w:rPr>
        <w:instrText xml:space="preserve"> ADDIN ZOTERO_ITEM CSL_CITATION {"citationID":"WK4KFequ","properties":{"formattedCitation":"[18]","plainCitation":"[18]","noteIndex":0},"citationItems":[{"id":237,"uris":["http://zotero.org/users/local/rYTxwDyY/items/4SFJM3K6"],"itemData":{"id":237,"type":"article-journal","abstract":"Cooperative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sidR="00340B3F">
        <w:rPr>
          <w:rFonts w:cs="Times New Roman"/>
          <w:szCs w:val="24"/>
        </w:rPr>
        <w:fldChar w:fldCharType="separate"/>
      </w:r>
      <w:r w:rsidR="0098431F" w:rsidRPr="0098431F">
        <w:rPr>
          <w:rFonts w:cs="Times New Roman"/>
        </w:rPr>
        <w:t>[18]</w:t>
      </w:r>
      <w:r w:rsidR="00340B3F">
        <w:rPr>
          <w:rFonts w:cs="Times New Roman"/>
          <w:szCs w:val="24"/>
        </w:rPr>
        <w:fldChar w:fldCharType="end"/>
      </w:r>
      <w:r w:rsidR="00340B3F">
        <w:rPr>
          <w:rFonts w:cs="Times New Roman"/>
          <w:szCs w:val="24"/>
        </w:rPr>
        <w:t xml:space="preserve"> and Token Passing </w:t>
      </w:r>
      <w:r w:rsidR="00340B3F">
        <w:rPr>
          <w:rFonts w:cs="Times New Roman"/>
          <w:szCs w:val="24"/>
        </w:rPr>
        <w:fldChar w:fldCharType="begin"/>
      </w:r>
      <w:r w:rsidR="0098431F">
        <w:rPr>
          <w:rFonts w:cs="Times New Roman"/>
          <w:szCs w:val="24"/>
        </w:rPr>
        <w:instrText xml:space="preserve"> ADDIN ZOTERO_ITEM CSL_CITATION {"citationID":"vXWtW5Fe","properties":{"formattedCitation":"[12]","plainCitation":"[12]","noteIndex":0},"citationItems":[{"id":222,"uris":["http://zotero.org/users/local/rYTxwDyY/items/YC6I8SMB"],"itemData":{"id":222,"type":"article","abstract":"The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340B3F">
        <w:rPr>
          <w:rFonts w:cs="Times New Roman"/>
          <w:szCs w:val="24"/>
        </w:rPr>
        <w:fldChar w:fldCharType="separate"/>
      </w:r>
      <w:r w:rsidR="0098431F" w:rsidRPr="0098431F">
        <w:rPr>
          <w:rFonts w:cs="Times New Roman"/>
        </w:rPr>
        <w:t>[12]</w:t>
      </w:r>
      <w:r w:rsidR="00340B3F">
        <w:rPr>
          <w:rFonts w:cs="Times New Roman"/>
          <w:szCs w:val="24"/>
        </w:rPr>
        <w:fldChar w:fldCharType="end"/>
      </w:r>
      <w:r>
        <w:rPr>
          <w:rFonts w:cs="Times New Roman"/>
          <w:szCs w:val="24"/>
        </w:rPr>
        <w:t xml:space="preserve"> tend to experience the opposite; while the search space is greatly reduced by focusing on a single agent at a time</w:t>
      </w:r>
      <w:r w:rsidR="0033564C">
        <w:rPr>
          <w:rFonts w:cs="Times New Roman"/>
          <w:szCs w:val="24"/>
        </w:rPr>
        <w:t>—</w:t>
      </w:r>
      <w:r>
        <w:rPr>
          <w:rFonts w:cs="Times New Roman"/>
          <w:szCs w:val="24"/>
        </w:rPr>
        <w:t>making the problem tractable</w:t>
      </w:r>
      <w:r w:rsidR="00981B60">
        <w:rPr>
          <w:rFonts w:cs="Times New Roman"/>
          <w:szCs w:val="24"/>
        </w:rPr>
        <w:t xml:space="preserve"> even</w:t>
      </w:r>
      <w:r w:rsidR="00F516F8">
        <w:rPr>
          <w:rFonts w:cs="Times New Roman"/>
          <w:szCs w:val="24"/>
        </w:rPr>
        <w:t xml:space="preserve"> at large agent counts</w:t>
      </w:r>
      <w:r w:rsidR="0033564C">
        <w:rPr>
          <w:rFonts w:cs="Times New Roman"/>
          <w:szCs w:val="24"/>
        </w:rPr>
        <w:t>—</w:t>
      </w:r>
      <w:r>
        <w:rPr>
          <w:rFonts w:cs="Times New Roman"/>
          <w:szCs w:val="24"/>
        </w:rPr>
        <w:t>the solution found cannot be guaranteed to be optimal</w:t>
      </w:r>
      <w:r w:rsidR="00F516F8">
        <w:rPr>
          <w:rFonts w:cs="Times New Roman"/>
          <w:szCs w:val="24"/>
        </w:rPr>
        <w:t>, or even complete</w:t>
      </w:r>
      <w:r w:rsidR="00340B3F">
        <w:rPr>
          <w:rFonts w:cs="Times New Roman"/>
          <w:szCs w:val="24"/>
        </w:rPr>
        <w:t xml:space="preserve"> unless certain preconditions are met</w:t>
      </w:r>
      <w:r w:rsidR="00F516F8">
        <w:rPr>
          <w:rFonts w:cs="Times New Roman"/>
          <w:szCs w:val="24"/>
        </w:rPr>
        <w:t xml:space="preserve"> </w:t>
      </w:r>
      <w:r w:rsidR="00F516F8">
        <w:rPr>
          <w:rFonts w:cs="Times New Roman"/>
          <w:szCs w:val="24"/>
        </w:rPr>
        <w:fldChar w:fldCharType="begin"/>
      </w:r>
      <w:r w:rsidR="0098431F">
        <w:rPr>
          <w:rFonts w:cs="Times New Roman"/>
          <w:szCs w:val="24"/>
        </w:rPr>
        <w:instrText xml:space="preserve"> ADDIN ZOTERO_ITEM CSL_CITATION {"citationID":"HZp8bIW1","properties":{"formattedCitation":"[12]","plainCitation":"[12]","noteIndex":0},"citationItems":[{"id":222,"uris":["http://zotero.org/users/local/rYTxwDyY/items/YC6I8SMB"],"itemData":{"id":222,"type":"article","abstract":"The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F516F8">
        <w:rPr>
          <w:rFonts w:cs="Times New Roman"/>
          <w:szCs w:val="24"/>
        </w:rPr>
        <w:fldChar w:fldCharType="separate"/>
      </w:r>
      <w:r w:rsidR="0098431F" w:rsidRPr="0098431F">
        <w:rPr>
          <w:rFonts w:cs="Times New Roman"/>
        </w:rPr>
        <w:t>[12]</w:t>
      </w:r>
      <w:r w:rsidR="00F516F8">
        <w:rPr>
          <w:rFonts w:cs="Times New Roman"/>
          <w:szCs w:val="24"/>
        </w:rPr>
        <w:fldChar w:fldCharType="end"/>
      </w:r>
      <w:r>
        <w:rPr>
          <w:rFonts w:cs="Times New Roman"/>
          <w:szCs w:val="24"/>
        </w:rPr>
        <w:t>.</w:t>
      </w:r>
      <w:r w:rsidR="00F516F8">
        <w:rPr>
          <w:rFonts w:cs="Times New Roman"/>
          <w:szCs w:val="24"/>
        </w:rPr>
        <w:t xml:space="preserve"> For example, an agent can plan a path which cuts off another agent’s access to its target, forcing excessive wait times or resulting in a failure to solve the problem.</w:t>
      </w:r>
      <w:r w:rsidR="009D2335">
        <w:rPr>
          <w:rFonts w:cs="Times New Roman"/>
          <w:szCs w:val="24"/>
        </w:rPr>
        <w:t xml:space="preserve"> The lack of such guarantees makes the algorithms unreliable, and</w:t>
      </w:r>
      <w:r w:rsidR="003B6160">
        <w:rPr>
          <w:rFonts w:cs="Times New Roman"/>
          <w:szCs w:val="24"/>
        </w:rPr>
        <w:t xml:space="preserve"> </w:t>
      </w:r>
      <w:r w:rsidR="009D2335">
        <w:rPr>
          <w:rFonts w:cs="Times New Roman"/>
          <w:szCs w:val="24"/>
        </w:rPr>
        <w:t>there</w:t>
      </w:r>
      <w:r w:rsidR="003B6160">
        <w:rPr>
          <w:rFonts w:cs="Times New Roman"/>
          <w:szCs w:val="24"/>
        </w:rPr>
        <w:t xml:space="preserve"> often</w:t>
      </w:r>
      <w:r w:rsidR="009D2335">
        <w:rPr>
          <w:rFonts w:cs="Times New Roman"/>
          <w:szCs w:val="24"/>
        </w:rPr>
        <w:t xml:space="preserve"> are not strong criteria which can identify problem instances that are solvable among those which are not </w:t>
      </w:r>
      <w:r w:rsidR="009D2335">
        <w:rPr>
          <w:rFonts w:cs="Times New Roman"/>
          <w:szCs w:val="24"/>
        </w:rPr>
        <w:fldChar w:fldCharType="begin"/>
      </w:r>
      <w:r w:rsidR="0098431F">
        <w:rPr>
          <w:rFonts w:cs="Times New Roman"/>
          <w:szCs w:val="24"/>
        </w:rPr>
        <w:instrText xml:space="preserve"> ADDIN ZOTERO_ITEM CSL_CITATION {"citationID":"w86WU1yY","properties":{"formattedCitation":"[19]","plainCitation":"[19]","noteIndex":0},"citationItems":[{"id":263,"uris":["http://zotero.org/users/local/rYTxwDyY/items/LX74DIEL"],"itemData":{"id":263,"type":"article-journal","abstract":"Multi-agent path planning is a challenging problem with numerous real-life applications. Running a centralized search such as A* in the combined state space of all units is complete and cost-optimal, but scales poorly, as the state space size is exponential in the number of mobile units. Traditional decentralized approaches, such as FAR and WHCA*, are faster and more scalable, being based on problem decomposition. However, such methods are incomplete and provide no guarantees with respect to the running time or the solution quality. They are not necessarily able to tell in a reasonable time whether they would succeed in ﬁnding a solution to a given instance.","language":"en","source":"Zotero","title":"MAPP: a Scalable Multi-Agent Path Planning Algorithm with Tractability and Completeness Guarantees","author":[{"family":"Wang","given":"Ko-Hsin Cindy"},{"family":"Botea","given":"Adi"}]}}],"schema":"https://github.com/citation-style-language/schema/raw/master/csl-citation.json"} </w:instrText>
      </w:r>
      <w:r w:rsidR="009D2335">
        <w:rPr>
          <w:rFonts w:cs="Times New Roman"/>
          <w:szCs w:val="24"/>
        </w:rPr>
        <w:fldChar w:fldCharType="separate"/>
      </w:r>
      <w:r w:rsidR="0098431F" w:rsidRPr="0098431F">
        <w:rPr>
          <w:rFonts w:cs="Times New Roman"/>
        </w:rPr>
        <w:t>[19]</w:t>
      </w:r>
      <w:r w:rsidR="009D2335">
        <w:rPr>
          <w:rFonts w:cs="Times New Roman"/>
          <w:szCs w:val="24"/>
        </w:rPr>
        <w:fldChar w:fldCharType="end"/>
      </w:r>
      <w:r w:rsidR="009D2335">
        <w:rPr>
          <w:rFonts w:cs="Times New Roman"/>
          <w:szCs w:val="24"/>
        </w:rPr>
        <w:t xml:space="preserve">. </w:t>
      </w:r>
      <w:r w:rsidR="00981B60">
        <w:rPr>
          <w:rFonts w:cs="Times New Roman"/>
          <w:szCs w:val="24"/>
        </w:rPr>
        <w:t>As a result</w:t>
      </w:r>
      <w:r w:rsidR="004E7F62">
        <w:rPr>
          <w:rFonts w:cs="Times New Roman"/>
          <w:szCs w:val="24"/>
        </w:rPr>
        <w:t>,</w:t>
      </w:r>
      <w:r w:rsidR="009D2335">
        <w:rPr>
          <w:rFonts w:cs="Times New Roman"/>
          <w:szCs w:val="24"/>
        </w:rPr>
        <w:t xml:space="preserve"> it is difficult to justify </w:t>
      </w:r>
      <w:r w:rsidR="00981B60">
        <w:rPr>
          <w:rFonts w:cs="Times New Roman"/>
          <w:szCs w:val="24"/>
        </w:rPr>
        <w:t xml:space="preserve">the </w:t>
      </w:r>
      <w:r w:rsidR="009D2335">
        <w:rPr>
          <w:rFonts w:cs="Times New Roman"/>
          <w:szCs w:val="24"/>
        </w:rPr>
        <w:t>implementation</w:t>
      </w:r>
      <w:r w:rsidR="00981B60">
        <w:rPr>
          <w:rFonts w:cs="Times New Roman"/>
          <w:szCs w:val="24"/>
        </w:rPr>
        <w:t xml:space="preserve"> of decoupled solutions</w:t>
      </w:r>
      <w:r w:rsidR="009D2335">
        <w:rPr>
          <w:rFonts w:cs="Times New Roman"/>
          <w:szCs w:val="24"/>
        </w:rPr>
        <w:t xml:space="preserve"> in</w:t>
      </w:r>
      <w:r w:rsidR="00981B60">
        <w:rPr>
          <w:rFonts w:cs="Times New Roman"/>
          <w:szCs w:val="24"/>
        </w:rPr>
        <w:t xml:space="preserve"> </w:t>
      </w:r>
      <w:r w:rsidR="009D2335">
        <w:rPr>
          <w:rFonts w:cs="Times New Roman"/>
          <w:szCs w:val="24"/>
        </w:rPr>
        <w:t xml:space="preserve"> real-world systems</w:t>
      </w:r>
      <w:r w:rsidR="00340B3F">
        <w:rPr>
          <w:rFonts w:cs="Times New Roman"/>
          <w:szCs w:val="24"/>
        </w:rPr>
        <w:t xml:space="preserve"> </w:t>
      </w:r>
      <w:r w:rsidR="00981B60">
        <w:rPr>
          <w:rFonts w:cs="Times New Roman"/>
          <w:szCs w:val="24"/>
        </w:rPr>
        <w:t xml:space="preserve">without thorough testing and modification, especially when the system is one which carries a high failure cost such as air traffic control </w:t>
      </w:r>
      <w:r w:rsidR="00981B60">
        <w:rPr>
          <w:rFonts w:cs="Times New Roman"/>
          <w:szCs w:val="24"/>
        </w:rPr>
        <w:fldChar w:fldCharType="begin"/>
      </w:r>
      <w:r w:rsidR="00981B60">
        <w:rPr>
          <w:rFonts w:cs="Times New Roman"/>
          <w:szCs w:val="24"/>
        </w:rPr>
        <w:instrText xml:space="preserve"> ADDIN ZOTERO_ITEM CSL_CITATION {"citationID":"YfnWAbtU","properties":{"formattedCitation":"[20]","plainCitation":"[20]","noteIndex":0},"citationItems":[{"id":287,"uris":["http://zotero.org/users/local/rYTxwDyY/items/5ANAMAK9"],"itemData":{"id":287,"type":"article-journal","abstract":"In the Multi-Agent Path Finding (MAPF) problem, the goal is to find non-colliding paths for agents in an environment, such that each agent reaches its goal from its initial location. In safety-critical applications, a human supervisor may want to verify that the plan is indeed collision-free. To this end, a recent work introduces a notion of explainability for MAPF based on a visualization of the plan as a short sequence of images representing time segments, where in each time segment the trajectories of the agents are disjoint. Then, the explainable MAPF problem asks for a set of non-colliding paths that admits a short-enough explanation. Explainable MAPF adds a new difficulty to MAPF, in that it is NP-hard with respect to the size of the environment, and not just the number of agents. Thus, traditional MAPF algorithms are not equipped to directly handle explainable-MAPF. In this work, we adapt Conflict Based Search (CBS), a well-studied algorithm for MAPF, to handle explainable MAPF. We show how to add explainability constraints on top of the standard CBS tree and its underlying A* search. We examine the usefulness of this approach and, in particular, the tradeoff between planning time and explainability.","container-title":"Proceedings of the International Conference on Automated Planning and Scheduling","DOI":"10.1609/icaps.v32i1.19859","ISSN":"2334-0843, 2334-0835","journalAbbreviation":"ICAPS","note":"arXiv:2202.09930 [cs]","page":"692-700","source":"arXiv.org","title":"Conflict-Based Search for Explainable Multi-Agent Path Finding","volume":"32","author":[{"family":"Kottinger","given":"Justin"},{"family":"Almagor","given":"Shaull"},{"family":"Lahijanian","given":"Morteza"}],"issued":{"date-parts":[["2022",6,13]]}}}],"schema":"https://github.com/citation-style-language/schema/raw/master/csl-citation.json"} </w:instrText>
      </w:r>
      <w:r w:rsidR="00981B60">
        <w:rPr>
          <w:rFonts w:cs="Times New Roman"/>
          <w:szCs w:val="24"/>
        </w:rPr>
        <w:fldChar w:fldCharType="separate"/>
      </w:r>
      <w:r w:rsidR="00981B60" w:rsidRPr="00981B60">
        <w:rPr>
          <w:rFonts w:cs="Times New Roman"/>
        </w:rPr>
        <w:t>[20]</w:t>
      </w:r>
      <w:r w:rsidR="00981B60">
        <w:rPr>
          <w:rFonts w:cs="Times New Roman"/>
          <w:szCs w:val="24"/>
        </w:rPr>
        <w:fldChar w:fldCharType="end"/>
      </w:r>
      <w:r w:rsidR="00340B3F">
        <w:rPr>
          <w:rFonts w:cs="Times New Roman"/>
          <w:szCs w:val="24"/>
        </w:rPr>
        <w:t>.</w:t>
      </w:r>
    </w:p>
    <w:p w14:paraId="7CA72240" w14:textId="218655AC" w:rsidR="00F516F8" w:rsidRDefault="00340B3F" w:rsidP="00690ADA">
      <w:pPr>
        <w:pStyle w:val="Heading3"/>
      </w:pPr>
      <w:bookmarkStart w:id="23" w:name="_Toc151829316"/>
      <w:commentRangeStart w:id="24"/>
      <w:r>
        <w:t>Motivation</w:t>
      </w:r>
      <w:bookmarkEnd w:id="23"/>
      <w:commentRangeEnd w:id="24"/>
      <w:r w:rsidR="00DA3182">
        <w:rPr>
          <w:rStyle w:val="CommentReference"/>
          <w:rFonts w:eastAsiaTheme="minorHAnsi" w:cstheme="minorBidi"/>
          <w:b w:val="0"/>
        </w:rPr>
        <w:commentReference w:id="24"/>
      </w:r>
    </w:p>
    <w:p w14:paraId="3853B6B7" w14:textId="79FCA384" w:rsidR="00FC0346" w:rsidRDefault="00BE5E23" w:rsidP="00044738">
      <w:pPr>
        <w:spacing w:line="480" w:lineRule="auto"/>
        <w:ind w:firstLine="720"/>
        <w:rPr>
          <w:rFonts w:cs="Times New Roman"/>
          <w:szCs w:val="24"/>
        </w:rPr>
      </w:pPr>
      <w:r>
        <w:rPr>
          <w:rFonts w:cs="Times New Roman"/>
          <w:szCs w:val="24"/>
        </w:rPr>
        <w:t>Several</w:t>
      </w:r>
      <w:r w:rsidR="00FC0346">
        <w:rPr>
          <w:rFonts w:cs="Times New Roman"/>
          <w:szCs w:val="24"/>
        </w:rPr>
        <w:t xml:space="preserve"> factors contribute to difficulties in studying</w:t>
      </w:r>
      <w:r w:rsidR="003B6160">
        <w:rPr>
          <w:rFonts w:cs="Times New Roman"/>
          <w:szCs w:val="24"/>
        </w:rPr>
        <w:t xml:space="preserve"> these</w:t>
      </w:r>
      <w:r w:rsidR="00FC0346">
        <w:rPr>
          <w:rFonts w:cs="Times New Roman"/>
          <w:szCs w:val="24"/>
        </w:rPr>
        <w:t xml:space="preserve"> algorithms, whether </w:t>
      </w:r>
      <w:r w:rsidR="003B6160">
        <w:rPr>
          <w:rFonts w:cs="Times New Roman"/>
          <w:szCs w:val="24"/>
        </w:rPr>
        <w:t xml:space="preserve">one is </w:t>
      </w:r>
      <w:r w:rsidR="00FC0346">
        <w:rPr>
          <w:rFonts w:cs="Times New Roman"/>
          <w:szCs w:val="24"/>
        </w:rPr>
        <w:t>testing an implementation of an algorithm which exists in the research or designing a novel approach to the problem.</w:t>
      </w:r>
      <w:r>
        <w:rPr>
          <w:rFonts w:cs="Times New Roman"/>
          <w:szCs w:val="24"/>
        </w:rPr>
        <w:t xml:space="preserve"> </w:t>
      </w:r>
      <w:r w:rsidR="00981B60">
        <w:rPr>
          <w:rFonts w:cs="Times New Roman"/>
          <w:szCs w:val="24"/>
        </w:rPr>
        <w:t xml:space="preserve">These obstacles may prove </w:t>
      </w:r>
      <w:r>
        <w:rPr>
          <w:rFonts w:cs="Times New Roman"/>
          <w:szCs w:val="24"/>
        </w:rPr>
        <w:t xml:space="preserve">especially difficult for those not already well-versed in the </w:t>
      </w:r>
      <w:r w:rsidR="0003648A">
        <w:rPr>
          <w:rFonts w:cs="Times New Roman"/>
          <w:szCs w:val="24"/>
        </w:rPr>
        <w:t>field and</w:t>
      </w:r>
      <w:r>
        <w:rPr>
          <w:rFonts w:cs="Times New Roman"/>
          <w:szCs w:val="24"/>
        </w:rPr>
        <w:t xml:space="preserve"> may act as a deterrent</w:t>
      </w:r>
      <w:r w:rsidR="0003648A">
        <w:rPr>
          <w:rFonts w:cs="Times New Roman"/>
          <w:szCs w:val="24"/>
        </w:rPr>
        <w:t xml:space="preserve"> for industry implementation, hobbyist engagement, </w:t>
      </w:r>
      <w:r w:rsidR="00981B60">
        <w:rPr>
          <w:rFonts w:cs="Times New Roman"/>
          <w:szCs w:val="24"/>
        </w:rPr>
        <w:t>and</w:t>
      </w:r>
      <w:r w:rsidR="0003648A">
        <w:rPr>
          <w:rFonts w:cs="Times New Roman"/>
          <w:szCs w:val="24"/>
        </w:rPr>
        <w:t xml:space="preserve"> prospective researchers</w:t>
      </w:r>
      <w:r>
        <w:rPr>
          <w:rFonts w:cs="Times New Roman"/>
          <w:szCs w:val="24"/>
        </w:rPr>
        <w:t>.</w:t>
      </w:r>
    </w:p>
    <w:p w14:paraId="503261FE" w14:textId="27EEFE37" w:rsidR="00BE5E23" w:rsidRDefault="00BE5E23" w:rsidP="00044738">
      <w:pPr>
        <w:spacing w:line="480" w:lineRule="auto"/>
        <w:ind w:firstLine="720"/>
        <w:rPr>
          <w:rFonts w:cs="Times New Roman"/>
          <w:szCs w:val="24"/>
        </w:rPr>
      </w:pPr>
      <w:r>
        <w:rPr>
          <w:rFonts w:cs="Times New Roman"/>
          <w:szCs w:val="24"/>
        </w:rPr>
        <w:t>By and large,</w:t>
      </w:r>
      <w:r w:rsidR="003B6160">
        <w:rPr>
          <w:rFonts w:cs="Times New Roman"/>
          <w:szCs w:val="24"/>
        </w:rPr>
        <w:t xml:space="preserve"> practical implementations of algorithms found in research are not instantly accessible</w:t>
      </w:r>
      <w:r>
        <w:rPr>
          <w:rFonts w:cs="Times New Roman"/>
          <w:szCs w:val="24"/>
        </w:rPr>
        <w:t>—</w:t>
      </w:r>
      <w:r w:rsidR="003B6160">
        <w:rPr>
          <w:rFonts w:cs="Times New Roman"/>
          <w:szCs w:val="24"/>
        </w:rPr>
        <w:t>the work</w:t>
      </w:r>
      <w:r>
        <w:rPr>
          <w:rFonts w:cs="Times New Roman"/>
          <w:szCs w:val="24"/>
        </w:rPr>
        <w:t xml:space="preserve"> must be requested</w:t>
      </w:r>
      <w:r w:rsidR="0003648A">
        <w:rPr>
          <w:rFonts w:cs="Times New Roman"/>
          <w:szCs w:val="24"/>
        </w:rPr>
        <w:t xml:space="preserve"> from authors</w:t>
      </w:r>
      <w:r>
        <w:rPr>
          <w:rFonts w:cs="Times New Roman"/>
          <w:szCs w:val="24"/>
        </w:rPr>
        <w:t xml:space="preserve"> or </w:t>
      </w:r>
      <w:r w:rsidR="006467B4">
        <w:rPr>
          <w:rFonts w:cs="Times New Roman"/>
          <w:szCs w:val="24"/>
        </w:rPr>
        <w:t>re</w:t>
      </w:r>
      <w:r>
        <w:rPr>
          <w:rFonts w:cs="Times New Roman"/>
          <w:szCs w:val="24"/>
        </w:rPr>
        <w:t xml:space="preserve">produced by the reader. </w:t>
      </w:r>
      <w:r>
        <w:rPr>
          <w:rFonts w:cs="Times New Roman"/>
          <w:szCs w:val="24"/>
        </w:rPr>
        <w:lastRenderedPageBreak/>
        <w:t>In the latter case, the reader will need</w:t>
      </w:r>
      <w:r w:rsidR="003B6160">
        <w:rPr>
          <w:rFonts w:cs="Times New Roman"/>
          <w:szCs w:val="24"/>
        </w:rPr>
        <w:t xml:space="preserve"> expertise in programming </w:t>
      </w:r>
      <w:r>
        <w:rPr>
          <w:rFonts w:cs="Times New Roman"/>
          <w:szCs w:val="24"/>
        </w:rPr>
        <w:t>in order to implement both their own test case</w:t>
      </w:r>
      <w:r w:rsidR="003B6160">
        <w:rPr>
          <w:rFonts w:cs="Times New Roman"/>
          <w:szCs w:val="24"/>
        </w:rPr>
        <w:t>s</w:t>
      </w:r>
      <w:r>
        <w:rPr>
          <w:rFonts w:cs="Times New Roman"/>
          <w:szCs w:val="24"/>
        </w:rPr>
        <w:t xml:space="preserve"> and the algorithm itself. Further difficulties arise when attempting to produce visualizations. In both cases, </w:t>
      </w:r>
      <w:r w:rsidR="0003648A">
        <w:rPr>
          <w:rFonts w:cs="Times New Roman"/>
          <w:szCs w:val="24"/>
        </w:rPr>
        <w:t xml:space="preserve">there is a lack of standardization—algorithms could be implemented in any language (though many are </w:t>
      </w:r>
      <w:r w:rsidR="006467B4">
        <w:rPr>
          <w:rFonts w:cs="Times New Roman"/>
          <w:szCs w:val="24"/>
        </w:rPr>
        <w:t>created in</w:t>
      </w:r>
      <w:r w:rsidR="0003648A">
        <w:rPr>
          <w:rFonts w:cs="Times New Roman"/>
          <w:szCs w:val="24"/>
        </w:rPr>
        <w:t xml:space="preserve"> C++), on any test case, with any </w:t>
      </w:r>
      <w:r w:rsidR="003B6160">
        <w:rPr>
          <w:rFonts w:cs="Times New Roman"/>
          <w:szCs w:val="24"/>
        </w:rPr>
        <w:t>style</w:t>
      </w:r>
      <w:r w:rsidR="0003648A">
        <w:rPr>
          <w:rFonts w:cs="Times New Roman"/>
          <w:szCs w:val="24"/>
        </w:rPr>
        <w:t xml:space="preserve"> of input and output of data </w:t>
      </w:r>
      <w:r w:rsidR="003B6160">
        <w:rPr>
          <w:rFonts w:cs="Times New Roman"/>
          <w:szCs w:val="24"/>
        </w:rPr>
        <w:t>formatting</w:t>
      </w:r>
      <w:r w:rsidR="0003648A">
        <w:rPr>
          <w:rFonts w:cs="Times New Roman"/>
          <w:szCs w:val="24"/>
        </w:rPr>
        <w:t xml:space="preserve">. </w:t>
      </w:r>
      <w:r w:rsidR="005E2E83">
        <w:rPr>
          <w:rFonts w:cs="Times New Roman"/>
          <w:szCs w:val="24"/>
        </w:rPr>
        <w:t>Available source code</w:t>
      </w:r>
      <w:r w:rsidR="0003648A">
        <w:rPr>
          <w:rFonts w:cs="Times New Roman"/>
          <w:szCs w:val="24"/>
        </w:rPr>
        <w:t xml:space="preserve">, particularly </w:t>
      </w:r>
      <w:r w:rsidR="006467B4">
        <w:rPr>
          <w:rFonts w:cs="Times New Roman"/>
          <w:szCs w:val="24"/>
        </w:rPr>
        <w:t>regarding what</w:t>
      </w:r>
      <w:r w:rsidR="0003648A">
        <w:rPr>
          <w:rFonts w:cs="Times New Roman"/>
          <w:szCs w:val="24"/>
        </w:rPr>
        <w:t xml:space="preserve"> data structures</w:t>
      </w:r>
      <w:r w:rsidR="006467B4">
        <w:rPr>
          <w:rFonts w:cs="Times New Roman"/>
          <w:szCs w:val="24"/>
        </w:rPr>
        <w:t xml:space="preserve"> are used</w:t>
      </w:r>
      <w:r w:rsidR="0003648A">
        <w:rPr>
          <w:rFonts w:cs="Times New Roman"/>
          <w:szCs w:val="24"/>
        </w:rPr>
        <w:t xml:space="preserve">, is </w:t>
      </w:r>
      <w:r w:rsidR="006467B4">
        <w:rPr>
          <w:rFonts w:cs="Times New Roman"/>
          <w:szCs w:val="24"/>
        </w:rPr>
        <w:t>not always well-</w:t>
      </w:r>
      <w:r w:rsidR="0003648A">
        <w:rPr>
          <w:rFonts w:cs="Times New Roman"/>
          <w:szCs w:val="24"/>
        </w:rPr>
        <w:t>documented</w:t>
      </w:r>
      <w:r w:rsidR="005E2E83">
        <w:rPr>
          <w:rFonts w:cs="Times New Roman"/>
          <w:szCs w:val="24"/>
        </w:rPr>
        <w:t xml:space="preserve"> which adds further difficulty to the process of adjusting an algorithm</w:t>
      </w:r>
      <w:r w:rsidR="0003648A">
        <w:rPr>
          <w:rFonts w:cs="Times New Roman"/>
          <w:szCs w:val="24"/>
        </w:rPr>
        <w:t>.</w:t>
      </w:r>
    </w:p>
    <w:p w14:paraId="2B9EBD9E" w14:textId="0406AA9F" w:rsidR="0003648A" w:rsidRPr="0003648A" w:rsidRDefault="005E2E83" w:rsidP="0003648A">
      <w:pPr>
        <w:spacing w:line="480" w:lineRule="auto"/>
        <w:ind w:firstLine="720"/>
        <w:rPr>
          <w:rFonts w:cs="Times New Roman"/>
          <w:szCs w:val="24"/>
        </w:rPr>
      </w:pPr>
      <w:r>
        <w:rPr>
          <w:rFonts w:cs="Times New Roman"/>
          <w:szCs w:val="24"/>
        </w:rPr>
        <w:t>The presentation</w:t>
      </w:r>
      <w:r w:rsidR="0003648A">
        <w:rPr>
          <w:rFonts w:cs="Times New Roman"/>
          <w:szCs w:val="24"/>
        </w:rPr>
        <w:t xml:space="preserve"> of data in research often falls into evaluation of categories such as </w:t>
      </w:r>
      <w:r w:rsidR="0003648A">
        <w:rPr>
          <w:rFonts w:cs="Times New Roman"/>
          <w:i/>
          <w:iCs/>
          <w:szCs w:val="24"/>
        </w:rPr>
        <w:t xml:space="preserve">makespan </w:t>
      </w:r>
      <w:r w:rsidR="0003648A">
        <w:rPr>
          <w:rFonts w:cs="Times New Roman"/>
          <w:szCs w:val="24"/>
        </w:rPr>
        <w:t xml:space="preserve">(maximum arrival time), </w:t>
      </w:r>
      <w:r w:rsidR="0003648A">
        <w:rPr>
          <w:rFonts w:cs="Times New Roman"/>
          <w:i/>
          <w:iCs/>
          <w:szCs w:val="24"/>
        </w:rPr>
        <w:t xml:space="preserve">flowtime </w:t>
      </w:r>
      <w:r w:rsidR="0003648A">
        <w:rPr>
          <w:rFonts w:cs="Times New Roman"/>
          <w:szCs w:val="24"/>
        </w:rPr>
        <w:t xml:space="preserve">(total time loss), or a count of the number of successfully completed tasks over </w:t>
      </w:r>
      <w:r w:rsidR="008B0BA1">
        <w:rPr>
          <w:rFonts w:cs="Times New Roman"/>
          <w:szCs w:val="24"/>
        </w:rPr>
        <w:t>a defined period of time</w:t>
      </w:r>
      <w:r w:rsidR="0003648A">
        <w:rPr>
          <w:rFonts w:cs="Times New Roman"/>
          <w:szCs w:val="24"/>
        </w:rPr>
        <w:t xml:space="preserve">. While these data are useful in developing general notions of success, further optimization is likely to lie in dealing with </w:t>
      </w:r>
      <w:r>
        <w:rPr>
          <w:rFonts w:cs="Times New Roman"/>
          <w:szCs w:val="24"/>
        </w:rPr>
        <w:t>edge cases which an algorithm handles poorly</w:t>
      </w:r>
      <w:r w:rsidR="0003648A">
        <w:rPr>
          <w:rFonts w:cs="Times New Roman"/>
          <w:szCs w:val="24"/>
        </w:rPr>
        <w:t xml:space="preserve">. Such situations may be washed out in a longitudinal study spanning hundreds or thousands of instances. In these cases, it is useful to have access to historical data in the problem solution in order to investigate the interactions which produce the problem, and therefore develop ideas about restrictions or potential augmentations to the algorithm. This will necessitate implementation of various statistical tracking methods across every selected algorithm, further consuming </w:t>
      </w:r>
      <w:r>
        <w:rPr>
          <w:rFonts w:cs="Times New Roman"/>
          <w:szCs w:val="24"/>
        </w:rPr>
        <w:t xml:space="preserve">the </w:t>
      </w:r>
      <w:r w:rsidR="0003648A">
        <w:rPr>
          <w:rFonts w:cs="Times New Roman"/>
          <w:szCs w:val="24"/>
        </w:rPr>
        <w:t>researcher’s time.</w:t>
      </w:r>
    </w:p>
    <w:p w14:paraId="405B9F6F" w14:textId="42C660EE" w:rsidR="00FC0346" w:rsidRDefault="00FC0346" w:rsidP="0003648A">
      <w:pPr>
        <w:spacing w:line="480" w:lineRule="auto"/>
        <w:ind w:firstLine="720"/>
        <w:rPr>
          <w:rFonts w:cs="Times New Roman"/>
          <w:szCs w:val="24"/>
        </w:rPr>
      </w:pPr>
      <w:r>
        <w:rPr>
          <w:rFonts w:cs="Times New Roman"/>
          <w:szCs w:val="24"/>
        </w:rPr>
        <w:t xml:space="preserve">When benchmarking the performance of an algorithm it is important that similar conditions are used in order to approach evaluating </w:t>
      </w:r>
      <w:r w:rsidR="005E2E83">
        <w:rPr>
          <w:rFonts w:cs="Times New Roman"/>
          <w:szCs w:val="24"/>
        </w:rPr>
        <w:t>test</w:t>
      </w:r>
      <w:r>
        <w:rPr>
          <w:rFonts w:cs="Times New Roman"/>
          <w:szCs w:val="24"/>
        </w:rPr>
        <w:t xml:space="preserve"> results</w:t>
      </w:r>
      <w:r w:rsidR="00044738">
        <w:rPr>
          <w:rFonts w:cs="Times New Roman"/>
          <w:szCs w:val="24"/>
        </w:rPr>
        <w:t>.</w:t>
      </w:r>
      <w:r w:rsidR="005E2E83">
        <w:rPr>
          <w:rFonts w:cs="Times New Roman"/>
          <w:szCs w:val="24"/>
        </w:rPr>
        <w:t xml:space="preserve"> The underlying characteristics of any multi-agent problem directly drive the performance of </w:t>
      </w:r>
      <w:r w:rsidR="00E66FE7">
        <w:rPr>
          <w:rFonts w:cs="Times New Roman"/>
          <w:szCs w:val="24"/>
        </w:rPr>
        <w:t>all</w:t>
      </w:r>
      <w:r w:rsidR="005E2E83">
        <w:rPr>
          <w:rFonts w:cs="Times New Roman"/>
          <w:szCs w:val="24"/>
        </w:rPr>
        <w:t xml:space="preserve"> algorithm</w:t>
      </w:r>
      <w:r w:rsidR="00E66FE7">
        <w:rPr>
          <w:rFonts w:cs="Times New Roman"/>
          <w:szCs w:val="24"/>
        </w:rPr>
        <w:t xml:space="preserve">s. </w:t>
      </w:r>
      <w:r w:rsidR="00E66FE7">
        <w:rPr>
          <w:rFonts w:cs="Times New Roman"/>
          <w:szCs w:val="24"/>
        </w:rPr>
        <w:lastRenderedPageBreak/>
        <w:t>Minor changes produce cascading effects which result in extremely different outcomes.</w:t>
      </w:r>
      <w:r w:rsidR="003F2E11">
        <w:rPr>
          <w:rFonts w:cs="Times New Roman"/>
          <w:szCs w:val="24"/>
        </w:rPr>
        <w:t xml:space="preserve"> For decoupled systems, varying the agent activity order has a pronounced effect on the solutions found</w:t>
      </w:r>
      <w:r w:rsidR="00981B60">
        <w:rPr>
          <w:rFonts w:cs="Times New Roman"/>
          <w:szCs w:val="24"/>
        </w:rPr>
        <w:t>.</w:t>
      </w:r>
      <w:r w:rsidR="003F2E11">
        <w:rPr>
          <w:rFonts w:cs="Times New Roman"/>
          <w:szCs w:val="24"/>
        </w:rPr>
        <w:t xml:space="preserve"> </w:t>
      </w:r>
      <w:r w:rsidR="00981B60">
        <w:rPr>
          <w:rFonts w:cs="Times New Roman"/>
          <w:szCs w:val="24"/>
        </w:rPr>
        <w:t>W</w:t>
      </w:r>
      <w:r w:rsidR="003F2E11">
        <w:rPr>
          <w:rFonts w:cs="Times New Roman"/>
          <w:szCs w:val="24"/>
        </w:rPr>
        <w:t xml:space="preserve">ith no clear predictor that can identify </w:t>
      </w:r>
      <w:r w:rsidR="00E66FE7">
        <w:rPr>
          <w:rFonts w:cs="Times New Roman"/>
          <w:szCs w:val="24"/>
        </w:rPr>
        <w:t xml:space="preserve">when </w:t>
      </w:r>
      <w:r w:rsidR="00981B60">
        <w:rPr>
          <w:rFonts w:cs="Times New Roman"/>
          <w:szCs w:val="24"/>
        </w:rPr>
        <w:t>variation of agent order</w:t>
      </w:r>
      <w:r w:rsidR="00E66FE7">
        <w:rPr>
          <w:rFonts w:cs="Times New Roman"/>
          <w:szCs w:val="24"/>
        </w:rPr>
        <w:t xml:space="preserve"> would matter</w:t>
      </w:r>
      <w:r w:rsidR="00981B60">
        <w:rPr>
          <w:rFonts w:cs="Times New Roman"/>
          <w:szCs w:val="24"/>
        </w:rPr>
        <w:t>,</w:t>
      </w:r>
      <w:r w:rsidR="00E66FE7">
        <w:rPr>
          <w:rFonts w:cs="Times New Roman"/>
          <w:szCs w:val="24"/>
        </w:rPr>
        <w:t xml:space="preserve"> analysis is restricted to tedious variation of parameters. </w:t>
      </w:r>
      <w:r w:rsidR="003F2E11">
        <w:rPr>
          <w:rFonts w:cs="Times New Roman"/>
          <w:szCs w:val="24"/>
        </w:rPr>
        <w:t xml:space="preserve">Topology of the system creates very different opportunities for solutions, such as in the case of BIBOX, which requires that the graphical abstraction of the system space be bi-connected </w:t>
      </w:r>
      <w:r w:rsidR="003F2E11">
        <w:rPr>
          <w:rFonts w:cs="Times New Roman"/>
          <w:szCs w:val="24"/>
        </w:rPr>
        <w:fldChar w:fldCharType="begin"/>
      </w:r>
      <w:r w:rsidR="00844B80">
        <w:rPr>
          <w:rFonts w:cs="Times New Roman"/>
          <w:szCs w:val="24"/>
        </w:rPr>
        <w:instrText xml:space="preserve"> ADDIN ZOTERO_ITEM CSL_CITATION {"citationID":"HaxAWpFF","properties":{"formattedCitation":"[21]","plainCitation":"[21]","noteIndex":0},"citationItems":[{"id":265,"uris":["http://zotero.org/users/local/rYTxwDyY/items/D8U9Q2LU"],"itemData":{"id":265,"type":"paper-conference","abstract":"This paper addresses a problem of path planning for multiple robots. An abstraction where the environment for robots is modeled as an undirected graph with robots placed in its vertices is used (this abstraction is also known as the problem of pebble motion on graphs). A class of the problem with bi-connected graph and at least two unoccupied vertices is defined. A novel polynomial-time solution algorithm for this class of problem is proposed. It is shown in the paper that the new algorithm significantly outperforms the existing state-of-the-art techniques applicable to the problem. Moreover, the performed experimental evaluation indicates that the new algorithm scales up well which make it suitable for practical problem solving.","container-title":"2009 IEEE International Conference on Robotics and Automation","DOI":"10.1109/ROBOT.2009.5152326","event-place":"Kobe","event-title":"2009 IEEE International Conference on Robotics and Automation (ICRA)","ISBN":"978-1-4244-2788-8","language":"en","page":"3613-3619","publisher":"IEEE","publisher-place":"Kobe","source":"DOI.org (Crossref)","title":"A novel approach to path planning for multiple robots in bi-connected graphs","URL":"https://ieeexplore.ieee.org/document/5152326/","author":[{"family":"Surynek","given":"Pavel"}],"accessed":{"date-parts":[["2023",11,5]]},"issued":{"date-parts":[["2009",5]]}}}],"schema":"https://github.com/citation-style-language/schema/raw/master/csl-citation.json"} </w:instrText>
      </w:r>
      <w:r w:rsidR="003F2E11">
        <w:rPr>
          <w:rFonts w:cs="Times New Roman"/>
          <w:szCs w:val="24"/>
        </w:rPr>
        <w:fldChar w:fldCharType="separate"/>
      </w:r>
      <w:r w:rsidR="00844B80" w:rsidRPr="00844B80">
        <w:rPr>
          <w:rFonts w:cs="Times New Roman"/>
        </w:rPr>
        <w:t>[21]</w:t>
      </w:r>
      <w:r w:rsidR="003F2E11">
        <w:rPr>
          <w:rFonts w:cs="Times New Roman"/>
          <w:szCs w:val="24"/>
        </w:rPr>
        <w:fldChar w:fldCharType="end"/>
      </w:r>
      <w:r w:rsidR="003F2E11">
        <w:rPr>
          <w:rFonts w:cs="Times New Roman"/>
          <w:szCs w:val="24"/>
        </w:rPr>
        <w:t xml:space="preserve">. </w:t>
      </w:r>
      <w:r w:rsidR="00982966">
        <w:rPr>
          <w:rFonts w:cs="Times New Roman"/>
          <w:szCs w:val="24"/>
        </w:rPr>
        <w:t>The order in which tasks are inserted to the problem has significant downstream effects. Further</w:t>
      </w:r>
      <w:r w:rsidR="002C5B25">
        <w:rPr>
          <w:rFonts w:cs="Times New Roman"/>
          <w:szCs w:val="24"/>
        </w:rPr>
        <w:t>more</w:t>
      </w:r>
      <w:r w:rsidR="00982966">
        <w:rPr>
          <w:rFonts w:cs="Times New Roman"/>
          <w:szCs w:val="24"/>
        </w:rPr>
        <w:t>, the way in which they are assigned leaves open another axis for optimization.</w:t>
      </w:r>
      <w:r>
        <w:rPr>
          <w:rFonts w:cs="Times New Roman"/>
          <w:szCs w:val="24"/>
        </w:rPr>
        <w:t xml:space="preserve"> For example, assigning tasks in proximity order to the current agent</w:t>
      </w:r>
      <w:r w:rsidR="00BE5E23">
        <w:rPr>
          <w:rFonts w:cs="Times New Roman"/>
          <w:szCs w:val="24"/>
        </w:rPr>
        <w:t xml:space="preserve"> may be efficient for the individual agent, but the system as a whole may suffer from the increased traffic in a region that other agents need to pass through.</w:t>
      </w:r>
      <w:r w:rsidR="00982966">
        <w:rPr>
          <w:rFonts w:cs="Times New Roman"/>
          <w:szCs w:val="24"/>
        </w:rPr>
        <w:t xml:space="preserve"> Small adjustments produce very different results which may obfuscate the behavior of algorithms in </w:t>
      </w:r>
      <w:r w:rsidR="00BE5E23">
        <w:rPr>
          <w:rFonts w:cs="Times New Roman"/>
          <w:szCs w:val="24"/>
        </w:rPr>
        <w:t>other</w:t>
      </w:r>
      <w:r w:rsidR="00982966">
        <w:rPr>
          <w:rFonts w:cs="Times New Roman"/>
          <w:szCs w:val="24"/>
        </w:rPr>
        <w:t xml:space="preserve"> situations. </w:t>
      </w:r>
      <w:r w:rsidR="0003648A">
        <w:rPr>
          <w:rFonts w:cs="Times New Roman"/>
          <w:szCs w:val="24"/>
        </w:rPr>
        <w:t>Due to non-standardized use of data</w:t>
      </w:r>
      <w:r w:rsidR="001D6CF6">
        <w:rPr>
          <w:rFonts w:cs="Times New Roman"/>
          <w:szCs w:val="24"/>
        </w:rPr>
        <w:t xml:space="preserve"> </w:t>
      </w:r>
      <w:r w:rsidR="0003648A">
        <w:rPr>
          <w:rFonts w:cs="Times New Roman"/>
          <w:szCs w:val="24"/>
        </w:rPr>
        <w:t xml:space="preserve">structures, input and output formats, and </w:t>
      </w:r>
      <w:r w:rsidR="009F5489">
        <w:rPr>
          <w:rFonts w:cs="Times New Roman"/>
          <w:szCs w:val="24"/>
        </w:rPr>
        <w:t>use of different programming languages, it is difficult to assure equal playing fields for each algorithm.</w:t>
      </w:r>
    </w:p>
    <w:p w14:paraId="5D4D29E3" w14:textId="0DF1B10A" w:rsidR="00027FA9" w:rsidRDefault="009F5489" w:rsidP="00027FA9">
      <w:pPr>
        <w:spacing w:line="480" w:lineRule="auto"/>
        <w:ind w:firstLine="720"/>
        <w:rPr>
          <w:rFonts w:cs="Times New Roman"/>
          <w:szCs w:val="24"/>
        </w:rPr>
      </w:pPr>
      <w:r>
        <w:rPr>
          <w:rFonts w:cs="Times New Roman"/>
          <w:szCs w:val="24"/>
        </w:rPr>
        <w:t xml:space="preserve">Some strides have been made in these areas, defining a set of benchmark test maps (and map types) </w:t>
      </w:r>
      <w:r w:rsidR="002C5B25">
        <w:rPr>
          <w:rFonts w:cs="Times New Roman"/>
          <w:szCs w:val="24"/>
        </w:rPr>
        <w:t>as well as</w:t>
      </w:r>
      <w:r>
        <w:rPr>
          <w:rFonts w:cs="Times New Roman"/>
          <w:szCs w:val="24"/>
        </w:rPr>
        <w:t xml:space="preserve"> strategies for generating tasks </w:t>
      </w:r>
      <w:r>
        <w:rPr>
          <w:rFonts w:cs="Times New Roman"/>
          <w:szCs w:val="24"/>
        </w:rPr>
        <w:fldChar w:fldCharType="begin"/>
      </w:r>
      <w:r w:rsidR="0098431F">
        <w:rPr>
          <w:rFonts w:cs="Times New Roman"/>
          <w:szCs w:val="24"/>
        </w:rPr>
        <w:instrText xml:space="preserve"> ADDIN ZOTERO_ITEM CSL_CITATION {"citationID":"TCV3epR5","properties":{"formattedCitation":"[11]","plainCitation":"[11]","noteIndex":0},"citationItems":[{"id":214,"uris":["http://zotero.org/users/local/rYTxwDyY/items/Z3A4NJ2U"],"itemData":{"id":214,"type":"article-journal","abstract":"The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98431F" w:rsidRPr="0098431F">
        <w:rPr>
          <w:rFonts w:cs="Times New Roman"/>
        </w:rPr>
        <w:t>[11]</w:t>
      </w:r>
      <w:r>
        <w:rPr>
          <w:rFonts w:cs="Times New Roman"/>
          <w:szCs w:val="24"/>
        </w:rPr>
        <w:fldChar w:fldCharType="end"/>
      </w:r>
      <w:r>
        <w:rPr>
          <w:rFonts w:cs="Times New Roman"/>
          <w:szCs w:val="24"/>
        </w:rPr>
        <w:t>. However, there is a reliance on large test sizes and pseudorandom generation which may not conform to real-world use-cases.</w:t>
      </w:r>
      <w:r w:rsidR="00027FA9">
        <w:rPr>
          <w:rFonts w:cs="Times New Roman"/>
          <w:szCs w:val="24"/>
        </w:rPr>
        <w:t xml:space="preserve"> There are also a number of publicly accessible code repositories which contain implementations of one or more algorithms, again in the author’s preferred programming language and style. </w:t>
      </w:r>
      <w:r w:rsidR="005E07D8">
        <w:rPr>
          <w:rFonts w:cs="Times New Roman"/>
          <w:szCs w:val="24"/>
        </w:rPr>
        <w:t xml:space="preserve">Some repositories are implemented in the </w:t>
      </w:r>
      <w:r w:rsidR="00027FA9">
        <w:rPr>
          <w:rFonts w:cs="Times New Roman"/>
          <w:szCs w:val="24"/>
        </w:rPr>
        <w:t xml:space="preserve">Godot Videogame Development engine </w:t>
      </w:r>
      <w:r w:rsidR="00027FA9">
        <w:rPr>
          <w:rFonts w:cs="Times New Roman"/>
          <w:szCs w:val="24"/>
        </w:rPr>
        <w:fldChar w:fldCharType="begin"/>
      </w:r>
      <w:r w:rsidR="00844B80">
        <w:rPr>
          <w:rFonts w:cs="Times New Roman"/>
          <w:szCs w:val="24"/>
        </w:rPr>
        <w:instrText xml:space="preserve"> ADDIN ZOTERO_ITEM CSL_CITATION {"citationID":"qgGTIIQM","properties":{"formattedCitation":"[22]","plainCitation":"[22]","noteIndex":0},"citationItems":[{"id":268,"uris":["http://zotero.org/users/local/rYTxwDyY/items/M893F44X"],"itemData":{"id":268,"type":"software","abstract":"Godot Engine Multi-Agent Pathfinding","genre":"C++","license":"MIT","note":"original-date: 2022-06-12T10:04:23Z","source":"GitHub","title":"gdmapf","URL":"https://github.com/nathanfranke/gdmapf","author":[{"family":"Franke","given":"Nathan"}],"accessed":{"date-parts":[["2023",11,5]]},"issued":{"date-parts":[["2023",9,14]]}}}],"schema":"https://github.com/citation-style-language/schema/raw/master/csl-citation.json"} </w:instrText>
      </w:r>
      <w:r w:rsidR="00027FA9">
        <w:rPr>
          <w:rFonts w:cs="Times New Roman"/>
          <w:szCs w:val="24"/>
        </w:rPr>
        <w:fldChar w:fldCharType="separate"/>
      </w:r>
      <w:r w:rsidR="00844B80" w:rsidRPr="00844B80">
        <w:rPr>
          <w:rFonts w:cs="Times New Roman"/>
        </w:rPr>
        <w:t>[22]</w:t>
      </w:r>
      <w:r w:rsidR="00027FA9">
        <w:rPr>
          <w:rFonts w:cs="Times New Roman"/>
          <w:szCs w:val="24"/>
        </w:rPr>
        <w:fldChar w:fldCharType="end"/>
      </w:r>
      <w:r w:rsidR="00027FA9">
        <w:rPr>
          <w:rFonts w:cs="Times New Roman"/>
          <w:szCs w:val="24"/>
        </w:rPr>
        <w:t xml:space="preserve">, </w:t>
      </w:r>
      <w:r w:rsidR="005E07D8">
        <w:rPr>
          <w:rFonts w:cs="Times New Roman"/>
          <w:szCs w:val="24"/>
        </w:rPr>
        <w:t xml:space="preserve">while others have implementations in raw C++ </w:t>
      </w:r>
      <w:r w:rsidR="005E07D8">
        <w:rPr>
          <w:rFonts w:cs="Times New Roman"/>
          <w:szCs w:val="24"/>
        </w:rPr>
        <w:fldChar w:fldCharType="begin"/>
      </w:r>
      <w:r w:rsidR="00844B80">
        <w:rPr>
          <w:rFonts w:cs="Times New Roman"/>
          <w:szCs w:val="24"/>
        </w:rPr>
        <w:instrText xml:space="preserve"> ADDIN ZOTERO_ITEM CSL_CITATION {"citationID":"XyBRFlg4","properties":{"formattedCitation":"[23], [24]","plainCitation":"[23], [24]","noteIndex":0},"citationItems":[{"id":269,"uris":["http://zotero.org/users/local/rYTxwDyY/items/3WE5I2FJ"],"itemData":{"id":269,"type":"software","abstract":"Iterative Refinement for Real-Time Multi-Robot Path Planning (IROS-21)","genre":"C++","license":"MIT","note":"original-date: 2020-06-19T06:17:15Z","source":"GitHub","title":"mapf-IR","URL":"https://github.com/Kei18/mapf-IR","author":[{"family":"Okumura","given":"Keisuke"}],"accessed":{"date-parts":[["2023",11,5]]},"issued":{"date-parts":[["2023",11,1]]}}},{"id":271,"uris":["http://zotero.org/users/local/rYTxwDyY/items/AB2TQURX"],"itemData":{"id":271,"type":"software","abstract":"BCP-MAPF – branch-and-cut-and-price for multi-agent path finding","genre":"C++","license":"GPL-3.0","note":"original-date: 2020-01-21T03:12:56Z","source":"GitHub","title":"BCP-MAPF","URL":"https://github.com/ed-lam/bcp-mapf","author":[{"family":"Lam","given":"Edward"}],"accessed":{"date-parts":[["2023",11,5]]},"issued":{"date-parts":[["2023",10,13]]}}}],"schema":"https://github.com/citation-style-language/schema/raw/master/csl-citation.json"} </w:instrText>
      </w:r>
      <w:r w:rsidR="005E07D8">
        <w:rPr>
          <w:rFonts w:cs="Times New Roman"/>
          <w:szCs w:val="24"/>
        </w:rPr>
        <w:fldChar w:fldCharType="separate"/>
      </w:r>
      <w:r w:rsidR="00844B80" w:rsidRPr="00844B80">
        <w:rPr>
          <w:rFonts w:cs="Times New Roman"/>
        </w:rPr>
        <w:t>[23], [24]</w:t>
      </w:r>
      <w:r w:rsidR="005E07D8">
        <w:rPr>
          <w:rFonts w:cs="Times New Roman"/>
          <w:szCs w:val="24"/>
        </w:rPr>
        <w:fldChar w:fldCharType="end"/>
      </w:r>
      <w:r w:rsidR="005E07D8">
        <w:rPr>
          <w:rFonts w:cs="Times New Roman"/>
          <w:szCs w:val="24"/>
        </w:rPr>
        <w:t xml:space="preserve"> or </w:t>
      </w:r>
      <w:r w:rsidR="005E07D8">
        <w:rPr>
          <w:rFonts w:cs="Times New Roman"/>
          <w:szCs w:val="24"/>
        </w:rPr>
        <w:lastRenderedPageBreak/>
        <w:t xml:space="preserve">Python </w:t>
      </w:r>
      <w:r w:rsidR="005E07D8">
        <w:rPr>
          <w:rFonts w:cs="Times New Roman"/>
          <w:szCs w:val="24"/>
        </w:rPr>
        <w:fldChar w:fldCharType="begin"/>
      </w:r>
      <w:r w:rsidR="00844B80">
        <w:rPr>
          <w:rFonts w:cs="Times New Roman"/>
          <w:szCs w:val="24"/>
        </w:rPr>
        <w:instrText xml:space="preserve"> ADDIN ZOTERO_ITEM CSL_CITATION {"citationID":"VCjPSG8b","properties":{"formattedCitation":"[25], [26]","plainCitation":"[25], [26]","noteIndex":0},"citationItems":[{"id":270,"uris":["http://zotero.org/users/local/rYTxwDyY/items/7TEAWTUJ"],"itemData":{"id":270,"type":"software","abstract":"Python implementation of a bunch of multi-robot path-planning algorithms.","genre":"Python","license":"MIT","note":"original-date: 2019-05-01T07:39:41Z","source":"GitHub","title":"Multi-Agent path planning in Python","URL":"https://github.com/atb033/multi_agent_path_planning","author":[{"family":"Bose","given":"Ashwin"}],"accessed":{"date-parts":[["2023",11,5]]},"issued":{"date-parts":[["2023",11,4]]}}},{"id":272,"uris":["http://zotero.org/users/local/rYTxwDyY/items/IIV3XC89"],"itemData":{"id":272,"type":"software","abstract":"Anonymous Multi-Agent Path Finding (MAPF) with Conflict-Based Search and Space-Time A*","genre":"Python","license":"MIT","note":"original-date: 2020-03-03T23:59:46Z","source":"GitHub","title":"Multi-Agent Path Finding","URL":"https://github.com/GavinPHR/Multi-Agent-Path-Finding","author":[{"family":"Peng","given":"Haoran"}],"accessed":{"date-parts":[["2023",11,5]]},"issued":{"date-parts":[["2023",11,5]]}}}],"schema":"https://github.com/citation-style-language/schema/raw/master/csl-citation.json"} </w:instrText>
      </w:r>
      <w:r w:rsidR="005E07D8">
        <w:rPr>
          <w:rFonts w:cs="Times New Roman"/>
          <w:szCs w:val="24"/>
        </w:rPr>
        <w:fldChar w:fldCharType="separate"/>
      </w:r>
      <w:r w:rsidR="00844B80" w:rsidRPr="00844B80">
        <w:rPr>
          <w:rFonts w:cs="Times New Roman"/>
        </w:rPr>
        <w:t>[25], [26]</w:t>
      </w:r>
      <w:r w:rsidR="005E07D8">
        <w:rPr>
          <w:rFonts w:cs="Times New Roman"/>
          <w:szCs w:val="24"/>
        </w:rPr>
        <w:fldChar w:fldCharType="end"/>
      </w:r>
      <w:r w:rsidR="005E07D8">
        <w:rPr>
          <w:rFonts w:cs="Times New Roman"/>
          <w:szCs w:val="24"/>
        </w:rPr>
        <w:t xml:space="preserve">. In </w:t>
      </w:r>
      <w:r w:rsidR="00981B60">
        <w:rPr>
          <w:rFonts w:cs="Times New Roman"/>
          <w:szCs w:val="24"/>
        </w:rPr>
        <w:t>many</w:t>
      </w:r>
      <w:r w:rsidR="005E07D8">
        <w:rPr>
          <w:rFonts w:cs="Times New Roman"/>
          <w:szCs w:val="24"/>
        </w:rPr>
        <w:t xml:space="preserve"> cases, it is not clear how the function of such implementations could be readily extended while maintaining a standard procession of logic across each implementation.</w:t>
      </w:r>
      <w:r w:rsidR="001D77FE">
        <w:rPr>
          <w:rFonts w:cs="Times New Roman"/>
          <w:szCs w:val="24"/>
        </w:rPr>
        <w:t xml:space="preserve"> Development of test cases is not done via any guided process, inviting errors at each step. Extension of the programs to include additional algorithms is not a straightforward process and often times it is unclear whether any behaviors are shared across implementations of each algorithm in the first place. The collection of empirical data in such works requires further modification much of</w:t>
      </w:r>
      <w:r w:rsidR="00981B60">
        <w:rPr>
          <w:rFonts w:cs="Times New Roman"/>
          <w:szCs w:val="24"/>
        </w:rPr>
        <w:t xml:space="preserve"> the</w:t>
      </w:r>
      <w:r w:rsidR="001D77FE">
        <w:rPr>
          <w:rFonts w:cs="Times New Roman"/>
          <w:szCs w:val="24"/>
        </w:rPr>
        <w:t xml:space="preserve"> time.</w:t>
      </w:r>
    </w:p>
    <w:p w14:paraId="2DF91D52" w14:textId="0426FE58" w:rsidR="009F5489" w:rsidRDefault="009F5489" w:rsidP="0003648A">
      <w:pPr>
        <w:spacing w:line="480" w:lineRule="auto"/>
        <w:ind w:firstLine="720"/>
        <w:rPr>
          <w:rFonts w:cs="Times New Roman"/>
          <w:szCs w:val="24"/>
        </w:rPr>
      </w:pPr>
      <w:r>
        <w:rPr>
          <w:rFonts w:cs="Times New Roman"/>
          <w:szCs w:val="24"/>
        </w:rPr>
        <w:t xml:space="preserve">In an effort to </w:t>
      </w:r>
      <w:r w:rsidR="002C5B25">
        <w:rPr>
          <w:rFonts w:cs="Times New Roman"/>
          <w:szCs w:val="24"/>
        </w:rPr>
        <w:t>bridge</w:t>
      </w:r>
      <w:r>
        <w:rPr>
          <w:rFonts w:cs="Times New Roman"/>
          <w:szCs w:val="24"/>
        </w:rPr>
        <w:t xml:space="preserve"> the</w:t>
      </w:r>
      <w:r w:rsidR="001D77FE">
        <w:rPr>
          <w:rFonts w:cs="Times New Roman"/>
          <w:szCs w:val="24"/>
        </w:rPr>
        <w:t>se</w:t>
      </w:r>
      <w:r>
        <w:rPr>
          <w:rFonts w:cs="Times New Roman"/>
          <w:szCs w:val="24"/>
        </w:rPr>
        <w:t xml:space="preserve"> gap</w:t>
      </w:r>
      <w:r w:rsidR="001D77FE">
        <w:rPr>
          <w:rFonts w:cs="Times New Roman"/>
          <w:szCs w:val="24"/>
        </w:rPr>
        <w:t>s</w:t>
      </w:r>
      <w:r>
        <w:rPr>
          <w:rFonts w:cs="Times New Roman"/>
          <w:szCs w:val="24"/>
        </w:rPr>
        <w:t xml:space="preserve"> between theoretical knowledge and practical </w:t>
      </w:r>
      <w:r w:rsidR="001D77FE">
        <w:rPr>
          <w:rFonts w:cs="Times New Roman"/>
          <w:szCs w:val="24"/>
        </w:rPr>
        <w:t>test implementation</w:t>
      </w:r>
      <w:r>
        <w:rPr>
          <w:rFonts w:cs="Times New Roman"/>
          <w:szCs w:val="24"/>
        </w:rPr>
        <w:t xml:space="preserve">, </w:t>
      </w:r>
      <w:r w:rsidR="00981B60">
        <w:rPr>
          <w:rFonts w:cs="Times New Roman"/>
          <w:szCs w:val="24"/>
        </w:rPr>
        <w:t>this thesis</w:t>
      </w:r>
      <w:r>
        <w:rPr>
          <w:rFonts w:cs="Times New Roman"/>
          <w:szCs w:val="24"/>
        </w:rPr>
        <w:t xml:space="preserve"> presents a framework through which</w:t>
      </w:r>
      <w:r w:rsidR="005E07D8">
        <w:rPr>
          <w:rFonts w:cs="Times New Roman"/>
          <w:szCs w:val="24"/>
        </w:rPr>
        <w:t xml:space="preserve"> decoupled MAPF and MAPD</w:t>
      </w:r>
      <w:r>
        <w:rPr>
          <w:rFonts w:cs="Times New Roman"/>
          <w:szCs w:val="24"/>
        </w:rPr>
        <w:t xml:space="preserve"> algorithms may be implemented in a manner which separates the different axes of optimization and allows for the insertion of various real-world constraints</w:t>
      </w:r>
      <w:r w:rsidR="005E07D8">
        <w:rPr>
          <w:rFonts w:cs="Times New Roman"/>
          <w:szCs w:val="24"/>
        </w:rPr>
        <w:t xml:space="preserve">. </w:t>
      </w:r>
      <w:r w:rsidR="002C5B25">
        <w:rPr>
          <w:rFonts w:cs="Times New Roman"/>
          <w:szCs w:val="24"/>
        </w:rPr>
        <w:t xml:space="preserve">The implementation strategy is designed </w:t>
      </w:r>
      <w:r w:rsidR="005E07D8">
        <w:rPr>
          <w:rFonts w:cs="Times New Roman"/>
          <w:szCs w:val="24"/>
        </w:rPr>
        <w:t xml:space="preserve">to be </w:t>
      </w:r>
      <w:r w:rsidR="00852311">
        <w:rPr>
          <w:rFonts w:cs="Times New Roman"/>
          <w:szCs w:val="24"/>
        </w:rPr>
        <w:t xml:space="preserve">maintainable </w:t>
      </w:r>
      <w:r w:rsidR="005E07D8">
        <w:rPr>
          <w:rFonts w:cs="Times New Roman"/>
          <w:szCs w:val="24"/>
        </w:rPr>
        <w:t>and flexible, while anchoring key facets present in most algorithms.</w:t>
      </w:r>
      <w:r w:rsidR="00E50F20">
        <w:rPr>
          <w:rFonts w:cs="Times New Roman"/>
          <w:szCs w:val="24"/>
        </w:rPr>
        <w:t xml:space="preserve"> With this approach, algorithms may be implemented into one coherent system, ensuring ease of test and iteration.</w:t>
      </w:r>
      <w:r w:rsidR="005E07D8">
        <w:rPr>
          <w:rFonts w:cs="Times New Roman"/>
          <w:szCs w:val="24"/>
        </w:rPr>
        <w:t xml:space="preserve"> </w:t>
      </w:r>
      <w:r w:rsidR="0078564B">
        <w:rPr>
          <w:rFonts w:cs="Times New Roman"/>
          <w:szCs w:val="24"/>
        </w:rPr>
        <w:t xml:space="preserve">The </w:t>
      </w:r>
      <w:r w:rsidR="00852311">
        <w:rPr>
          <w:rFonts w:cs="Times New Roman"/>
          <w:szCs w:val="24"/>
        </w:rPr>
        <w:t>resulting technique is presented in Chapter 3.</w:t>
      </w:r>
      <w:r w:rsidR="0078564B">
        <w:rPr>
          <w:rFonts w:cs="Times New Roman"/>
          <w:szCs w:val="24"/>
        </w:rPr>
        <w:t xml:space="preserve"> </w:t>
      </w:r>
      <w:r w:rsidR="00852311">
        <w:rPr>
          <w:rFonts w:cs="Times New Roman"/>
          <w:szCs w:val="24"/>
        </w:rPr>
        <w:t>T</w:t>
      </w:r>
      <w:r w:rsidR="0078564B">
        <w:rPr>
          <w:rFonts w:cs="Times New Roman"/>
          <w:szCs w:val="24"/>
        </w:rPr>
        <w:t xml:space="preserve">wo families of </w:t>
      </w:r>
      <w:r w:rsidR="00852311">
        <w:rPr>
          <w:rFonts w:cs="Times New Roman"/>
          <w:szCs w:val="24"/>
        </w:rPr>
        <w:t xml:space="preserve">decoupled multi-agent </w:t>
      </w:r>
      <w:r w:rsidR="0078564B">
        <w:rPr>
          <w:rFonts w:cs="Times New Roman"/>
          <w:szCs w:val="24"/>
        </w:rPr>
        <w:t>algorithms</w:t>
      </w:r>
      <w:r w:rsidR="00852311">
        <w:rPr>
          <w:rFonts w:cs="Times New Roman"/>
          <w:szCs w:val="24"/>
        </w:rPr>
        <w:t xml:space="preserve"> are introduced in Chapter 2, and adapted using the strategy </w:t>
      </w:r>
      <w:r w:rsidR="00852311">
        <w:rPr>
          <w:rFonts w:cs="Times New Roman"/>
          <w:szCs w:val="24"/>
        </w:rPr>
        <w:tab/>
        <w:t>to produce a behavior map</w:t>
      </w:r>
      <w:r w:rsidR="0078564B">
        <w:rPr>
          <w:rFonts w:cs="Times New Roman"/>
          <w:szCs w:val="24"/>
        </w:rPr>
        <w:t xml:space="preserve"> in Chapter 4. </w:t>
      </w:r>
      <w:r w:rsidR="00E50F20">
        <w:rPr>
          <w:rFonts w:cs="Times New Roman"/>
          <w:szCs w:val="24"/>
        </w:rPr>
        <w:t xml:space="preserve">This represents the primary intent of the </w:t>
      </w:r>
      <w:r w:rsidR="0078564B">
        <w:rPr>
          <w:rFonts w:cs="Times New Roman"/>
          <w:szCs w:val="24"/>
        </w:rPr>
        <w:t>work</w:t>
      </w:r>
      <w:r w:rsidR="00E50F20">
        <w:rPr>
          <w:rFonts w:cs="Times New Roman"/>
          <w:szCs w:val="24"/>
        </w:rPr>
        <w:t>.</w:t>
      </w:r>
      <w:r w:rsidR="00852311">
        <w:rPr>
          <w:rFonts w:cs="Times New Roman"/>
          <w:szCs w:val="24"/>
        </w:rPr>
        <w:t xml:space="preserve"> Layers of abstraction are used to generalize the problem, so that with careful planning most situations may be represented and solved.</w:t>
      </w:r>
    </w:p>
    <w:p w14:paraId="7618C6CF" w14:textId="62168944" w:rsidR="0087414F" w:rsidRDefault="002C5B25" w:rsidP="0087414F">
      <w:pPr>
        <w:spacing w:line="480" w:lineRule="auto"/>
        <w:ind w:firstLine="720"/>
        <w:rPr>
          <w:rFonts w:cs="Times New Roman"/>
          <w:szCs w:val="24"/>
        </w:rPr>
      </w:pPr>
      <w:r>
        <w:rPr>
          <w:rFonts w:cs="Times New Roman"/>
          <w:szCs w:val="24"/>
        </w:rPr>
        <w:t xml:space="preserve">As proof of concept, </w:t>
      </w:r>
      <w:r w:rsidR="0078564B">
        <w:rPr>
          <w:rFonts w:cs="Times New Roman"/>
          <w:szCs w:val="24"/>
        </w:rPr>
        <w:t>Chapter 5</w:t>
      </w:r>
      <w:r w:rsidR="00E50F20">
        <w:rPr>
          <w:rFonts w:cs="Times New Roman"/>
          <w:szCs w:val="24"/>
        </w:rPr>
        <w:t xml:space="preserve"> </w:t>
      </w:r>
      <w:r>
        <w:rPr>
          <w:rFonts w:cs="Times New Roman"/>
          <w:szCs w:val="24"/>
        </w:rPr>
        <w:t xml:space="preserve">presents a pair of programs which implement the strategy for </w:t>
      </w:r>
      <w:r w:rsidR="00852311">
        <w:rPr>
          <w:rFonts w:cs="Times New Roman"/>
          <w:szCs w:val="24"/>
        </w:rPr>
        <w:t>the</w:t>
      </w:r>
      <w:r>
        <w:rPr>
          <w:rFonts w:cs="Times New Roman"/>
          <w:szCs w:val="24"/>
        </w:rPr>
        <w:t xml:space="preserve"> select</w:t>
      </w:r>
      <w:r w:rsidR="00852311">
        <w:rPr>
          <w:rFonts w:cs="Times New Roman"/>
          <w:szCs w:val="24"/>
        </w:rPr>
        <w:t>ed</w:t>
      </w:r>
      <w:r>
        <w:rPr>
          <w:rFonts w:cs="Times New Roman"/>
          <w:szCs w:val="24"/>
        </w:rPr>
        <w:t xml:space="preserve"> algorithms. The first </w:t>
      </w:r>
      <w:r w:rsidR="00397769">
        <w:rPr>
          <w:rFonts w:cs="Times New Roman"/>
          <w:szCs w:val="24"/>
        </w:rPr>
        <w:t>application</w:t>
      </w:r>
      <w:r>
        <w:rPr>
          <w:rFonts w:cs="Times New Roman"/>
          <w:szCs w:val="24"/>
        </w:rPr>
        <w:t>,</w:t>
      </w:r>
      <w:r w:rsidR="005E07D8">
        <w:rPr>
          <w:rFonts w:cs="Times New Roman"/>
          <w:szCs w:val="24"/>
        </w:rPr>
        <w:t xml:space="preserve"> </w:t>
      </w:r>
      <w:r>
        <w:rPr>
          <w:rFonts w:cs="Times New Roman"/>
          <w:szCs w:val="24"/>
        </w:rPr>
        <w:t>called GraphRendering</w:t>
      </w:r>
      <w:r w:rsidR="00397769">
        <w:rPr>
          <w:rFonts w:cs="Times New Roman"/>
          <w:szCs w:val="24"/>
        </w:rPr>
        <w:t>,</w:t>
      </w:r>
      <w:r>
        <w:rPr>
          <w:rFonts w:cs="Times New Roman"/>
          <w:szCs w:val="24"/>
        </w:rPr>
        <w:t xml:space="preserve"> is a utility for generating the system maps over which a fleet of agents operates.</w:t>
      </w:r>
      <w:r w:rsidR="00397769">
        <w:rPr>
          <w:rFonts w:cs="Times New Roman"/>
          <w:szCs w:val="24"/>
        </w:rPr>
        <w:t xml:space="preserve"> It is a modified </w:t>
      </w:r>
      <w:r w:rsidR="00397769">
        <w:rPr>
          <w:rFonts w:cs="Times New Roman"/>
          <w:szCs w:val="24"/>
        </w:rPr>
        <w:lastRenderedPageBreak/>
        <w:t xml:space="preserve">version of Tile Basic, an application distributed under the GNU General Public License </w:t>
      </w:r>
      <w:r w:rsidR="00397769">
        <w:rPr>
          <w:rFonts w:cs="Times New Roman"/>
          <w:szCs w:val="24"/>
        </w:rPr>
        <w:fldChar w:fldCharType="begin"/>
      </w:r>
      <w:r w:rsidR="00844B80">
        <w:rPr>
          <w:rFonts w:cs="Times New Roman"/>
          <w:szCs w:val="24"/>
        </w:rPr>
        <w:instrText xml:space="preserve"> ADDIN ZOTERO_ITEM CSL_CITATION {"citationID":"7EZfxOQb","properties":{"formattedCitation":"[27]","plainCitation":"[27]","noteIndex":0},"citationItems":[{"id":283,"uris":["http://zotero.org/users/local/rYTxwDyY/items/HVPRGHM4"],"itemData":{"id":283,"type":"webpage","title":"Tile Basic - About","URL":"https://multilingual-coder.github.io/tilebasic/about.html","accessed":{"date-parts":[["2023",11,19]]}}}],"schema":"https://github.com/citation-style-language/schema/raw/master/csl-citation.json"} </w:instrText>
      </w:r>
      <w:r w:rsidR="00397769">
        <w:rPr>
          <w:rFonts w:cs="Times New Roman"/>
          <w:szCs w:val="24"/>
        </w:rPr>
        <w:fldChar w:fldCharType="separate"/>
      </w:r>
      <w:r w:rsidR="00844B80" w:rsidRPr="00844B80">
        <w:rPr>
          <w:rFonts w:cs="Times New Roman"/>
        </w:rPr>
        <w:t>[27]</w:t>
      </w:r>
      <w:r w:rsidR="00397769">
        <w:rPr>
          <w:rFonts w:cs="Times New Roman"/>
          <w:szCs w:val="24"/>
        </w:rPr>
        <w:fldChar w:fldCharType="end"/>
      </w:r>
      <w:r w:rsidR="00397769">
        <w:rPr>
          <w:rFonts w:cs="Times New Roman"/>
          <w:szCs w:val="24"/>
        </w:rPr>
        <w:t xml:space="preserve">. Changes to the source code of the original application are listed in Appendix </w:t>
      </w:r>
      <w:r w:rsidR="00F10E9D">
        <w:rPr>
          <w:rFonts w:cs="Times New Roman"/>
          <w:szCs w:val="24"/>
        </w:rPr>
        <w:t>D</w:t>
      </w:r>
      <w:r w:rsidR="00397769">
        <w:rPr>
          <w:rFonts w:cs="Times New Roman"/>
          <w:szCs w:val="24"/>
        </w:rPr>
        <w:t xml:space="preserve">. </w:t>
      </w:r>
      <w:r>
        <w:rPr>
          <w:rFonts w:cs="Times New Roman"/>
          <w:szCs w:val="24"/>
        </w:rPr>
        <w:t>The second</w:t>
      </w:r>
      <w:r w:rsidR="001D77FE">
        <w:rPr>
          <w:rFonts w:cs="Times New Roman"/>
          <w:szCs w:val="24"/>
        </w:rPr>
        <w:t xml:space="preserve"> application, called </w:t>
      </w:r>
      <w:commentRangeStart w:id="25"/>
      <w:proofErr w:type="spellStart"/>
      <w:r w:rsidR="001D77FE" w:rsidRPr="00F9051C">
        <w:rPr>
          <w:rFonts w:cs="Times New Roman"/>
          <w:i/>
          <w:iCs/>
          <w:szCs w:val="24"/>
          <w:rPrChange w:id="26" w:author="Tang, Ray" w:date="2023-11-30T23:14:00Z">
            <w:rPr>
              <w:rFonts w:cs="Times New Roman"/>
              <w:szCs w:val="24"/>
            </w:rPr>
          </w:rPrChange>
        </w:rPr>
        <w:t>FleetBench</w:t>
      </w:r>
      <w:commentRangeEnd w:id="25"/>
      <w:proofErr w:type="spellEnd"/>
      <w:r w:rsidR="00F9051C">
        <w:rPr>
          <w:rStyle w:val="CommentReference"/>
        </w:rPr>
        <w:commentReference w:id="25"/>
      </w:r>
      <w:r w:rsidR="001D77FE">
        <w:rPr>
          <w:rFonts w:cs="Times New Roman"/>
          <w:szCs w:val="24"/>
        </w:rPr>
        <w:t>,</w:t>
      </w:r>
      <w:r w:rsidR="0087414F">
        <w:rPr>
          <w:rFonts w:cs="Times New Roman"/>
          <w:szCs w:val="24"/>
        </w:rPr>
        <w:t xml:space="preserve"> provides a graphical user interface (GUI) which enables intuitive implementation of test cases and data collection for the end user, while exposing the internals in an explainable and modular fashion for developers and researchers who are creating algorithms. Visualization and tabulation of results is provided via library-like functions which may be used from within algorithm scripts.</w:t>
      </w:r>
      <w:r w:rsidR="00BF754E">
        <w:rPr>
          <w:rFonts w:cs="Times New Roman"/>
          <w:szCs w:val="24"/>
        </w:rPr>
        <w:t xml:space="preserve"> An example of the visualization is provided in </w:t>
      </w:r>
      <w:r w:rsidR="00525A2B">
        <w:rPr>
          <w:rFonts w:cs="Times New Roman"/>
          <w:szCs w:val="24"/>
        </w:rPr>
        <w:fldChar w:fldCharType="begin"/>
      </w:r>
      <w:r w:rsidR="00525A2B">
        <w:rPr>
          <w:rFonts w:cs="Times New Roman"/>
          <w:szCs w:val="24"/>
        </w:rPr>
        <w:instrText xml:space="preserve"> REF _Ref151162890 \h </w:instrText>
      </w:r>
      <w:r w:rsidR="00525A2B">
        <w:rPr>
          <w:rFonts w:cs="Times New Roman"/>
          <w:szCs w:val="24"/>
        </w:rPr>
      </w:r>
      <w:r w:rsidR="00525A2B">
        <w:rPr>
          <w:rFonts w:cs="Times New Roman"/>
          <w:szCs w:val="24"/>
        </w:rPr>
        <w:fldChar w:fldCharType="separate"/>
      </w:r>
      <w:r w:rsidR="003667A2" w:rsidRPr="009B7726">
        <w:rPr>
          <w:rFonts w:cs="Times New Roman"/>
          <w:b/>
          <w:bCs/>
          <w:szCs w:val="24"/>
        </w:rPr>
        <w:t xml:space="preserve">Figure </w:t>
      </w:r>
      <w:r w:rsidR="003667A2">
        <w:rPr>
          <w:rFonts w:cs="Times New Roman"/>
          <w:b/>
          <w:bCs/>
          <w:noProof/>
          <w:szCs w:val="24"/>
        </w:rPr>
        <w:t>2</w:t>
      </w:r>
      <w:r w:rsidR="00525A2B">
        <w:rPr>
          <w:rFonts w:cs="Times New Roman"/>
          <w:szCs w:val="24"/>
        </w:rPr>
        <w:fldChar w:fldCharType="end"/>
      </w:r>
      <w:r w:rsidR="00525A2B">
        <w:rPr>
          <w:rFonts w:cs="Times New Roman"/>
          <w:szCs w:val="24"/>
        </w:rPr>
        <w:t xml:space="preserve">. </w:t>
      </w:r>
      <w:r>
        <w:rPr>
          <w:rFonts w:cs="Times New Roman"/>
          <w:szCs w:val="24"/>
        </w:rPr>
        <w:t>C</w:t>
      </w:r>
      <w:r w:rsidR="0087414F">
        <w:rPr>
          <w:rFonts w:cs="Times New Roman"/>
          <w:szCs w:val="24"/>
        </w:rPr>
        <w:t>onfigurable options are implemented to allow approximation of real-world constraints</w:t>
      </w:r>
      <w:r>
        <w:rPr>
          <w:rFonts w:cs="Times New Roman"/>
          <w:szCs w:val="24"/>
        </w:rPr>
        <w:t xml:space="preserve"> where possible</w:t>
      </w:r>
      <w:r w:rsidR="0087414F">
        <w:rPr>
          <w:rFonts w:cs="Times New Roman"/>
          <w:szCs w:val="24"/>
        </w:rPr>
        <w:t xml:space="preserve">. </w:t>
      </w:r>
      <w:r w:rsidR="00004EF7">
        <w:rPr>
          <w:rFonts w:cs="Times New Roman"/>
          <w:szCs w:val="24"/>
        </w:rPr>
        <w:t>A state history is made accessible to aid in identification of problematic states.</w:t>
      </w:r>
    </w:p>
    <w:p w14:paraId="48289379" w14:textId="77777777" w:rsidR="0079509C" w:rsidRPr="005F3E35" w:rsidRDefault="0079509C" w:rsidP="00852311">
      <w:pPr>
        <w:keepNext/>
        <w:keepLines/>
        <w:contextualSpacing/>
        <w:jc w:val="center"/>
        <w:rPr>
          <w:rFonts w:cs="Times New Roman"/>
          <w:szCs w:val="24"/>
        </w:rPr>
      </w:pPr>
      <w:r>
        <w:rPr>
          <w:noProof/>
        </w:rPr>
        <w:drawing>
          <wp:inline distT="0" distB="0" distL="0" distR="0" wp14:anchorId="488907E2" wp14:editId="2BA0D70A">
            <wp:extent cx="5251450" cy="3066993"/>
            <wp:effectExtent l="0" t="0" r="6350" b="635"/>
            <wp:docPr id="856219984" name="Picture 1" descr="An agent seeks a path to a node through an abstraction of space using the A* algorithm to reach a goal node, rendered in FleetBench. Each explored cell is marked with scores representing the evaluation of the node by the pathfinder. The map represents an MAPD situation, where some nodes are for pickup, and others are for deposit. There are also nodes denoting rest locations for agents with no assigned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9984" name="Picture 1" descr="An agent seeks a path to a node through an abstraction of space using the A* algorithm to reach a goal node, rendered in FleetBench. Each explored cell is marked with scores representing the evaluation of the node by the pathfinder. The map represents an MAPD situation, where some nodes are for pickup, and others are for deposit. There are also nodes denoting rest locations for agents with no assigned work."/>
                    <pic:cNvPicPr/>
                  </pic:nvPicPr>
                  <pic:blipFill>
                    <a:blip r:embed="rId17"/>
                    <a:stretch>
                      <a:fillRect/>
                    </a:stretch>
                  </pic:blipFill>
                  <pic:spPr>
                    <a:xfrm>
                      <a:off x="0" y="0"/>
                      <a:ext cx="5251450" cy="3066993"/>
                    </a:xfrm>
                    <a:prstGeom prst="rect">
                      <a:avLst/>
                    </a:prstGeom>
                  </pic:spPr>
                </pic:pic>
              </a:graphicData>
            </a:graphic>
          </wp:inline>
        </w:drawing>
      </w:r>
    </w:p>
    <w:p w14:paraId="57AE5742" w14:textId="0ACB715A" w:rsidR="0079509C" w:rsidRPr="00E64231" w:rsidRDefault="0079509C" w:rsidP="0079509C">
      <w:pPr>
        <w:pStyle w:val="Caption"/>
        <w:keepLines/>
        <w:jc w:val="center"/>
        <w:rPr>
          <w:rFonts w:cs="Times New Roman"/>
          <w:vanish/>
          <w:szCs w:val="24"/>
          <w:specVanish/>
        </w:rPr>
      </w:pPr>
      <w:bookmarkStart w:id="27" w:name="_Ref151162890"/>
      <w:bookmarkStart w:id="28" w:name="_Toc151828271"/>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3667A2">
        <w:rPr>
          <w:rFonts w:cs="Times New Roman"/>
          <w:b/>
          <w:bCs/>
          <w:noProof/>
          <w:szCs w:val="24"/>
        </w:rPr>
        <w:t>2</w:t>
      </w:r>
      <w:r w:rsidRPr="009B7726">
        <w:rPr>
          <w:rFonts w:cs="Times New Roman"/>
          <w:b/>
          <w:bCs/>
          <w:szCs w:val="24"/>
        </w:rPr>
        <w:fldChar w:fldCharType="end"/>
      </w:r>
      <w:bookmarkEnd w:id="27"/>
      <w:r w:rsidRPr="009B7726">
        <w:rPr>
          <w:rFonts w:cs="Times New Roman"/>
          <w:b/>
          <w:bCs/>
          <w:szCs w:val="24"/>
        </w:rPr>
        <w:t>:</w:t>
      </w:r>
      <w:r w:rsidRPr="00772511">
        <w:rPr>
          <w:rFonts w:cs="Times New Roman"/>
          <w:szCs w:val="24"/>
        </w:rPr>
        <w:t xml:space="preserve"> An agent seeks a path</w:t>
      </w:r>
      <w:r>
        <w:rPr>
          <w:rFonts w:cs="Times New Roman"/>
          <w:szCs w:val="24"/>
        </w:rPr>
        <w:t xml:space="preserve"> to a node</w:t>
      </w:r>
      <w:r w:rsidRPr="00772511">
        <w:rPr>
          <w:rFonts w:cs="Times New Roman"/>
          <w:szCs w:val="24"/>
        </w:rPr>
        <w:t xml:space="preserve"> using the A* algorithm</w:t>
      </w:r>
      <w:bookmarkEnd w:id="28"/>
    </w:p>
    <w:p w14:paraId="76A23718" w14:textId="005E1F76" w:rsidR="0079509C" w:rsidRPr="00044738" w:rsidRDefault="0079509C" w:rsidP="0079509C">
      <w:pPr>
        <w:pStyle w:val="Caption"/>
        <w:keepLines/>
        <w:jc w:val="center"/>
        <w:rPr>
          <w:rFonts w:cs="Times New Roman"/>
          <w:szCs w:val="24"/>
        </w:rPr>
      </w:pPr>
      <w:r w:rsidRPr="00772511">
        <w:rPr>
          <w:rFonts w:cs="Times New Roman"/>
          <w:szCs w:val="24"/>
        </w:rPr>
        <w:t>, rendered in FleetBench.</w:t>
      </w:r>
      <w:r>
        <w:rPr>
          <w:rFonts w:cs="Times New Roman"/>
          <w:szCs w:val="24"/>
        </w:rPr>
        <w:t xml:space="preserve"> The map represents an MAPD situation, where blue nodes are for pickup, and green are for deposit. Pink and brown nodes are designated resting points.</w:t>
      </w:r>
    </w:p>
    <w:p w14:paraId="220E1075" w14:textId="1C029F3E" w:rsidR="00E50F20" w:rsidRDefault="0087414F" w:rsidP="00044738">
      <w:pPr>
        <w:spacing w:line="480" w:lineRule="auto"/>
        <w:ind w:firstLine="720"/>
        <w:rPr>
          <w:rFonts w:cs="Times New Roman"/>
          <w:szCs w:val="24"/>
        </w:rPr>
      </w:pPr>
      <w:r>
        <w:rPr>
          <w:rFonts w:cs="Times New Roman"/>
          <w:szCs w:val="24"/>
        </w:rPr>
        <w:lastRenderedPageBreak/>
        <w:t>Together, these two applications create a workflow for a user to rapidly test algorithms on a variety of test cases with various</w:t>
      </w:r>
      <w:r w:rsidR="00852311">
        <w:rPr>
          <w:rFonts w:cs="Times New Roman"/>
          <w:szCs w:val="24"/>
        </w:rPr>
        <w:t xml:space="preserve"> designable</w:t>
      </w:r>
      <w:r>
        <w:rPr>
          <w:rFonts w:cs="Times New Roman"/>
          <w:szCs w:val="24"/>
        </w:rPr>
        <w:t xml:space="preserve"> restrictions. </w:t>
      </w:r>
      <w:r w:rsidR="00004EF7">
        <w:rPr>
          <w:rFonts w:cs="Times New Roman"/>
          <w:szCs w:val="24"/>
        </w:rPr>
        <w:t>The user will be able to quickly tweak aspects of their test case such as the map layout, task ordering, and restriction</w:t>
      </w:r>
      <w:r w:rsidR="00D75B36">
        <w:rPr>
          <w:rFonts w:cs="Times New Roman"/>
          <w:szCs w:val="24"/>
        </w:rPr>
        <w:t>s</w:t>
      </w:r>
      <w:r w:rsidR="00004EF7">
        <w:rPr>
          <w:rFonts w:cs="Times New Roman"/>
          <w:szCs w:val="24"/>
        </w:rPr>
        <w:t xml:space="preserve"> on agents when the user chooses to investigate performance bottlenecks.</w:t>
      </w:r>
      <w:r w:rsidR="00E50F20">
        <w:rPr>
          <w:rFonts w:cs="Times New Roman"/>
          <w:szCs w:val="24"/>
        </w:rPr>
        <w:t xml:space="preserve"> Data for three test cases of interest are presented in </w:t>
      </w:r>
      <w:r w:rsidR="0078564B">
        <w:rPr>
          <w:rFonts w:cs="Times New Roman"/>
          <w:szCs w:val="24"/>
        </w:rPr>
        <w:t>Chapter 5</w:t>
      </w:r>
      <w:r w:rsidR="008D4ECC">
        <w:rPr>
          <w:rFonts w:cs="Times New Roman"/>
          <w:szCs w:val="24"/>
        </w:rPr>
        <w:t xml:space="preserve"> as evidence that the approach and </w:t>
      </w:r>
      <w:r w:rsidR="00852311">
        <w:rPr>
          <w:rFonts w:cs="Times New Roman"/>
          <w:szCs w:val="24"/>
        </w:rPr>
        <w:t xml:space="preserve">resulting </w:t>
      </w:r>
      <w:r w:rsidR="008D4ECC">
        <w:rPr>
          <w:rFonts w:cs="Times New Roman"/>
          <w:szCs w:val="24"/>
        </w:rPr>
        <w:t>application are useful for analysis.</w:t>
      </w:r>
    </w:p>
    <w:p w14:paraId="4AF5F0A4" w14:textId="6DD78B2D" w:rsidR="00B65589" w:rsidRDefault="00D75B36" w:rsidP="000A0579">
      <w:pPr>
        <w:spacing w:line="480" w:lineRule="auto"/>
        <w:ind w:firstLine="720"/>
        <w:rPr>
          <w:rFonts w:cs="Times New Roman"/>
          <w:szCs w:val="24"/>
        </w:rPr>
      </w:pPr>
      <w:r>
        <w:rPr>
          <w:rFonts w:cs="Times New Roman"/>
          <w:szCs w:val="24"/>
        </w:rPr>
        <w:t>The applications are provided as-is in a public repository. Reference documentation and</w:t>
      </w:r>
      <w:r w:rsidR="00E50F20">
        <w:rPr>
          <w:rFonts w:cs="Times New Roman"/>
          <w:szCs w:val="24"/>
        </w:rPr>
        <w:t xml:space="preserve"> a guide for extending functionality</w:t>
      </w:r>
      <w:r>
        <w:rPr>
          <w:rFonts w:cs="Times New Roman"/>
          <w:szCs w:val="24"/>
        </w:rPr>
        <w:t xml:space="preserve"> </w:t>
      </w:r>
      <w:proofErr w:type="gramStart"/>
      <w:r>
        <w:rPr>
          <w:rFonts w:cs="Times New Roman"/>
          <w:szCs w:val="24"/>
        </w:rPr>
        <w:t>are located in</w:t>
      </w:r>
      <w:proofErr w:type="gramEnd"/>
      <w:r>
        <w:rPr>
          <w:rFonts w:cs="Times New Roman"/>
          <w:szCs w:val="24"/>
        </w:rPr>
        <w:t xml:space="preserve"> the </w:t>
      </w:r>
      <w:commentRangeStart w:id="29"/>
      <w:r>
        <w:rPr>
          <w:rFonts w:cs="Times New Roman"/>
          <w:szCs w:val="24"/>
        </w:rPr>
        <w:t>appendices</w:t>
      </w:r>
      <w:commentRangeEnd w:id="29"/>
      <w:r w:rsidR="00F9051C">
        <w:rPr>
          <w:rStyle w:val="CommentReference"/>
        </w:rPr>
        <w:commentReference w:id="29"/>
      </w:r>
      <w:r>
        <w:rPr>
          <w:rFonts w:cs="Times New Roman"/>
          <w:szCs w:val="24"/>
        </w:rPr>
        <w:t xml:space="preserve"> of th</w:t>
      </w:r>
      <w:r w:rsidR="00BF754E">
        <w:rPr>
          <w:rFonts w:cs="Times New Roman"/>
          <w:szCs w:val="24"/>
        </w:rPr>
        <w:t>is</w:t>
      </w:r>
      <w:r>
        <w:rPr>
          <w:rFonts w:cs="Times New Roman"/>
          <w:szCs w:val="24"/>
        </w:rPr>
        <w:t xml:space="preserve"> manuscript.</w:t>
      </w:r>
    </w:p>
    <w:p w14:paraId="1B996B48" w14:textId="77777777" w:rsidR="000A0579" w:rsidRDefault="000A0579" w:rsidP="000A0579">
      <w:pPr>
        <w:spacing w:line="480" w:lineRule="auto"/>
        <w:rPr>
          <w:rFonts w:cs="Times New Roman"/>
          <w:szCs w:val="24"/>
        </w:rPr>
        <w:sectPr w:rsidR="000A0579" w:rsidSect="00E774F0">
          <w:headerReference w:type="default" r:id="rId18"/>
          <w:footerReference w:type="default" r:id="rId19"/>
          <w:pgSz w:w="12240" w:h="15840"/>
          <w:pgMar w:top="2160" w:right="1440" w:bottom="1440" w:left="2160" w:header="1440" w:footer="1440" w:gutter="0"/>
          <w:pgNumType w:start="1"/>
          <w:cols w:space="720"/>
          <w:docGrid w:linePitch="360"/>
        </w:sectPr>
      </w:pPr>
    </w:p>
    <w:p w14:paraId="3C5FEFC6" w14:textId="3417BF70" w:rsidR="006467B4" w:rsidRDefault="000A0579" w:rsidP="00690ADA">
      <w:pPr>
        <w:pStyle w:val="Heading2"/>
      </w:pPr>
      <w:bookmarkStart w:id="30" w:name="_Toc151829317"/>
      <w:r>
        <w:lastRenderedPageBreak/>
        <w:t xml:space="preserve">2.   </w:t>
      </w:r>
      <w:r w:rsidR="006467B4">
        <w:t>Problem Definitions and Solutions</w:t>
      </w:r>
      <w:bookmarkEnd w:id="30"/>
    </w:p>
    <w:p w14:paraId="477E5EB0" w14:textId="28DE7C29" w:rsidR="006467B4" w:rsidRDefault="006467B4" w:rsidP="006467B4">
      <w:pPr>
        <w:spacing w:line="480" w:lineRule="auto"/>
        <w:ind w:firstLine="720"/>
        <w:contextualSpacing/>
        <w:rPr>
          <w:rFonts w:cs="Times New Roman"/>
          <w:szCs w:val="24"/>
        </w:rPr>
      </w:pPr>
      <w:r>
        <w:rPr>
          <w:rFonts w:cs="Times New Roman"/>
          <w:szCs w:val="24"/>
        </w:rPr>
        <w:t xml:space="preserve">Applications </w:t>
      </w:r>
      <w:r w:rsidR="00852311">
        <w:rPr>
          <w:rFonts w:cs="Times New Roman"/>
          <w:szCs w:val="24"/>
        </w:rPr>
        <w:t>which benefit</w:t>
      </w:r>
      <w:r>
        <w:rPr>
          <w:rFonts w:cs="Times New Roman"/>
          <w:szCs w:val="24"/>
        </w:rPr>
        <w:t xml:space="preserve"> from</w:t>
      </w:r>
      <w:r w:rsidR="00BA7C90">
        <w:rPr>
          <w:rFonts w:cs="Times New Roman"/>
          <w:szCs w:val="24"/>
        </w:rPr>
        <w:t xml:space="preserve"> implementing</w:t>
      </w:r>
      <w:r>
        <w:rPr>
          <w:rFonts w:cs="Times New Roman"/>
          <w:szCs w:val="24"/>
        </w:rPr>
        <w:t xml:space="preserve"> solutions to the MAPF and MAPD problems are often large, dynamic, continuous spaces throughout which many complex interactions must occur to realize a desired outcome. In real-world applications there are many concerns to be aware of which tend to cloud the central problem of finding optimal paths. Examples include robot turning radius, positional tolerances, momentum, acceleration, carry weight, and so on.</w:t>
      </w:r>
    </w:p>
    <w:p w14:paraId="56036505" w14:textId="77777777" w:rsidR="006467B4" w:rsidRDefault="006467B4" w:rsidP="006467B4">
      <w:pPr>
        <w:spacing w:line="480" w:lineRule="auto"/>
        <w:ind w:firstLine="720"/>
        <w:contextualSpacing/>
        <w:rPr>
          <w:rFonts w:cs="Times New Roman"/>
          <w:szCs w:val="24"/>
        </w:rPr>
      </w:pPr>
      <w:r>
        <w:rPr>
          <w:rFonts w:cs="Times New Roman"/>
          <w:szCs w:val="24"/>
        </w:rPr>
        <w:t>Fundamentally, solutions in MAPF and MAPD problems are designed to find collision-free paths for all agents while maximizing some metric which relates to the performance of the system. To begin developing a solution in such spaces it is best to restrict the number of confounding issues, starting from a basis of the most critical and well-defined issues. By implementing a few key assumptions, the problem space is reduced significantly. The two most useful changes to make to the problem statement involve discretization of spatial and temporal concerns.</w:t>
      </w:r>
    </w:p>
    <w:p w14:paraId="5B475DE9" w14:textId="77777777" w:rsidR="006467B4" w:rsidRDefault="006467B4" w:rsidP="006467B4">
      <w:pPr>
        <w:spacing w:line="480" w:lineRule="auto"/>
        <w:ind w:firstLine="720"/>
        <w:contextualSpacing/>
        <w:rPr>
          <w:rFonts w:cs="Times New Roman"/>
          <w:szCs w:val="24"/>
        </w:rPr>
      </w:pPr>
      <w:r>
        <w:rPr>
          <w:rFonts w:cs="Times New Roman"/>
          <w:szCs w:val="24"/>
        </w:rPr>
        <w:t>With a discretized space, collisions occur at points in space, rather than needing to be evaluated on the whole spectrum of motion. This reduces the description and evaluation of motion to simple ideas of position rather than needing to consider speed, orientation, or turning radius.</w:t>
      </w:r>
    </w:p>
    <w:p w14:paraId="5BEA9F77" w14:textId="77777777" w:rsidR="006467B4" w:rsidRDefault="006467B4" w:rsidP="006467B4">
      <w:pPr>
        <w:spacing w:line="480" w:lineRule="auto"/>
        <w:ind w:firstLine="720"/>
        <w:contextualSpacing/>
        <w:rPr>
          <w:rFonts w:cs="Times New Roman"/>
          <w:szCs w:val="24"/>
        </w:rPr>
      </w:pPr>
      <w:r>
        <w:rPr>
          <w:rFonts w:cs="Times New Roman"/>
          <w:szCs w:val="24"/>
        </w:rPr>
        <w:t xml:space="preserve">With a discrete description of time, agent actions can be evaluated on a simple basis of the number of timesteps required to complete the action. This allows evaluations of the </w:t>
      </w:r>
      <w:r>
        <w:rPr>
          <w:rFonts w:cs="Times New Roman"/>
          <w:szCs w:val="24"/>
        </w:rPr>
        <w:lastRenderedPageBreak/>
        <w:t>system state to be made on a consistent basis without concerns about synchronization and timing needing to be settled.</w:t>
      </w:r>
    </w:p>
    <w:p w14:paraId="52F480AE" w14:textId="0997E871" w:rsidR="006467B4" w:rsidRDefault="006467B4" w:rsidP="006467B4">
      <w:pPr>
        <w:spacing w:line="480" w:lineRule="auto"/>
        <w:ind w:firstLine="720"/>
        <w:contextualSpacing/>
        <w:rPr>
          <w:rFonts w:cs="Times New Roman"/>
          <w:szCs w:val="24"/>
        </w:rPr>
      </w:pPr>
      <w:r>
        <w:rPr>
          <w:rFonts w:cs="Times New Roman"/>
          <w:szCs w:val="24"/>
        </w:rPr>
        <w:t xml:space="preserve">Of course, this also means that solutions found in discrete spaces cannot be blindly applied to the real-world, continuous, situation. However, with a method for approaching the process established, it becomes easier to augment the solution to handle kinematic restrictions and respect tolerances in motion </w:t>
      </w:r>
      <w:r>
        <w:rPr>
          <w:rFonts w:cs="Times New Roman"/>
          <w:szCs w:val="24"/>
        </w:rPr>
        <w:fldChar w:fldCharType="begin"/>
      </w:r>
      <w:r w:rsidR="00844B80">
        <w:rPr>
          <w:rFonts w:cs="Times New Roman"/>
          <w:szCs w:val="24"/>
        </w:rPr>
        <w:instrText xml:space="preserve"> ADDIN ZOTERO_ITEM CSL_CITATION {"citationID":"9ZF9CW67","properties":{"formattedCitation":"[28]","plainCitation":"[28]","noteIndex":0},"citationItems":[{"id":275,"uris":["http://zotero.org/users/local/rYTxwDyY/items/5JQQGZR7"],"itemData":{"id":275,"type":"article-journal","abstract":"Multi-Agent Path Finding (MAPF) is well studied in both AI and robotics. Given a discretized environment and agents with assigned start and goal locations, MAPF solvers from AI find collision-free paths for hundreds of agents with user-provided sub-optimality guarantees. However, they ignore that actual robots are subject to kinematic constraints (such as finite maximum velocity limits) and suffer from imperfect plan-execution capabilities. We therefore introduce MAPF-POST, a novel approach that makes use of a simple temporal network to postprocess the output of a MAPF solver in polynomial time to create a plan-execution schedule that can be executed on robots. This schedule works on non-holonomic robots, takes their maximum translational and rotational velocities into account, provides a guaranteed safety distance between them, and exploits slack to absorb imperfect plan executions and avoid time-intensive replanning in many cases. We evaluate MAPF-POST in simulation and on differential-drive robots, showcasing the practicality of our approach.","container-title":"Proceedings of the International Conference on Automated Planning and Scheduling","DOI":"10.1609/icaps.v26i1.13796","ISSN":"2334-0843","language":"en","license":"Copyright (c) 2021 Proceedings of the International Conference on Automated Planning and Scheduling","page":"477-485","source":"ojs.aaai.org","title":"Multi-Agent Path Finding with Kinematic Constraints","volume":"26","author":[{"family":"Hoenig","given":"Wolfgang"},{"family":"Kumar","given":"T. K."},{"family":"Cohen","given":"Liron"},{"family":"Ma","given":"Hang"},{"family":"Xu","given":"Hong"},{"family":"Ayanian","given":"Nora"},{"family":"Koenig","given":"Sven"}],"issued":{"date-parts":[["2016",3,30]]}}}],"schema":"https://github.com/citation-style-language/schema/raw/master/csl-citation.json"} </w:instrText>
      </w:r>
      <w:r>
        <w:rPr>
          <w:rFonts w:cs="Times New Roman"/>
          <w:szCs w:val="24"/>
        </w:rPr>
        <w:fldChar w:fldCharType="separate"/>
      </w:r>
      <w:r w:rsidR="00844B80" w:rsidRPr="00844B80">
        <w:rPr>
          <w:rFonts w:cs="Times New Roman"/>
        </w:rPr>
        <w:t>[28]</w:t>
      </w:r>
      <w:r>
        <w:rPr>
          <w:rFonts w:cs="Times New Roman"/>
          <w:szCs w:val="24"/>
        </w:rPr>
        <w:fldChar w:fldCharType="end"/>
      </w:r>
      <w:r>
        <w:rPr>
          <w:rFonts w:cs="Times New Roman"/>
          <w:szCs w:val="24"/>
        </w:rPr>
        <w:t>.</w:t>
      </w:r>
    </w:p>
    <w:p w14:paraId="08F974FF" w14:textId="248B6C2D" w:rsidR="006467B4" w:rsidRDefault="006467B4" w:rsidP="006467B4">
      <w:pPr>
        <w:spacing w:line="480" w:lineRule="auto"/>
        <w:ind w:firstLine="720"/>
        <w:contextualSpacing/>
        <w:rPr>
          <w:rFonts w:cs="Times New Roman"/>
          <w:szCs w:val="24"/>
        </w:rPr>
      </w:pPr>
      <w:r>
        <w:rPr>
          <w:rFonts w:cs="Times New Roman"/>
          <w:szCs w:val="24"/>
        </w:rPr>
        <w:t xml:space="preserve">With the above restrictions, it becomes possible to express the problem spatially in terms of a mathematics construction called a </w:t>
      </w:r>
      <w:r w:rsidRPr="005E50B1">
        <w:rPr>
          <w:rFonts w:cs="Times New Roman"/>
          <w:i/>
          <w:iCs/>
          <w:szCs w:val="24"/>
        </w:rPr>
        <w:t>graph</w:t>
      </w:r>
      <w:r>
        <w:rPr>
          <w:rFonts w:cs="Times New Roman"/>
          <w:szCs w:val="24"/>
        </w:rPr>
        <w:t xml:space="preserve">. In doing so, the problem can be formally stated and solutions from other areas of mathematics may be applied </w:t>
      </w:r>
      <w:r w:rsidR="00BA7C90">
        <w:rPr>
          <w:rFonts w:cs="Times New Roman"/>
          <w:szCs w:val="24"/>
        </w:rPr>
        <w:t>to</w:t>
      </w:r>
      <w:r>
        <w:rPr>
          <w:rFonts w:cs="Times New Roman"/>
          <w:szCs w:val="24"/>
        </w:rPr>
        <w:t xml:space="preserve"> the model. Finding the shortest path, </w:t>
      </w:r>
      <w:r w:rsidR="00BA7C90">
        <w:rPr>
          <w:rFonts w:cs="Times New Roman"/>
          <w:szCs w:val="24"/>
        </w:rPr>
        <w:t xml:space="preserve">which is a subset of graph traversal problems, </w:t>
      </w:r>
      <w:r>
        <w:rPr>
          <w:rFonts w:cs="Times New Roman"/>
          <w:szCs w:val="24"/>
        </w:rPr>
        <w:t>is a well-studied problem with many useful results and techniques. A graph is therefore the standard model used to solve many problems in pathfinding, including MAPF and MAPD problems.</w:t>
      </w:r>
    </w:p>
    <w:p w14:paraId="650A0FAF" w14:textId="77777777" w:rsidR="006467B4" w:rsidRDefault="006467B4" w:rsidP="00690ADA">
      <w:pPr>
        <w:pStyle w:val="Heading3"/>
        <w:rPr>
          <w:sz w:val="24"/>
        </w:rPr>
      </w:pPr>
      <w:bookmarkStart w:id="31" w:name="_Toc151829318"/>
      <w:r>
        <w:t>Defining Multi-Agent Problems</w:t>
      </w:r>
      <w:bookmarkEnd w:id="31"/>
    </w:p>
    <w:p w14:paraId="4E089D7E" w14:textId="09FF54C4" w:rsidR="006467B4" w:rsidRDefault="006467B4" w:rsidP="006467B4">
      <w:pPr>
        <w:spacing w:line="480" w:lineRule="auto"/>
        <w:ind w:firstLine="720"/>
        <w:contextualSpacing/>
        <w:rPr>
          <w:rFonts w:cs="Times New Roman"/>
          <w:szCs w:val="24"/>
        </w:rPr>
      </w:pPr>
      <w:r>
        <w:rPr>
          <w:rFonts w:cs="Times New Roman"/>
          <w:szCs w:val="24"/>
        </w:rPr>
        <w:t xml:space="preserve">A graph is composed of two primary objects: </w:t>
      </w:r>
      <w:r w:rsidRPr="00C310EC">
        <w:rPr>
          <w:rFonts w:cs="Times New Roman"/>
          <w:i/>
          <w:iCs/>
          <w:szCs w:val="24"/>
        </w:rPr>
        <w:t>vertices</w:t>
      </w:r>
      <w:r>
        <w:rPr>
          <w:rFonts w:cs="Times New Roman"/>
          <w:szCs w:val="24"/>
        </w:rPr>
        <w:t xml:space="preserve"> and </w:t>
      </w:r>
      <w:r w:rsidRPr="00C310EC">
        <w:rPr>
          <w:rFonts w:cs="Times New Roman"/>
          <w:i/>
          <w:iCs/>
          <w:szCs w:val="24"/>
        </w:rPr>
        <w:t>edges</w:t>
      </w:r>
      <w:r>
        <w:rPr>
          <w:rFonts w:cs="Times New Roman"/>
          <w:szCs w:val="24"/>
        </w:rPr>
        <w:t xml:space="preserve">. Abstractly, a vertex (also called a node) is a representation of some </w:t>
      </w:r>
      <w:r>
        <w:rPr>
          <w:rFonts w:cs="Times New Roman"/>
          <w:i/>
          <w:iCs/>
          <w:szCs w:val="24"/>
        </w:rPr>
        <w:t>thing</w:t>
      </w:r>
      <w:r>
        <w:rPr>
          <w:rFonts w:cs="Times New Roman"/>
          <w:szCs w:val="24"/>
        </w:rPr>
        <w:t xml:space="preserve"> which is possible to reach via some </w:t>
      </w:r>
      <w:r w:rsidRPr="00DD270A">
        <w:rPr>
          <w:rFonts w:cs="Times New Roman"/>
          <w:i/>
          <w:iCs/>
          <w:szCs w:val="24"/>
        </w:rPr>
        <w:t>process</w:t>
      </w:r>
      <w:r>
        <w:rPr>
          <w:rFonts w:cs="Times New Roman"/>
          <w:szCs w:val="24"/>
        </w:rPr>
        <w:t xml:space="preserve">. It could be a state, a location, or an object. </w:t>
      </w:r>
    </w:p>
    <w:p w14:paraId="3B8EBA59" w14:textId="6566AC69" w:rsidR="006467B4" w:rsidRDefault="006467B4" w:rsidP="006467B4">
      <w:pPr>
        <w:spacing w:line="480" w:lineRule="auto"/>
        <w:ind w:firstLine="720"/>
        <w:contextualSpacing/>
        <w:rPr>
          <w:rFonts w:cs="Times New Roman"/>
          <w:szCs w:val="24"/>
        </w:rPr>
      </w:pPr>
      <w:r>
        <w:rPr>
          <w:rFonts w:cs="Times New Roman"/>
          <w:szCs w:val="24"/>
        </w:rPr>
        <w:t>An edge (</w:t>
      </w:r>
      <w:r w:rsidR="00BA7C90">
        <w:rPr>
          <w:rFonts w:cs="Times New Roman"/>
          <w:szCs w:val="24"/>
        </w:rPr>
        <w:t>sometimes</w:t>
      </w:r>
      <w:r>
        <w:rPr>
          <w:rFonts w:cs="Times New Roman"/>
          <w:szCs w:val="24"/>
        </w:rPr>
        <w:t xml:space="preserve"> called a link) is used to represent a connection between two vertices. Such a relationship could be the path walked by a person to reach location A from location B, the set of actions taken in a system to reach state A from state B, or the machining process used to create a part from stock material. An edge can be said to be directed if it is only possible to move from vertex A to vertex B along the edge, and not </w:t>
      </w:r>
      <w:r>
        <w:rPr>
          <w:rFonts w:cs="Times New Roman"/>
          <w:szCs w:val="24"/>
        </w:rPr>
        <w:lastRenderedPageBreak/>
        <w:t xml:space="preserve">from B to A. </w:t>
      </w:r>
      <w:r w:rsidR="00BA7C90">
        <w:rPr>
          <w:rFonts w:cs="Times New Roman"/>
          <w:szCs w:val="24"/>
        </w:rPr>
        <w:t>If travel in either direction is allowed</w:t>
      </w:r>
      <w:r>
        <w:rPr>
          <w:rFonts w:cs="Times New Roman"/>
          <w:szCs w:val="24"/>
        </w:rPr>
        <w:t xml:space="preserve"> </w:t>
      </w:r>
      <w:r w:rsidR="00BA7C90">
        <w:rPr>
          <w:rFonts w:cs="Times New Roman"/>
          <w:szCs w:val="24"/>
        </w:rPr>
        <w:t>the edge is</w:t>
      </w:r>
      <w:r>
        <w:rPr>
          <w:rFonts w:cs="Times New Roman"/>
          <w:szCs w:val="24"/>
        </w:rPr>
        <w:t xml:space="preserve"> said to be undirected. An edge may also have a weight, or cost, associated with it, possibly representing the</w:t>
      </w:r>
      <w:r w:rsidR="00BA7C90">
        <w:rPr>
          <w:rFonts w:cs="Times New Roman"/>
          <w:szCs w:val="24"/>
        </w:rPr>
        <w:t xml:space="preserve"> fuel</w:t>
      </w:r>
      <w:r>
        <w:rPr>
          <w:rFonts w:cs="Times New Roman"/>
          <w:szCs w:val="24"/>
        </w:rPr>
        <w:t xml:space="preserve"> expense of driving from city A to city B along a particular route.</w:t>
      </w:r>
    </w:p>
    <w:p w14:paraId="6D8FBE6C" w14:textId="77777777" w:rsidR="006467B4" w:rsidRDefault="006467B4" w:rsidP="006467B4">
      <w:pPr>
        <w:spacing w:line="480" w:lineRule="auto"/>
        <w:ind w:firstLine="720"/>
        <w:contextualSpacing/>
        <w:rPr>
          <w:rFonts w:cs="Times New Roman"/>
          <w:szCs w:val="24"/>
        </w:rPr>
      </w:pPr>
      <w:r>
        <w:rPr>
          <w:rFonts w:cs="Times New Roman"/>
          <w:szCs w:val="24"/>
        </w:rPr>
        <w:t xml:space="preserve">These two components form the non-linear structure called a </w:t>
      </w:r>
      <w:r w:rsidRPr="00175C15">
        <w:rPr>
          <w:rFonts w:cs="Times New Roman"/>
          <w:i/>
          <w:iCs/>
          <w:szCs w:val="24"/>
        </w:rPr>
        <w:t>graph</w:t>
      </w:r>
      <w:r>
        <w:rPr>
          <w:rFonts w:cs="Times New Roman"/>
          <w:szCs w:val="24"/>
        </w:rPr>
        <w:t xml:space="preserve"> and are typically expressed as a graph </w:t>
      </w:r>
      <m:oMath>
        <m:r>
          <m:rPr>
            <m:sty m:val="bi"/>
          </m:rPr>
          <w:rPr>
            <w:rFonts w:ascii="Cambria Math" w:hAnsi="Cambria Math" w:cs="Times New Roman"/>
            <w:szCs w:val="24"/>
          </w:rPr>
          <m:t>G</m:t>
        </m:r>
      </m:oMath>
      <w:r>
        <w:rPr>
          <w:rFonts w:cs="Times New Roman"/>
          <w:szCs w:val="24"/>
        </w:rPr>
        <w:t xml:space="preserve"> composed of a set of </w:t>
      </w:r>
      <m:oMath>
        <m:r>
          <m:rPr>
            <m:sty m:val="bi"/>
          </m:rPr>
          <w:rPr>
            <w:rFonts w:ascii="Cambria Math" w:hAnsi="Cambria Math" w:cs="Times New Roman"/>
            <w:szCs w:val="24"/>
          </w:rPr>
          <m:t>n</m:t>
        </m:r>
      </m:oMath>
      <w:r>
        <w:rPr>
          <w:rFonts w:cs="Times New Roman"/>
          <w:szCs w:val="24"/>
        </w:rPr>
        <w:t xml:space="preserve"> vertices </w:t>
      </w:r>
      <m:oMath>
        <m:r>
          <m:rPr>
            <m:sty m:val="bi"/>
          </m:rPr>
          <w:rPr>
            <w:rFonts w:ascii="Cambria Math" w:hAnsi="Cambria Math" w:cs="Times New Roman"/>
            <w:szCs w:val="24"/>
          </w:rPr>
          <m:t>V</m:t>
        </m:r>
      </m:oMath>
      <w:r>
        <w:rPr>
          <w:rFonts w:cs="Times New Roman"/>
          <w:szCs w:val="24"/>
        </w:rPr>
        <w:t xml:space="preserve"> and a set of edges </w:t>
      </w:r>
      <m:oMath>
        <m:r>
          <m:rPr>
            <m:sty m:val="bi"/>
          </m:rPr>
          <w:rPr>
            <w:rFonts w:ascii="Cambria Math" w:hAnsi="Cambria Math" w:cs="Times New Roman"/>
            <w:szCs w:val="24"/>
          </w:rPr>
          <m:t>E</m:t>
        </m:r>
      </m:oMath>
      <w:r>
        <w:rPr>
          <w:rFonts w:cs="Times New Roman"/>
          <w:szCs w:val="24"/>
        </w:rPr>
        <w:t>. The edge set is built from a subset of vertices which are connected. An edge is represented by an unordered pair of connected vertices. For this work, the graph is constructed with the following definition:</w:t>
      </w:r>
    </w:p>
    <w:p w14:paraId="3E892A1F" w14:textId="77777777" w:rsidR="006467B4" w:rsidRPr="00B8210B" w:rsidRDefault="006467B4" w:rsidP="006467B4">
      <w:pPr>
        <w:spacing w:line="480" w:lineRule="auto"/>
        <w:contextualSpacing/>
        <w:jc w:val="center"/>
        <w:rPr>
          <w:rFonts w:eastAsiaTheme="minorEastAsia" w:cs="Times New Roman"/>
          <w:szCs w:val="24"/>
        </w:rPr>
      </w:pPr>
      <m:oMathPara>
        <m:oMath>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V,E</m:t>
              </m:r>
            </m:e>
          </m:d>
          <m:r>
            <w:rPr>
              <w:rFonts w:ascii="Cambria Math" w:hAnsi="Cambria Math" w:cs="Times New Roman"/>
              <w:szCs w:val="24"/>
            </w:rPr>
            <m:t>,</m:t>
          </m:r>
        </m:oMath>
      </m:oMathPara>
    </w:p>
    <w:p w14:paraId="2F21CEE4" w14:textId="77777777" w:rsidR="006467B4" w:rsidRPr="00B8210B" w:rsidRDefault="006467B4" w:rsidP="006467B4">
      <w:pPr>
        <w:spacing w:line="480" w:lineRule="auto"/>
        <w:contextualSpacing/>
        <w:rPr>
          <w:rFonts w:eastAsiaTheme="minorEastAsia" w:cs="Times New Roman"/>
          <w:szCs w:val="24"/>
        </w:rPr>
      </w:pPr>
      <w:r>
        <w:rPr>
          <w:rFonts w:eastAsiaTheme="minorEastAsia" w:cs="Times New Roman"/>
          <w:szCs w:val="24"/>
        </w:rPr>
        <w:t>where</w:t>
      </w:r>
    </w:p>
    <w:p w14:paraId="77BE4024" w14:textId="4F54612B" w:rsidR="00BA7C90" w:rsidRPr="00BA7C90" w:rsidRDefault="006467B4" w:rsidP="00BA7C90">
      <w:pPr>
        <w:pStyle w:val="ListParagraph"/>
        <w:numPr>
          <w:ilvl w:val="0"/>
          <w:numId w:val="2"/>
        </w:numPr>
        <w:spacing w:line="480" w:lineRule="auto"/>
        <w:rPr>
          <w:rFonts w:eastAsiaTheme="minorEastAsia" w:cs="Times New Roman"/>
          <w:szCs w:val="24"/>
        </w:rPr>
      </w:pPr>
      <m:oMath>
        <m:r>
          <w:rPr>
            <w:rFonts w:ascii="Cambria Math" w:hAnsi="Cambria Math" w:cs="Times New Roman"/>
            <w:szCs w:val="24"/>
          </w:rPr>
          <m:t>V=</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n</m:t>
                </m:r>
              </m:sub>
            </m:sSub>
          </m:e>
        </m:d>
        <m:r>
          <w:rPr>
            <w:rFonts w:ascii="Cambria Math" w:hAnsi="Cambria Math" w:cs="Times New Roman"/>
            <w:szCs w:val="24"/>
          </w:rPr>
          <m:t xml:space="preserve">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nodes,</w:t>
      </w:r>
    </w:p>
    <w:p w14:paraId="19E7782C" w14:textId="21880CF0" w:rsidR="006467B4" w:rsidRPr="00B8210B" w:rsidRDefault="006467B4">
      <w:pPr>
        <w:pStyle w:val="ListParagraph"/>
        <w:numPr>
          <w:ilvl w:val="0"/>
          <w:numId w:val="2"/>
        </w:numPr>
        <w:spacing w:line="480" w:lineRule="auto"/>
        <w:rPr>
          <w:rFonts w:eastAsiaTheme="minorEastAsia" w:cs="Times New Roman"/>
          <w:szCs w:val="24"/>
        </w:rPr>
      </w:pPr>
      <m:oMath>
        <m:r>
          <w:rPr>
            <w:rFonts w:ascii="Cambria Math" w:eastAsiaTheme="minorEastAsia" w:hAnsi="Cambria Math" w:cs="Times New Roman"/>
            <w:szCs w:val="24"/>
          </w:rPr>
          <m:t>E⊆</m:t>
        </m:r>
        <m:d>
          <m:dPr>
            <m:begChr m:val="{"/>
            <m:endChr m:val="}"/>
            <m:ctrlPr>
              <w:rPr>
                <w:rFonts w:ascii="Cambria Math" w:eastAsiaTheme="minorEastAsia" w:hAnsi="Cambria Math" w:cs="Times New Roman"/>
                <w:i/>
                <w:szCs w:val="24"/>
              </w:rPr>
            </m:ctrlPr>
          </m:dPr>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r>
              <w:rPr>
                <w:rFonts w:ascii="Cambria Math" w:eastAsiaTheme="minorEastAsia" w:hAnsi="Cambria Math" w:cs="Times New Roman"/>
                <w:szCs w:val="24"/>
              </w:rPr>
              <m:t xml:space="preserve"> and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edges.</w:t>
      </w:r>
    </w:p>
    <w:p w14:paraId="5FF9F66A" w14:textId="77777777" w:rsidR="006467B4" w:rsidRDefault="006467B4" w:rsidP="006467B4">
      <w:pPr>
        <w:spacing w:line="480" w:lineRule="auto"/>
        <w:ind w:firstLine="720"/>
        <w:contextualSpacing/>
        <w:rPr>
          <w:rFonts w:cs="Times New Roman"/>
          <w:szCs w:val="24"/>
        </w:rPr>
      </w:pPr>
      <w:r>
        <w:rPr>
          <w:rFonts w:cs="Times New Roman"/>
          <w:szCs w:val="24"/>
        </w:rPr>
        <w:t xml:space="preserve">This construction disallows the existence of multiple edges connecting a node, which would be called a </w:t>
      </w:r>
      <w:r>
        <w:rPr>
          <w:rFonts w:cs="Times New Roman"/>
          <w:i/>
          <w:iCs/>
          <w:szCs w:val="24"/>
        </w:rPr>
        <w:t>multigraph</w:t>
      </w:r>
      <w:r>
        <w:rPr>
          <w:rFonts w:cs="Times New Roman"/>
          <w:szCs w:val="24"/>
        </w:rPr>
        <w:t xml:space="preserve">. Further, the representation of edges as a set rather than an ordered pair means that an edge is agnostic to ideas of direction. If the edge was an ordered pair, the graph would be considered </w:t>
      </w:r>
      <w:r>
        <w:rPr>
          <w:rFonts w:cs="Times New Roman"/>
          <w:i/>
          <w:iCs/>
          <w:szCs w:val="24"/>
        </w:rPr>
        <w:t>directed</w:t>
      </w:r>
      <w:r>
        <w:rPr>
          <w:rFonts w:cs="Times New Roman"/>
          <w:szCs w:val="24"/>
        </w:rPr>
        <w:t xml:space="preserve">. The set-builder notation for the edge set also contains an assertion that an edge cannot connect a node to itself. Without this restriction, the graph is called a graph </w:t>
      </w:r>
      <w:r w:rsidRPr="00376AA2">
        <w:rPr>
          <w:rFonts w:cs="Times New Roman"/>
          <w:i/>
          <w:iCs/>
          <w:szCs w:val="24"/>
        </w:rPr>
        <w:t>with loops</w:t>
      </w:r>
      <w:r>
        <w:rPr>
          <w:rFonts w:cs="Times New Roman"/>
          <w:szCs w:val="24"/>
        </w:rPr>
        <w:t xml:space="preserve">. The above definition, used throughout this work, is therefore termed a </w:t>
      </w:r>
      <w:r>
        <w:rPr>
          <w:rFonts w:cs="Times New Roman"/>
          <w:i/>
          <w:iCs/>
          <w:szCs w:val="24"/>
        </w:rPr>
        <w:t>simple undirected</w:t>
      </w:r>
      <w:r>
        <w:rPr>
          <w:rFonts w:cs="Times New Roman"/>
          <w:szCs w:val="24"/>
        </w:rPr>
        <w:t xml:space="preserve"> graph </w:t>
      </w:r>
      <w:r>
        <w:rPr>
          <w:rFonts w:cs="Times New Roman"/>
          <w:i/>
          <w:iCs/>
          <w:szCs w:val="24"/>
        </w:rPr>
        <w:t>without loops</w:t>
      </w:r>
      <w:r>
        <w:rPr>
          <w:rFonts w:cs="Times New Roman"/>
          <w:szCs w:val="24"/>
        </w:rPr>
        <w:t xml:space="preserve">. </w:t>
      </w:r>
    </w:p>
    <w:p w14:paraId="136F36D3" w14:textId="77777777" w:rsidR="006467B4" w:rsidRDefault="006467B4" w:rsidP="006467B4">
      <w:pPr>
        <w:spacing w:line="480" w:lineRule="auto"/>
        <w:ind w:firstLine="720"/>
        <w:contextualSpacing/>
        <w:rPr>
          <w:rFonts w:cs="Times New Roman"/>
          <w:szCs w:val="24"/>
        </w:rPr>
      </w:pPr>
      <w:r>
        <w:rPr>
          <w:rFonts w:cs="Times New Roman"/>
          <w:szCs w:val="24"/>
        </w:rPr>
        <w:t xml:space="preserve">The exclusion of graphs with loops is adhered to for simplicity of the graph’s structure, but the restriction is not necessarily required. In fact, the ability of an agent to </w:t>
      </w:r>
      <w:r>
        <w:rPr>
          <w:rFonts w:cs="Times New Roman"/>
          <w:szCs w:val="24"/>
        </w:rPr>
        <w:lastRenderedPageBreak/>
        <w:t>travel from its current location to the same location (but one timestep into the future, effectively a waiting move) will be critical in allowing other agents to maneuver with minimal disruption.</w:t>
      </w:r>
    </w:p>
    <w:p w14:paraId="2C96E8DD" w14:textId="77777777" w:rsidR="006467B4" w:rsidRDefault="006467B4" w:rsidP="006467B4">
      <w:pPr>
        <w:spacing w:line="480" w:lineRule="auto"/>
        <w:ind w:firstLine="720"/>
        <w:contextualSpacing/>
        <w:rPr>
          <w:rFonts w:cs="Times New Roman"/>
          <w:szCs w:val="24"/>
        </w:rPr>
      </w:pPr>
      <w:r>
        <w:rPr>
          <w:rFonts w:cs="Times New Roman"/>
          <w:szCs w:val="24"/>
        </w:rPr>
        <w:t xml:space="preserve">A few additional components are needed to fully define an MAPF or MAPD problem. A set of </w:t>
      </w:r>
      <m:oMath>
        <m:r>
          <m:rPr>
            <m:sty m:val="bi"/>
          </m:rPr>
          <w:rPr>
            <w:rFonts w:ascii="Cambria Math" w:hAnsi="Cambria Math" w:cs="Times New Roman"/>
            <w:szCs w:val="24"/>
          </w:rPr>
          <m:t>k</m:t>
        </m:r>
      </m:oMath>
      <w:r>
        <w:rPr>
          <w:rFonts w:cs="Times New Roman"/>
          <w:szCs w:val="24"/>
        </w:rPr>
        <w:t xml:space="preserve"> agents </w:t>
      </w:r>
      <m:oMath>
        <m:r>
          <m:rPr>
            <m:sty m:val="bi"/>
          </m:rPr>
          <w:rPr>
            <w:rFonts w:ascii="Cambria Math" w:hAnsi="Cambria Math" w:cs="Times New Roman"/>
            <w:szCs w:val="24"/>
          </w:rPr>
          <m:t>A</m:t>
        </m:r>
      </m:oMath>
      <w:r>
        <w:rPr>
          <w:rFonts w:cs="Times New Roman"/>
          <w:szCs w:val="24"/>
        </w:rPr>
        <w:t xml:space="preserve"> contains information about how many agents are in the problem’s system and their individual properties. The task set </w:t>
      </w:r>
      <m:oMath>
        <m:r>
          <m:rPr>
            <m:sty m:val="bi"/>
          </m:rPr>
          <w:rPr>
            <w:rFonts w:ascii="Cambria Math" w:hAnsi="Cambria Math" w:cs="Times New Roman"/>
            <w:szCs w:val="24"/>
          </w:rPr>
          <m:t>O</m:t>
        </m:r>
      </m:oMath>
      <w:r>
        <w:rPr>
          <w:rFonts w:cs="Times New Roman"/>
          <w:szCs w:val="24"/>
        </w:rPr>
        <w:t xml:space="preserve"> contains </w:t>
      </w:r>
      <m:oMath>
        <m:r>
          <m:rPr>
            <m:sty m:val="bi"/>
          </m:rPr>
          <w:rPr>
            <w:rFonts w:ascii="Cambria Math" w:hAnsi="Cambria Math" w:cs="Times New Roman"/>
            <w:szCs w:val="24"/>
          </w:rPr>
          <m:t>j</m:t>
        </m:r>
      </m:oMath>
      <w:r>
        <w:rPr>
          <w:rFonts w:cs="Times New Roman"/>
          <w:szCs w:val="24"/>
        </w:rPr>
        <w:t xml:space="preserve"> tasks which have not yet been completed, driving the solving of the problem. The task set must be finite in order for a solution to exist but is not a fixed quantity. Tasks may be freely added and removed from the set in an on-line fashion, simulating an infinite set. For the purpose of formality, two mapping functions </w:t>
      </w:r>
      <m:oMath>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A</m:t>
            </m:r>
          </m:sub>
        </m:sSub>
      </m:oMath>
      <w:r>
        <w:rPr>
          <w:rFonts w:eastAsiaTheme="minorEastAsia" w:cs="Times New Roman"/>
          <w:szCs w:val="24"/>
        </w:rPr>
        <w:t xml:space="preserve"> and </w:t>
      </w:r>
      <m:oMath>
        <m:sSub>
          <m:sSubPr>
            <m:ctrlPr>
              <w:rPr>
                <w:rFonts w:ascii="Cambria Math" w:eastAsiaTheme="minorEastAsia" w:hAnsi="Cambria Math" w:cs="Times New Roman"/>
                <w:b/>
                <w:bCs/>
                <w:i/>
                <w:szCs w:val="24"/>
              </w:rPr>
            </m:ctrlPr>
          </m:sSubPr>
          <m:e>
            <m:r>
              <m:rPr>
                <m:sty m:val="bi"/>
              </m:rPr>
              <w:rPr>
                <w:rFonts w:ascii="Cambria Math" w:hAnsi="Cambria Math" w:cs="Times New Roman"/>
                <w:szCs w:val="24"/>
              </w:rPr>
              <m:t>λ</m:t>
            </m:r>
          </m:e>
          <m:sub>
            <m:r>
              <m:rPr>
                <m:sty m:val="bi"/>
              </m:rPr>
              <w:rPr>
                <w:rFonts w:ascii="Cambria Math" w:eastAsiaTheme="minorEastAsia" w:hAnsi="Cambria Math" w:cs="Times New Roman"/>
                <w:szCs w:val="24"/>
              </w:rPr>
              <m:t>O</m:t>
            </m:r>
          </m:sub>
        </m:sSub>
      </m:oMath>
      <w:r>
        <w:rPr>
          <w:rFonts w:cs="Times New Roman"/>
          <w:szCs w:val="24"/>
        </w:rPr>
        <w:t xml:space="preserve"> are used to define the positions of all agents and tasks. In this way, a multi-agent problem </w:t>
      </w:r>
      <m:oMath>
        <m:r>
          <m:rPr>
            <m:sty m:val="bi"/>
          </m:rPr>
          <w:rPr>
            <w:rFonts w:ascii="Cambria Math" w:hAnsi="Cambria Math" w:cs="Times New Roman"/>
            <w:szCs w:val="24"/>
          </w:rPr>
          <m:t>M</m:t>
        </m:r>
      </m:oMath>
      <w:r>
        <w:rPr>
          <w:rFonts w:cs="Times New Roman"/>
          <w:b/>
          <w:bCs/>
          <w:szCs w:val="24"/>
        </w:rPr>
        <w:t xml:space="preserve"> </w:t>
      </w:r>
      <w:r>
        <w:rPr>
          <w:rFonts w:cs="Times New Roman"/>
          <w:szCs w:val="24"/>
        </w:rPr>
        <w:t>is defined:</w:t>
      </w:r>
    </w:p>
    <w:p w14:paraId="34702035" w14:textId="77777777" w:rsidR="006467B4" w:rsidRPr="0055705B" w:rsidRDefault="006467B4" w:rsidP="006467B4">
      <w:pPr>
        <w:spacing w:line="480" w:lineRule="auto"/>
        <w:contextualSpacing/>
        <w:jc w:val="center"/>
        <w:rPr>
          <w:rFonts w:eastAsiaTheme="minorEastAsia" w:cs="Times New Roman"/>
          <w:szCs w:val="24"/>
        </w:rPr>
      </w:pPr>
      <m:oMathPara>
        <m:oMath>
          <m:r>
            <w:rPr>
              <w:rFonts w:ascii="Cambria Math" w:hAnsi="Cambria Math" w:cs="Times New Roman"/>
              <w:szCs w:val="24"/>
            </w:rPr>
            <m:t>M=</m:t>
          </m:r>
          <m:d>
            <m:dPr>
              <m:endChr m:val=""/>
              <m:ctrlPr>
                <w:rPr>
                  <w:rFonts w:ascii="Cambria Math" w:hAnsi="Cambria Math" w:cs="Times New Roman"/>
                  <w:i/>
                  <w:szCs w:val="24"/>
                </w:rPr>
              </m:ctrlPr>
            </m:dPr>
            <m:e>
              <m:r>
                <w:rPr>
                  <w:rFonts w:ascii="Cambria Math" w:hAnsi="Cambria Math" w:cs="Times New Roman"/>
                  <w:szCs w:val="24"/>
                </w:rPr>
                <m:t>G</m:t>
              </m:r>
            </m:e>
          </m:d>
          <m:r>
            <w:rPr>
              <w:rFonts w:ascii="Cambria Math" w:hAnsi="Cambria Math" w:cs="Times New Roman"/>
              <w:szCs w:val="24"/>
            </w:rPr>
            <m:t xml:space="preserve">,A, O,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A</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T</m:t>
              </m:r>
            </m:sub>
          </m:sSub>
          <m:r>
            <w:rPr>
              <w:rFonts w:ascii="Cambria Math" w:hAnsi="Cambria Math" w:cs="Times New Roman"/>
              <w:szCs w:val="24"/>
            </w:rPr>
            <m:t>)</m:t>
          </m:r>
          <m:r>
            <w:rPr>
              <w:rFonts w:ascii="Cambria Math" w:eastAsiaTheme="minorEastAsia" w:hAnsi="Cambria Math" w:cs="Times New Roman"/>
              <w:szCs w:val="24"/>
            </w:rPr>
            <m:t>,</m:t>
          </m:r>
        </m:oMath>
      </m:oMathPara>
    </w:p>
    <w:p w14:paraId="4C905464" w14:textId="77777777" w:rsidR="006467B4" w:rsidRPr="006625C9" w:rsidRDefault="006467B4" w:rsidP="006467B4">
      <w:pPr>
        <w:spacing w:line="480" w:lineRule="auto"/>
        <w:contextualSpacing/>
        <w:rPr>
          <w:rFonts w:eastAsiaTheme="minorEastAsia" w:cs="Times New Roman"/>
          <w:szCs w:val="24"/>
        </w:rPr>
      </w:pPr>
      <w:r w:rsidRPr="006625C9">
        <w:rPr>
          <w:rFonts w:eastAsiaTheme="minorEastAsia" w:cs="Times New Roman"/>
          <w:szCs w:val="24"/>
        </w:rPr>
        <w:t>where</w:t>
      </w:r>
    </w:p>
    <w:p w14:paraId="58025093" w14:textId="008C980E" w:rsidR="006467B4" w:rsidRPr="0055705B" w:rsidRDefault="006467B4">
      <w:pPr>
        <w:pStyle w:val="ListParagraph"/>
        <w:numPr>
          <w:ilvl w:val="0"/>
          <w:numId w:val="1"/>
        </w:numPr>
        <w:spacing w:line="480" w:lineRule="auto"/>
        <w:rPr>
          <w:rFonts w:cs="Times New Roman"/>
          <w:szCs w:val="24"/>
        </w:rPr>
      </w:pPr>
      <m:oMath>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V, E</m:t>
            </m:r>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simple undirect graph,</w:t>
      </w:r>
    </w:p>
    <w:p w14:paraId="6BDA05D8" w14:textId="09B20232" w:rsidR="006467B4" w:rsidRPr="0055705B" w:rsidRDefault="006467B4">
      <w:pPr>
        <w:pStyle w:val="ListParagraph"/>
        <w:numPr>
          <w:ilvl w:val="0"/>
          <w:numId w:val="1"/>
        </w:numPr>
        <w:spacing w:line="480" w:lineRule="auto"/>
        <w:rPr>
          <w:rFonts w:eastAsiaTheme="minorEastAsia" w:cs="Times New Roman"/>
          <w:szCs w:val="24"/>
        </w:rPr>
      </w:pPr>
      <m:oMath>
        <m:r>
          <w:rPr>
            <w:rFonts w:ascii="Cambria Math" w:hAnsi="Cambria Math" w:cs="Times New Roman"/>
            <w:szCs w:val="24"/>
          </w:rPr>
          <m:t>A=</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m:t>
                </m:r>
              </m:sub>
            </m:sSub>
            <m:r>
              <w:rPr>
                <w:rFonts w:ascii="Cambria Math" w:hAnsi="Cambria Math" w:cs="Times New Roman"/>
                <w:szCs w:val="24"/>
              </w:rPr>
              <m:t>}</m:t>
            </m:r>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agents,</w:t>
      </w:r>
    </w:p>
    <w:p w14:paraId="261F25A2" w14:textId="04A22DF7" w:rsidR="006467B4" w:rsidRPr="008B437C" w:rsidRDefault="006467B4">
      <w:pPr>
        <w:pStyle w:val="ListParagraph"/>
        <w:numPr>
          <w:ilvl w:val="0"/>
          <w:numId w:val="1"/>
        </w:numPr>
        <w:spacing w:line="480" w:lineRule="auto"/>
        <w:rPr>
          <w:rFonts w:eastAsiaTheme="minorEastAsia" w:cs="Times New Roman"/>
          <w:szCs w:val="24"/>
        </w:rPr>
      </w:pPr>
      <m:oMath>
        <m:r>
          <w:rPr>
            <w:rFonts w:ascii="Cambria Math" w:hAnsi="Cambria Math" w:cs="Times New Roman"/>
            <w:szCs w:val="24"/>
          </w:rPr>
          <m:t>O=</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j</m:t>
                </m:r>
              </m:sub>
            </m:sSub>
            <m:r>
              <w:rPr>
                <w:rFonts w:ascii="Cambria Math" w:hAnsi="Cambria Math" w:cs="Times New Roman"/>
                <w:szCs w:val="24"/>
              </w:rPr>
              <m:t>}</m:t>
            </m:r>
          </m:e>
        </m:d>
        <m:r>
          <w:rPr>
            <w:rFonts w:ascii="Cambria Math" w:eastAsiaTheme="minorEastAsia" w:hAnsi="Cambria Math" w:cs="Times New Roman"/>
            <w:szCs w:val="24"/>
          </w:rPr>
          <m:t xml:space="preserve">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tasks,</w:t>
      </w:r>
    </w:p>
    <w:p w14:paraId="13F37C90" w14:textId="79B47BDE" w:rsidR="006467B4" w:rsidRPr="008B437C" w:rsidRDefault="00000000">
      <w:pPr>
        <w:pStyle w:val="ListParagraph"/>
        <w:numPr>
          <w:ilvl w:val="0"/>
          <w:numId w:val="1"/>
        </w:numPr>
        <w:spacing w:line="480" w:lineRule="auto"/>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A</m:t>
            </m:r>
          </m:sub>
        </m:sSub>
        <m:r>
          <w:rPr>
            <w:rFonts w:ascii="Cambria Math" w:eastAsiaTheme="minorEastAsia" w:hAnsi="Cambria Math" w:cs="Times New Roman"/>
            <w:szCs w:val="24"/>
          </w:rPr>
          <m:t xml:space="preserve">:A→V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function mapping agents to vertices,</w:t>
      </w:r>
    </w:p>
    <w:p w14:paraId="7EFE6970" w14:textId="50236C06" w:rsidR="006467B4" w:rsidRPr="008B437C" w:rsidRDefault="00000000">
      <w:pPr>
        <w:pStyle w:val="ListParagraph"/>
        <w:numPr>
          <w:ilvl w:val="0"/>
          <w:numId w:val="1"/>
        </w:numPr>
        <w:spacing w:line="480" w:lineRule="auto"/>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O</m:t>
            </m:r>
          </m:sub>
        </m:sSub>
        <m:r>
          <w:rPr>
            <w:rFonts w:ascii="Cambria Math" w:eastAsiaTheme="minorEastAsia" w:hAnsi="Cambria Math" w:cs="Times New Roman"/>
            <w:szCs w:val="24"/>
          </w:rPr>
          <m:t xml:space="preserve">:O→V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function mapping objectives to vertices.</w:t>
      </w:r>
    </w:p>
    <w:p w14:paraId="011FF8AF" w14:textId="4BBDA53A" w:rsidR="006467B4" w:rsidRDefault="006467B4" w:rsidP="006467B4">
      <w:pPr>
        <w:spacing w:line="480" w:lineRule="auto"/>
        <w:ind w:firstLine="720"/>
        <w:contextualSpacing/>
        <w:rPr>
          <w:rFonts w:cs="Times New Roman"/>
          <w:szCs w:val="24"/>
        </w:rPr>
      </w:pPr>
      <w:r>
        <w:rPr>
          <w:rFonts w:cs="Times New Roman"/>
          <w:szCs w:val="24"/>
        </w:rPr>
        <w:t xml:space="preserve">With a formal expression of the problem, it becomes possible to formally express conflicts. </w:t>
      </w:r>
      <w:r w:rsidR="00525A2B">
        <w:rPr>
          <w:rFonts w:cs="Times New Roman"/>
          <w:szCs w:val="24"/>
        </w:rPr>
        <w:fldChar w:fldCharType="begin"/>
      </w:r>
      <w:r w:rsidR="00525A2B">
        <w:rPr>
          <w:rFonts w:cs="Times New Roman"/>
          <w:szCs w:val="24"/>
        </w:rPr>
        <w:instrText xml:space="preserve"> REF _Ref151162972 \h </w:instrText>
      </w:r>
      <w:r w:rsidR="00525A2B">
        <w:rPr>
          <w:rFonts w:cs="Times New Roman"/>
          <w:szCs w:val="24"/>
        </w:rPr>
      </w:r>
      <w:r w:rsidR="00525A2B">
        <w:rPr>
          <w:rFonts w:cs="Times New Roman"/>
          <w:szCs w:val="24"/>
        </w:rPr>
        <w:fldChar w:fldCharType="separate"/>
      </w:r>
      <w:r w:rsidR="003667A2" w:rsidRPr="009B7726">
        <w:rPr>
          <w:rFonts w:cs="Times New Roman"/>
          <w:b/>
          <w:bCs/>
          <w:szCs w:val="24"/>
        </w:rPr>
        <w:t xml:space="preserve">Figure </w:t>
      </w:r>
      <w:r w:rsidR="003667A2">
        <w:rPr>
          <w:rFonts w:cs="Times New Roman"/>
          <w:b/>
          <w:bCs/>
          <w:noProof/>
          <w:szCs w:val="24"/>
        </w:rPr>
        <w:t>3</w:t>
      </w:r>
      <w:r w:rsidR="00525A2B">
        <w:rPr>
          <w:rFonts w:cs="Times New Roman"/>
          <w:szCs w:val="24"/>
        </w:rPr>
        <w:fldChar w:fldCharType="end"/>
      </w:r>
      <w:r w:rsidR="00525A2B">
        <w:rPr>
          <w:rFonts w:cs="Times New Roman"/>
          <w:szCs w:val="24"/>
        </w:rPr>
        <w:t xml:space="preserve"> </w:t>
      </w:r>
      <w:r>
        <w:rPr>
          <w:rFonts w:cs="Times New Roman"/>
          <w:szCs w:val="24"/>
        </w:rPr>
        <w:t>shows the two basest cases of conflict possible in th</w:t>
      </w:r>
      <w:r w:rsidR="00BA7C90">
        <w:rPr>
          <w:rFonts w:cs="Times New Roman"/>
          <w:szCs w:val="24"/>
        </w:rPr>
        <w:t>e</w:t>
      </w:r>
      <w:r>
        <w:rPr>
          <w:rFonts w:cs="Times New Roman"/>
          <w:szCs w:val="24"/>
        </w:rPr>
        <w:t xml:space="preserve"> construction of the MAPF and MAPD problems</w:t>
      </w:r>
      <w:r w:rsidR="00BA7C90">
        <w:rPr>
          <w:rFonts w:cs="Times New Roman"/>
          <w:szCs w:val="24"/>
        </w:rPr>
        <w:t xml:space="preserve"> used in this work</w:t>
      </w:r>
      <w:r>
        <w:rPr>
          <w:rFonts w:cs="Times New Roman"/>
          <w:szCs w:val="24"/>
        </w:rPr>
        <w:t xml:space="preserve">: a vertex conflict (left) and a swapping </w:t>
      </w:r>
      <w:r>
        <w:rPr>
          <w:rFonts w:cs="Times New Roman"/>
          <w:szCs w:val="24"/>
        </w:rPr>
        <w:lastRenderedPageBreak/>
        <w:t xml:space="preserve">conflict (right). Each expresses the idea that some resource (in this case, space) is being used by more than one agent, which in the real-world system </w:t>
      </w:r>
      <w:r w:rsidR="00BA7C90">
        <w:rPr>
          <w:rFonts w:cs="Times New Roman"/>
          <w:szCs w:val="24"/>
        </w:rPr>
        <w:t>corresponds to</w:t>
      </w:r>
      <w:r>
        <w:rPr>
          <w:rFonts w:cs="Times New Roman"/>
          <w:szCs w:val="24"/>
        </w:rPr>
        <w:t xml:space="preserve"> an undesired collision.</w:t>
      </w:r>
    </w:p>
    <w:p w14:paraId="209485BD" w14:textId="77777777" w:rsidR="0079509C" w:rsidRDefault="0079509C" w:rsidP="0079509C">
      <w:pPr>
        <w:keepNext/>
        <w:contextualSpacing/>
        <w:jc w:val="center"/>
      </w:pPr>
      <w:r>
        <w:rPr>
          <w:rFonts w:cs="Times New Roman"/>
          <w:noProof/>
          <w:szCs w:val="24"/>
        </w:rPr>
        <mc:AlternateContent>
          <mc:Choice Requires="wpc">
            <w:drawing>
              <wp:inline distT="0" distB="0" distL="0" distR="0" wp14:anchorId="658D1674" wp14:editId="70A34C2F">
                <wp:extent cx="3561715" cy="1416050"/>
                <wp:effectExtent l="0" t="0" r="635" b="0"/>
                <wp:docPr id="234629013" name="Canvas 1" descr="Two images of conflicts which can be experienced in the multi-agent problems discussed in this work."/>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43867613" name="Picture 743867613" descr="Image, left, demonstrating a vertex conflict in the next timestep. Two agents are planning to move into the same space, from different starting locations."/>
                          <pic:cNvPicPr>
                            <a:picLocks noChangeAspect="1"/>
                          </pic:cNvPicPr>
                        </pic:nvPicPr>
                        <pic:blipFill>
                          <a:blip r:embed="rId16"/>
                          <a:stretch>
                            <a:fillRect/>
                          </a:stretch>
                        </pic:blipFill>
                        <pic:spPr>
                          <a:xfrm>
                            <a:off x="0" y="0"/>
                            <a:ext cx="1380952" cy="1380952"/>
                          </a:xfrm>
                          <a:prstGeom prst="rect">
                            <a:avLst/>
                          </a:prstGeom>
                        </pic:spPr>
                      </pic:pic>
                      <pic:pic xmlns:pic="http://schemas.openxmlformats.org/drawingml/2006/picture">
                        <pic:nvPicPr>
                          <pic:cNvPr id="433128818" name="Picture 433128818" descr="Image, right, of two agents experiencing an edge conflict. The agents are starting off adjacent to each other and attempting to move into each other's nodes. The movements share an edge, which is disallowed in this work."/>
                          <pic:cNvPicPr>
                            <a:picLocks noChangeAspect="1"/>
                          </pic:cNvPicPr>
                        </pic:nvPicPr>
                        <pic:blipFill>
                          <a:blip r:embed="rId20"/>
                          <a:stretch>
                            <a:fillRect/>
                          </a:stretch>
                        </pic:blipFill>
                        <pic:spPr>
                          <a:xfrm>
                            <a:off x="1723620" y="0"/>
                            <a:ext cx="1838095" cy="1380952"/>
                          </a:xfrm>
                          <a:prstGeom prst="rect">
                            <a:avLst/>
                          </a:prstGeom>
                        </pic:spPr>
                      </pic:pic>
                    </wpc:wpc>
                  </a:graphicData>
                </a:graphic>
              </wp:inline>
            </w:drawing>
          </mc:Choice>
          <mc:Fallback>
            <w:pict>
              <v:group w14:anchorId="07D7F42B" id="Canvas 1" o:spid="_x0000_s1026" editas="canvas" alt="Two images of conflicts which can be experienced in the multi-agent problems discussed in this work." style="width:280.45pt;height:111.5pt;mso-position-horizontal-relative:char;mso-position-vertical-relative:line" coordsize="35617,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wo images of conflicts which can be experienced in the multi-agent problems discussed in this work." style="position:absolute;width:35617;height:14160;visibility:visible;mso-wrap-style:square" filled="t">
                  <v:fill o:detectmouseclick="t"/>
                  <v:path o:connecttype="none"/>
                </v:shape>
                <v:shape id="Picture 743867613" o:spid="_x0000_s1028" type="#_x0000_t75" alt="Image, left, demonstrating a vertex conflict in the next timestep. Two agents are planning to move into the same space, from different starting locations." style="position:absolute;width:13809;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">
                  <v:imagedata r:id="rId21" o:title="Image, left, demonstrating a vertex conflict in the next timestep. Two agents are planning to move into the same space, from different starting locations"/>
                </v:shape>
                <v:shape id="Picture 433128818" o:spid="_x0000_s1029" type="#_x0000_t75" alt="Image, right, of two agents experiencing an edge conflict. The agents are starting off adjacent to each other and attempting to move into each other's nodes. The movements share an edge, which is disallowed in this work." style="position:absolute;left:17236;width:18381;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">
                  <v:imagedata r:id="rId22" o:title="Image, right, of two agents experiencing an edge conflict. The agents are starting off adjacent to each other and attempting to move into each other's nodes. The movements share an edge, which is disallowed in this work"/>
                </v:shape>
                <w10:anchorlock/>
              </v:group>
            </w:pict>
          </mc:Fallback>
        </mc:AlternateContent>
      </w:r>
    </w:p>
    <w:p w14:paraId="7CDB64C5" w14:textId="4955F806" w:rsidR="0079509C" w:rsidRPr="009B7726" w:rsidRDefault="0079509C" w:rsidP="0079509C">
      <w:pPr>
        <w:pStyle w:val="Caption"/>
        <w:keepLines/>
        <w:jc w:val="center"/>
        <w:rPr>
          <w:rFonts w:cs="Times New Roman"/>
          <w:vanish/>
          <w:szCs w:val="24"/>
          <w:specVanish/>
        </w:rPr>
      </w:pPr>
      <w:bookmarkStart w:id="32" w:name="_Ref151162972"/>
      <w:bookmarkStart w:id="33" w:name="_Ref151344302"/>
      <w:bookmarkStart w:id="34" w:name="_Toc151828272"/>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3667A2">
        <w:rPr>
          <w:rFonts w:cs="Times New Roman"/>
          <w:b/>
          <w:bCs/>
          <w:noProof/>
          <w:szCs w:val="24"/>
        </w:rPr>
        <w:t>3</w:t>
      </w:r>
      <w:r w:rsidRPr="009B7726">
        <w:rPr>
          <w:rFonts w:cs="Times New Roman"/>
          <w:b/>
          <w:bCs/>
          <w:szCs w:val="24"/>
        </w:rPr>
        <w:fldChar w:fldCharType="end"/>
      </w:r>
      <w:bookmarkEnd w:id="32"/>
      <w:r w:rsidRPr="009B7726">
        <w:rPr>
          <w:rFonts w:cs="Times New Roman"/>
          <w:b/>
          <w:bCs/>
          <w:szCs w:val="24"/>
        </w:rPr>
        <w:t>:</w:t>
      </w:r>
      <w:r w:rsidRPr="006F0592">
        <w:rPr>
          <w:rFonts w:cs="Times New Roman"/>
          <w:szCs w:val="24"/>
        </w:rPr>
        <w:t xml:space="preserve"> Two conflict</w:t>
      </w:r>
      <w:r>
        <w:rPr>
          <w:rFonts w:cs="Times New Roman"/>
          <w:szCs w:val="24"/>
        </w:rPr>
        <w:t xml:space="preserve"> types</w:t>
      </w:r>
      <w:r w:rsidRPr="006F0592">
        <w:rPr>
          <w:rFonts w:cs="Times New Roman"/>
          <w:szCs w:val="24"/>
        </w:rPr>
        <w:t xml:space="preserve"> agents may experience</w:t>
      </w:r>
      <w:bookmarkEnd w:id="33"/>
      <w:bookmarkEnd w:id="34"/>
    </w:p>
    <w:p w14:paraId="362E12D0" w14:textId="39F9432D" w:rsidR="0079509C" w:rsidRDefault="0079509C" w:rsidP="0079509C">
      <w:pPr>
        <w:pStyle w:val="Caption"/>
        <w:keepLines/>
        <w:jc w:val="center"/>
        <w:rPr>
          <w:rFonts w:cs="Times New Roman"/>
          <w:szCs w:val="24"/>
        </w:rPr>
      </w:pPr>
      <w:r w:rsidRPr="006F0592">
        <w:rPr>
          <w:rFonts w:cs="Times New Roman"/>
          <w:szCs w:val="24"/>
        </w:rPr>
        <w:t xml:space="preserve"> when moving within a multi-agent problem instance, rendered in FleetBench.</w:t>
      </w:r>
      <w:r>
        <w:rPr>
          <w:rFonts w:cs="Times New Roman"/>
          <w:szCs w:val="24"/>
        </w:rPr>
        <w:t xml:space="preserve"> Left: Vertex conflict. Right: Edge conflict.</w:t>
      </w:r>
    </w:p>
    <w:p w14:paraId="429402F4" w14:textId="2255E694" w:rsidR="006467B4" w:rsidRPr="00D4187B" w:rsidRDefault="006467B4" w:rsidP="006467B4">
      <w:pPr>
        <w:spacing w:line="480" w:lineRule="auto"/>
        <w:ind w:firstLine="720"/>
        <w:contextualSpacing/>
        <w:rPr>
          <w:rFonts w:cs="Times New Roman"/>
          <w:szCs w:val="24"/>
        </w:rPr>
      </w:pPr>
      <w:r>
        <w:rPr>
          <w:rFonts w:cs="Times New Roman"/>
          <w:szCs w:val="24"/>
        </w:rPr>
        <w:t xml:space="preserve">Further conflicts exist but in general there is no unified requirement for certain conflicts to be observed throughout the literature </w:t>
      </w:r>
      <w:r>
        <w:rPr>
          <w:rFonts w:cs="Times New Roman"/>
          <w:szCs w:val="24"/>
        </w:rPr>
        <w:fldChar w:fldCharType="begin"/>
      </w:r>
      <w:r w:rsidR="0098431F">
        <w:rPr>
          <w:rFonts w:cs="Times New Roman"/>
          <w:szCs w:val="24"/>
        </w:rPr>
        <w:instrText xml:space="preserve"> ADDIN ZOTERO_ITEM CSL_CITATION {"citationID":"6HC7X0Am","properties":{"formattedCitation":"[11]","plainCitation":"[11]","noteIndex":0},"citationItems":[{"id":214,"uris":["http://zotero.org/users/local/rYTxwDyY/items/Z3A4NJ2U"],"itemData":{"id":214,"type":"article-journal","abstract":"The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98431F" w:rsidRPr="0098431F">
        <w:rPr>
          <w:rFonts w:cs="Times New Roman"/>
        </w:rPr>
        <w:t>[11]</w:t>
      </w:r>
      <w:r>
        <w:rPr>
          <w:rFonts w:cs="Times New Roman"/>
          <w:szCs w:val="24"/>
        </w:rPr>
        <w:fldChar w:fldCharType="end"/>
      </w:r>
      <w:r>
        <w:rPr>
          <w:rFonts w:cs="Times New Roman"/>
          <w:szCs w:val="24"/>
        </w:rPr>
        <w:t>.</w:t>
      </w:r>
    </w:p>
    <w:p w14:paraId="32198364" w14:textId="3311FD90" w:rsidR="006467B4" w:rsidRPr="00DD270A" w:rsidRDefault="006467B4" w:rsidP="006467B4">
      <w:pPr>
        <w:spacing w:line="480" w:lineRule="auto"/>
        <w:ind w:firstLine="720"/>
        <w:contextualSpacing/>
        <w:rPr>
          <w:rFonts w:cs="Times New Roman"/>
          <w:szCs w:val="24"/>
        </w:rPr>
      </w:pPr>
      <w:r>
        <w:rPr>
          <w:rFonts w:cs="Times New Roman"/>
          <w:szCs w:val="24"/>
        </w:rPr>
        <w:t xml:space="preserve">Formally expressing these conflicts in the context of MAPF and MAPD systems is done by representing a moment in time where two agents will occupy the same space. In the typical construction each agent has a series of positions it intends to inhabit, separated by timesteps, called a plan. The space-time position of agent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i</m:t>
            </m:r>
          </m:sub>
        </m:sSub>
      </m:oMath>
      <w:r>
        <w:rPr>
          <w:rFonts w:eastAsiaTheme="minorEastAsia" w:cs="Times New Roman"/>
          <w:szCs w:val="24"/>
        </w:rPr>
        <w:t xml:space="preserve"> </w:t>
      </w:r>
      <w:r w:rsidR="00BA7C90">
        <w:rPr>
          <w:rFonts w:eastAsiaTheme="minorEastAsia" w:cs="Times New Roman"/>
          <w:szCs w:val="24"/>
        </w:rPr>
        <w:t>located at some node</w:t>
      </w:r>
      <w:r>
        <w:rPr>
          <w:rFonts w:cs="Times New Roman"/>
          <w:szCs w:val="24"/>
        </w:rPr>
        <w:t xml:space="preserve"> </w:t>
      </w:r>
      <m:oMath>
        <m:r>
          <m:rPr>
            <m:sty m:val="bi"/>
          </m:rPr>
          <w:rPr>
            <w:rFonts w:ascii="Cambria Math" w:hAnsi="Cambria Math" w:cs="Times New Roman"/>
            <w:szCs w:val="24"/>
          </w:rPr>
          <m:t>v</m:t>
        </m:r>
      </m:oMath>
      <w:r>
        <w:rPr>
          <w:rFonts w:cs="Times New Roman"/>
          <w:szCs w:val="24"/>
        </w:rPr>
        <w:t xml:space="preserve"> at any timestep </w:t>
      </w:r>
      <m:oMath>
        <m:r>
          <m:rPr>
            <m:sty m:val="bi"/>
          </m:rPr>
          <w:rPr>
            <w:rFonts w:ascii="Cambria Math" w:hAnsi="Cambria Math" w:cs="Times New Roman"/>
            <w:szCs w:val="24"/>
          </w:rPr>
          <m:t>t</m:t>
        </m:r>
      </m:oMath>
      <w:r>
        <w:rPr>
          <w:rFonts w:cs="Times New Roman"/>
          <w:szCs w:val="24"/>
        </w:rPr>
        <w:t xml:space="preserve"> is given as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i</m:t>
            </m:r>
          </m:sub>
        </m:sSub>
        <m:r>
          <m:rPr>
            <m:sty m:val="bi"/>
          </m:rPr>
          <w:rPr>
            <w:rFonts w:ascii="Cambria Math" w:hAnsi="Cambria Math" w:cs="Times New Roman"/>
            <w:szCs w:val="24"/>
          </w:rPr>
          <m:t>(v, t)</m:t>
        </m:r>
      </m:oMath>
      <w:r>
        <w:rPr>
          <w:rFonts w:cs="Times New Roman"/>
          <w:szCs w:val="24"/>
        </w:rPr>
        <w:t>.</w:t>
      </w:r>
    </w:p>
    <w:p w14:paraId="17D26441" w14:textId="77777777" w:rsidR="006467B4" w:rsidRDefault="006467B4" w:rsidP="006467B4">
      <w:pPr>
        <w:spacing w:line="480" w:lineRule="auto"/>
        <w:ind w:firstLine="720"/>
        <w:contextualSpacing/>
        <w:rPr>
          <w:rFonts w:cs="Times New Roman"/>
          <w:szCs w:val="24"/>
        </w:rPr>
      </w:pPr>
      <w:r>
        <w:rPr>
          <w:rFonts w:cs="Times New Roman"/>
          <w:szCs w:val="24"/>
        </w:rPr>
        <w:t xml:space="preserve">A vertex conflict arises when two agents attempt to occupy the same node </w:t>
      </w:r>
      <m:oMath>
        <m:r>
          <m:rPr>
            <m:sty m:val="bi"/>
          </m:rPr>
          <w:rPr>
            <w:rFonts w:ascii="Cambria Math" w:hAnsi="Cambria Math" w:cs="Times New Roman"/>
            <w:szCs w:val="24"/>
          </w:rPr>
          <m:t>v</m:t>
        </m:r>
      </m:oMath>
      <w:r>
        <w:rPr>
          <w:rFonts w:cs="Times New Roman"/>
          <w:szCs w:val="24"/>
        </w:rPr>
        <w:t xml:space="preserve"> at the same time:</w:t>
      </w:r>
    </w:p>
    <w:p w14:paraId="7D5CCBAE" w14:textId="77777777" w:rsidR="006467B4" w:rsidRPr="00690B46" w:rsidRDefault="00000000" w:rsidP="006467B4">
      <w:pPr>
        <w:spacing w:line="480" w:lineRule="auto"/>
        <w:ind w:firstLine="720"/>
        <w:contextualSpacing/>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(v, 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(v, t)</m:t>
          </m:r>
        </m:oMath>
      </m:oMathPara>
    </w:p>
    <w:p w14:paraId="6BFEC9A5" w14:textId="2EE5C207" w:rsidR="006467B4" w:rsidRDefault="006467B4" w:rsidP="006467B4">
      <w:pPr>
        <w:spacing w:line="480" w:lineRule="auto"/>
        <w:ind w:firstLine="720"/>
        <w:contextualSpacing/>
        <w:rPr>
          <w:rFonts w:cs="Times New Roman"/>
          <w:szCs w:val="24"/>
        </w:rPr>
      </w:pPr>
      <w:r>
        <w:rPr>
          <w:rFonts w:cs="Times New Roman"/>
          <w:szCs w:val="24"/>
        </w:rPr>
        <w:t xml:space="preserve">Swapping conflicts occur when two agents attempt to use the same edge </w:t>
      </w:r>
      <m:oMath>
        <m:r>
          <m:rPr>
            <m:sty m:val="bi"/>
          </m:rPr>
          <w:rPr>
            <w:rFonts w:ascii="Cambria Math" w:hAnsi="Cambria Math" w:cs="Times New Roman"/>
            <w:szCs w:val="24"/>
          </w:rPr>
          <m:t>E</m:t>
        </m:r>
      </m:oMath>
      <w:r>
        <w:rPr>
          <w:rFonts w:cs="Times New Roman"/>
          <w:szCs w:val="24"/>
        </w:rPr>
        <w:t xml:space="preserve"> to reach new nodes. Because an edge connects only two nodes, the agents are attempting to swap node positions and would collide on the way to their planned locations:</w:t>
      </w:r>
    </w:p>
    <w:p w14:paraId="288AAD76" w14:textId="77777777" w:rsidR="006467B4" w:rsidRPr="00690B46" w:rsidRDefault="00000000" w:rsidP="006467B4">
      <w:pPr>
        <w:spacing w:line="480" w:lineRule="auto"/>
        <w:ind w:firstLine="720"/>
        <w:contextualSpacing/>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(x, t+1)=</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(x, t) </m:t>
          </m:r>
          <m:r>
            <m:rPr>
              <m:nor/>
            </m:rPr>
            <w:rPr>
              <w:rFonts w:ascii="Cambria Math" w:hAnsi="Cambria Math" w:cs="Times New Roman"/>
              <w:szCs w:val="24"/>
            </w:rPr>
            <m:t xml:space="preserve">and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(x,t+1)=</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(x, t)</m:t>
          </m:r>
        </m:oMath>
      </m:oMathPara>
    </w:p>
    <w:p w14:paraId="6B2D5EB5" w14:textId="205148B5" w:rsidR="006467B4" w:rsidRDefault="006467B4" w:rsidP="006467B4">
      <w:pPr>
        <w:spacing w:line="480" w:lineRule="auto"/>
        <w:ind w:firstLine="720"/>
        <w:contextualSpacing/>
        <w:rPr>
          <w:rFonts w:cs="Times New Roman"/>
          <w:szCs w:val="24"/>
        </w:rPr>
      </w:pPr>
      <w:r>
        <w:rPr>
          <w:rFonts w:cs="Times New Roman"/>
          <w:szCs w:val="24"/>
        </w:rPr>
        <w:t xml:space="preserve">With these restrictions in place, it is now possible to evaluate which nodes and edges are available for use at any given time. Actions which would cause vertex or swapping conflicts are marked off </w:t>
      </w:r>
      <w:r w:rsidR="00BA7C90">
        <w:rPr>
          <w:rFonts w:cs="Times New Roman"/>
          <w:szCs w:val="24"/>
        </w:rPr>
        <w:t xml:space="preserve">as impossible </w:t>
      </w:r>
      <w:r>
        <w:rPr>
          <w:rFonts w:cs="Times New Roman"/>
          <w:szCs w:val="24"/>
        </w:rPr>
        <w:t>during search and traversal.</w:t>
      </w:r>
    </w:p>
    <w:p w14:paraId="46973399" w14:textId="695EFAA1" w:rsidR="006467B4" w:rsidRDefault="006467B4" w:rsidP="006467B4">
      <w:pPr>
        <w:spacing w:line="480" w:lineRule="auto"/>
        <w:ind w:firstLine="720"/>
        <w:contextualSpacing/>
        <w:rPr>
          <w:rFonts w:cs="Times New Roman"/>
          <w:szCs w:val="24"/>
        </w:rPr>
      </w:pPr>
      <w:r>
        <w:rPr>
          <w:rFonts w:cs="Times New Roman"/>
          <w:szCs w:val="24"/>
        </w:rPr>
        <w:t>In MAPF problems, objectives or tasks are expressed as the need for an agent (which may or may not be a particular agent from the set of agents in the system) to be in a specific location. The MAPD problem is an augmentation of the MAPF statement to include a two-part task. This task includes a demand for an agent to be present at some location for a “pickup” action, followed by a need for the same agent to be in a location afterwards to perform a “delivery” action. Therefore, any agent in an MAPF or MAPD problem with an assigned task will have some target node to reach, ideally in the fewest number of timesteps possible.</w:t>
      </w:r>
    </w:p>
    <w:p w14:paraId="31A35983" w14:textId="77777777" w:rsidR="006467B4" w:rsidRDefault="006467B4" w:rsidP="006467B4">
      <w:pPr>
        <w:spacing w:line="480" w:lineRule="auto"/>
        <w:ind w:firstLine="720"/>
        <w:contextualSpacing/>
        <w:rPr>
          <w:rFonts w:cs="Times New Roman"/>
          <w:b/>
          <w:bCs/>
          <w:szCs w:val="24"/>
        </w:rPr>
      </w:pPr>
      <w:r>
        <w:rPr>
          <w:rFonts w:cs="Times New Roman"/>
          <w:szCs w:val="24"/>
        </w:rPr>
        <w:t>With these definitions and restrictions in place, it is possible to begin seeking optimal paths.</w:t>
      </w:r>
    </w:p>
    <w:p w14:paraId="3F3C137D" w14:textId="63F0A4F8" w:rsidR="006467B4" w:rsidRDefault="00690ADA" w:rsidP="00690ADA">
      <w:pPr>
        <w:pStyle w:val="Heading3"/>
      </w:pPr>
      <w:bookmarkStart w:id="35" w:name="_Toc151829319"/>
      <w:r>
        <w:t>Basic Approaches</w:t>
      </w:r>
      <w:bookmarkEnd w:id="35"/>
    </w:p>
    <w:p w14:paraId="7EC481B7" w14:textId="1A0F6319" w:rsidR="006467B4" w:rsidRPr="006D6687" w:rsidRDefault="006467B4" w:rsidP="006467B4">
      <w:pPr>
        <w:spacing w:line="480" w:lineRule="auto"/>
        <w:contextualSpacing/>
        <w:rPr>
          <w:rFonts w:cs="Times New Roman"/>
          <w:szCs w:val="24"/>
        </w:rPr>
      </w:pPr>
      <w:r>
        <w:rPr>
          <w:rFonts w:cs="Times New Roman"/>
          <w:b/>
          <w:bCs/>
          <w:szCs w:val="24"/>
        </w:rPr>
        <w:tab/>
      </w:r>
      <w:r>
        <w:rPr>
          <w:rFonts w:cs="Times New Roman"/>
          <w:szCs w:val="24"/>
        </w:rPr>
        <w:t>The single-agent pathfinding (SAPF) problem has been thoroughly investigated in literature for some time. The SAPF problem shares similar concepts with the MAPF or MAPD problems, in that a path must be found for each agent</w:t>
      </w:r>
      <w:r w:rsidR="00BA7C90">
        <w:rPr>
          <w:rFonts w:cs="Times New Roman"/>
          <w:szCs w:val="24"/>
        </w:rPr>
        <w:t xml:space="preserve"> in the system (in this case, just one)</w:t>
      </w:r>
      <w:r>
        <w:rPr>
          <w:rFonts w:cs="Times New Roman"/>
          <w:szCs w:val="24"/>
        </w:rPr>
        <w:t xml:space="preserve">. However, the results do not generalize to the multi-agent case—single-agent solutions make no effort to avoid other agents, by definition. There are sufficiently many similarities that solutions to the SAPF problem can be adapted as a starting point for </w:t>
      </w:r>
      <w:r>
        <w:rPr>
          <w:rFonts w:cs="Times New Roman"/>
          <w:szCs w:val="24"/>
        </w:rPr>
        <w:lastRenderedPageBreak/>
        <w:t>addressing multi-agent problems.</w:t>
      </w:r>
      <w:r w:rsidR="00BA7C90">
        <w:rPr>
          <w:rFonts w:cs="Times New Roman"/>
          <w:szCs w:val="24"/>
        </w:rPr>
        <w:t xml:space="preserve"> This section presents the techniques which serve as primitives for the algorithms which will be used in Chapters 4 and 5.</w:t>
      </w:r>
    </w:p>
    <w:p w14:paraId="53B14B7B" w14:textId="77777777" w:rsidR="006467B4" w:rsidRPr="00362929" w:rsidRDefault="006467B4" w:rsidP="00690ADA">
      <w:pPr>
        <w:pStyle w:val="Heading4"/>
      </w:pPr>
      <w:bookmarkStart w:id="36" w:name="_Toc151829320"/>
      <w:r>
        <w:t xml:space="preserve">The </w:t>
      </w:r>
      <w:r w:rsidRPr="00362929">
        <w:t>A*</w:t>
      </w:r>
      <w:r>
        <w:t xml:space="preserve"> Algorithm</w:t>
      </w:r>
      <w:bookmarkEnd w:id="36"/>
    </w:p>
    <w:p w14:paraId="53A98D37" w14:textId="1E2EC509" w:rsidR="006467B4" w:rsidRDefault="006467B4" w:rsidP="006467B4">
      <w:pPr>
        <w:spacing w:line="480" w:lineRule="auto"/>
        <w:ind w:firstLine="720"/>
        <w:contextualSpacing/>
        <w:rPr>
          <w:rFonts w:cs="Times New Roman"/>
          <w:szCs w:val="24"/>
        </w:rPr>
      </w:pPr>
      <w:r>
        <w:rPr>
          <w:rFonts w:cs="Times New Roman"/>
          <w:szCs w:val="24"/>
        </w:rPr>
        <w:t xml:space="preserve">One of the most useful results in the study of </w:t>
      </w:r>
      <w:r w:rsidR="00BA7C90">
        <w:rPr>
          <w:rFonts w:cs="Times New Roman"/>
          <w:szCs w:val="24"/>
        </w:rPr>
        <w:t xml:space="preserve">optimal </w:t>
      </w:r>
      <w:r>
        <w:rPr>
          <w:rFonts w:cs="Times New Roman"/>
          <w:szCs w:val="24"/>
        </w:rPr>
        <w:t xml:space="preserve">graph traversal is the A* algorithm </w:t>
      </w:r>
      <w:r>
        <w:rPr>
          <w:rFonts w:cs="Times New Roman"/>
          <w:szCs w:val="24"/>
        </w:rPr>
        <w:fldChar w:fldCharType="begin"/>
      </w:r>
      <w:r w:rsidR="0098431F">
        <w:rPr>
          <w:rFonts w:cs="Times New Roman"/>
          <w:szCs w:val="24"/>
        </w:rPr>
        <w:instrText xml:space="preserve"> ADDIN ZOTERO_ITEM CSL_CITATION {"citationID":"BLct1ILP","properties":{"formattedCitation":"[14]","plainCitation":"[14]","noteIndex":0},"citationItems":[{"id":259,"uris":["http://zotero.org/users/local/rYTxwDyY/items/B3T5CQPC"],"itemData":{"id":259,"type":"article-journal","abstract":"Although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strategies.","container-title":"IEEE Transactions on Systems Science and Cybernetics","DOI":"10.1109/TSSC.1968.300136","ISSN":"2168-2887","issue":"2","note":"event-title: IEEE Transactions on Systems Science and Cybernetics","page":"100-107","source":"IEEE Xplore","title":"A Formal Basis for the Heuristic Determination of Minimum Cost Paths","volume":"4","author":[{"family":"Hart","given":"Peter E."},{"family":"Nilsson","given":"Nils J."},{"family":"Raphael","given":"Bertram"}],"issued":{"date-parts":[["1968",7]]}}}],"schema":"https://github.com/citation-style-language/schema/raw/master/csl-citation.json"} </w:instrText>
      </w:r>
      <w:r>
        <w:rPr>
          <w:rFonts w:cs="Times New Roman"/>
          <w:szCs w:val="24"/>
        </w:rPr>
        <w:fldChar w:fldCharType="separate"/>
      </w:r>
      <w:r w:rsidR="0098431F" w:rsidRPr="0098431F">
        <w:rPr>
          <w:rFonts w:cs="Times New Roman"/>
        </w:rPr>
        <w:t>[14]</w:t>
      </w:r>
      <w:r>
        <w:rPr>
          <w:rFonts w:cs="Times New Roman"/>
          <w:szCs w:val="24"/>
        </w:rPr>
        <w:fldChar w:fldCharType="end"/>
      </w:r>
      <w:r>
        <w:rPr>
          <w:rFonts w:cs="Times New Roman"/>
          <w:szCs w:val="24"/>
        </w:rPr>
        <w:t xml:space="preserve">. This algorithm can be viewed as an extension of Dijkstra’s algorithm, which finds the shortest path between nodes (in terms of edge costs) via an exhaustive search. A* augments this approach with the use of a heuristic that guides the search by attaching an idea of proximity to the goal to each node explored, called a node’s </w:t>
      </w:r>
      <w:r w:rsidRPr="003F35C5">
        <w:rPr>
          <w:rFonts w:cs="Times New Roman"/>
          <w:i/>
          <w:iCs/>
          <w:szCs w:val="24"/>
        </w:rPr>
        <w:t>h-Score</w:t>
      </w:r>
      <w:r>
        <w:rPr>
          <w:rFonts w:cs="Times New Roman"/>
          <w:szCs w:val="24"/>
        </w:rPr>
        <w:t xml:space="preserve">. Choosing the next nodes to be explored using the best h-Score guides the algorithm to explore paths which approach the goal, until they cannot be further advanced. So long as certain qualities about the heuristic being used are guaranteed, A* returns provably optimal paths without over-processing the graph </w:t>
      </w:r>
      <w:r>
        <w:rPr>
          <w:rFonts w:cs="Times New Roman"/>
          <w:szCs w:val="24"/>
        </w:rPr>
        <w:fldChar w:fldCharType="begin"/>
      </w:r>
      <w:r w:rsidR="00844B80">
        <w:rPr>
          <w:rFonts w:cs="Times New Roman"/>
          <w:szCs w:val="24"/>
        </w:rPr>
        <w:instrText xml:space="preserve"> ADDIN ZOTERO_ITEM CSL_CITATION {"citationID":"Y2fA4j5E","properties":{"formattedCitation":"[29]","plainCitation":"[29]","noteIndex":0},"citationItems":[{"id":273,"uris":["http://zotero.org/users/local/rYTxwDyY/items/MA37CJHT"],"itemData":{"id":273,"type":"article-journal","abstract":"This paper reports several properties of heuristic best-first search strategies whose scoring functions ƒ depend on all the information available from each candidate path, not merely on the current cost g and the estimated completion cost h. It is shown that several known properties of A* retain their form (with the minmax of f playing the role of the optimal cost), which helps establish general tests of admissibility and general conditions for node expansion for these strategies. On the basis of this framework the computational optimality of A*, in the sense of never expanding a node that can be skipped by some other algorithm having access to the same heuristic information that A* uses, is examined. A hierarchy of four optimality types is defined and three classes of algorithms and four domains of problem instances are considered. Computational performances relative to these algorithms and domains are appraised. For each class-domain combination, we then identify the strongest type of optimality that exists and the algorithm for achieving it. The main results of this paper relate to the class of algorithms that, like A*, return optimal solutions (i.e., admissible) when all cost estimates are optimistic (i.e., h ≤ h*). On this class, A* is shown to be not optimal and it is also shown that no optimal algorithm exists, but if the performance tests are confirmed to cases in which the estimates are also consistent, then A* is indeed optimal. Additionally, A* is also shown to be optimal over a subset of the latter class containing all best-first algorithms that are guided by path-dependent evaluation functions.","container-title":"Journal of the ACM","DOI":"10.1145/3828.3830","ISSN":"0004-5411","issue":"3","journalAbbreviation":"J. ACM","page":"505–536","source":"ACM Digital Library","title":"Generalized best-first search strategies and the optimality of A*","volume":"32","author":[{"family":"Dechter","given":"Rina"},{"family":"Pearl","given":"Judea"}],"issued":{"date-parts":[["1985",7,1]]}}}],"schema":"https://github.com/citation-style-language/schema/raw/master/csl-citation.json"} </w:instrText>
      </w:r>
      <w:r>
        <w:rPr>
          <w:rFonts w:cs="Times New Roman"/>
          <w:szCs w:val="24"/>
        </w:rPr>
        <w:fldChar w:fldCharType="separate"/>
      </w:r>
      <w:r w:rsidR="00844B80" w:rsidRPr="00844B80">
        <w:rPr>
          <w:rFonts w:cs="Times New Roman"/>
        </w:rPr>
        <w:t>[29]</w:t>
      </w:r>
      <w:r>
        <w:rPr>
          <w:rFonts w:cs="Times New Roman"/>
          <w:szCs w:val="24"/>
        </w:rPr>
        <w:fldChar w:fldCharType="end"/>
      </w:r>
      <w:r>
        <w:rPr>
          <w:rFonts w:cs="Times New Roman"/>
          <w:szCs w:val="24"/>
        </w:rPr>
        <w:t>. The primary requirement for the heuristic function to do so is that it does not overestimate the distance to the goal.</w:t>
      </w:r>
    </w:p>
    <w:p w14:paraId="2A9B6786" w14:textId="5042FECA" w:rsidR="006467B4" w:rsidRDefault="006467B4" w:rsidP="006467B4">
      <w:pPr>
        <w:spacing w:line="480" w:lineRule="auto"/>
        <w:ind w:firstLine="720"/>
        <w:contextualSpacing/>
        <w:rPr>
          <w:rFonts w:cs="Times New Roman"/>
          <w:szCs w:val="24"/>
        </w:rPr>
      </w:pPr>
      <w:r>
        <w:rPr>
          <w:rFonts w:cs="Times New Roman"/>
          <w:szCs w:val="24"/>
        </w:rPr>
        <w:t>Several simple and intuitive heuristics exist. Dijkstra’s algorithm is functionally equivalent to the A* algorithm when the heuristic always returns 0, making no effort to distinguish best nodes. The Manhattan distance is a good model for 4-neighbor connected spaces, while the Chebyshev distance is well-suited for 8-neighbor connected spaces. In a continuous space, the Euclidean distance may be used.</w:t>
      </w:r>
      <w:r w:rsidR="00525A2B">
        <w:rPr>
          <w:rFonts w:cs="Times New Roman"/>
          <w:szCs w:val="24"/>
        </w:rPr>
        <w:t xml:space="preserve"> A visual comparison of what notions of distance look like in these three geometries is provided in </w:t>
      </w:r>
      <w:r w:rsidR="00525A2B">
        <w:rPr>
          <w:rFonts w:cs="Times New Roman"/>
          <w:szCs w:val="24"/>
        </w:rPr>
        <w:fldChar w:fldCharType="begin"/>
      </w:r>
      <w:r w:rsidR="00525A2B">
        <w:rPr>
          <w:rFonts w:cs="Times New Roman"/>
          <w:szCs w:val="24"/>
        </w:rPr>
        <w:instrText xml:space="preserve"> REF _Ref151163011 \h </w:instrText>
      </w:r>
      <w:r w:rsidR="00525A2B">
        <w:rPr>
          <w:rFonts w:cs="Times New Roman"/>
          <w:szCs w:val="24"/>
        </w:rPr>
      </w:r>
      <w:r w:rsidR="00525A2B">
        <w:rPr>
          <w:rFonts w:cs="Times New Roman"/>
          <w:szCs w:val="24"/>
        </w:rPr>
        <w:fldChar w:fldCharType="separate"/>
      </w:r>
      <w:r w:rsidR="003667A2" w:rsidRPr="009B7726">
        <w:rPr>
          <w:rFonts w:cs="Times New Roman"/>
          <w:b/>
          <w:bCs/>
          <w:szCs w:val="24"/>
        </w:rPr>
        <w:t xml:space="preserve">Figure </w:t>
      </w:r>
      <w:r w:rsidR="003667A2">
        <w:rPr>
          <w:rFonts w:cs="Times New Roman"/>
          <w:b/>
          <w:bCs/>
          <w:noProof/>
          <w:szCs w:val="24"/>
        </w:rPr>
        <w:t>4</w:t>
      </w:r>
      <w:r w:rsidR="00525A2B">
        <w:rPr>
          <w:rFonts w:cs="Times New Roman"/>
          <w:szCs w:val="24"/>
        </w:rPr>
        <w:fldChar w:fldCharType="end"/>
      </w:r>
      <w:r w:rsidR="00525A2B">
        <w:rPr>
          <w:rFonts w:cs="Times New Roman"/>
          <w:szCs w:val="24"/>
        </w:rPr>
        <w:t>.</w:t>
      </w:r>
    </w:p>
    <w:p w14:paraId="26DF52C7" w14:textId="77777777" w:rsidR="006467B4" w:rsidRDefault="006467B4" w:rsidP="006467B4">
      <w:pPr>
        <w:keepNext/>
        <w:ind w:firstLine="720"/>
        <w:contextualSpacing/>
        <w:jc w:val="center"/>
      </w:pPr>
      <w:r>
        <w:rPr>
          <w:noProof/>
        </w:rPr>
        <w:lastRenderedPageBreak/>
        <w:drawing>
          <wp:inline distT="0" distB="0" distL="0" distR="0" wp14:anchorId="7225A23A" wp14:editId="28CD8D73">
            <wp:extent cx="1762964" cy="1762964"/>
            <wp:effectExtent l="0" t="0" r="8890" b="8890"/>
            <wp:docPr id="1983181593" name="Picture 1" descr="The image shows the differences in how distances are measured in Euclidean, Manhattan, and Chebyshev geometries. Euclidian space is continuous, and the line moves directly from start to goal. Manhattan distances only travel in the cardinal directions through the space, forming a right angle. Chebyshev geometry is like Manhattan geometry, but with intercardinal (diagonal) movements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1593" name="Picture 1" descr="The image shows the differences in how distances are measured in Euclidean, Manhattan, and Chebyshev geometries. Euclidian space is continuous, and the line moves directly from start to goal. Manhattan distances only travel in the cardinal directions through the space, forming a right angle. Chebyshev geometry is like Manhattan geometry, but with intercardinal (diagonal) movements included."/>
                    <pic:cNvPicPr/>
                  </pic:nvPicPr>
                  <pic:blipFill>
                    <a:blip r:embed="rId23"/>
                    <a:stretch>
                      <a:fillRect/>
                    </a:stretch>
                  </pic:blipFill>
                  <pic:spPr>
                    <a:xfrm>
                      <a:off x="0" y="0"/>
                      <a:ext cx="1778755" cy="1778755"/>
                    </a:xfrm>
                    <a:prstGeom prst="rect">
                      <a:avLst/>
                    </a:prstGeom>
                  </pic:spPr>
                </pic:pic>
              </a:graphicData>
            </a:graphic>
          </wp:inline>
        </w:drawing>
      </w:r>
    </w:p>
    <w:p w14:paraId="05168497" w14:textId="31344C50" w:rsidR="009B7726" w:rsidRPr="009B7726" w:rsidRDefault="006467B4" w:rsidP="003C51E6">
      <w:pPr>
        <w:pStyle w:val="Caption"/>
        <w:keepLines/>
        <w:jc w:val="center"/>
        <w:rPr>
          <w:rFonts w:cs="Times New Roman"/>
          <w:vanish/>
          <w:szCs w:val="24"/>
          <w:specVanish/>
        </w:rPr>
      </w:pPr>
      <w:bookmarkStart w:id="37" w:name="_Ref151163011"/>
      <w:bookmarkStart w:id="38" w:name="_Toc151828273"/>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3667A2">
        <w:rPr>
          <w:rFonts w:cs="Times New Roman"/>
          <w:b/>
          <w:bCs/>
          <w:noProof/>
          <w:szCs w:val="24"/>
        </w:rPr>
        <w:t>4</w:t>
      </w:r>
      <w:r w:rsidRPr="009B7726">
        <w:rPr>
          <w:rFonts w:cs="Times New Roman"/>
          <w:b/>
          <w:bCs/>
          <w:szCs w:val="24"/>
        </w:rPr>
        <w:fldChar w:fldCharType="end"/>
      </w:r>
      <w:bookmarkEnd w:id="37"/>
      <w:r w:rsidRPr="009B7726">
        <w:rPr>
          <w:rFonts w:cs="Times New Roman"/>
          <w:b/>
          <w:bCs/>
          <w:szCs w:val="24"/>
        </w:rPr>
        <w:t>:</w:t>
      </w:r>
      <w:r w:rsidRPr="002119A9">
        <w:rPr>
          <w:rFonts w:cs="Times New Roman"/>
          <w:szCs w:val="24"/>
        </w:rPr>
        <w:t xml:space="preserve"> Three different measures of distances on a grid</w:t>
      </w:r>
      <w:bookmarkEnd w:id="38"/>
    </w:p>
    <w:p w14:paraId="607760A0" w14:textId="6482B2E9" w:rsidR="006467B4" w:rsidRPr="002119A9" w:rsidRDefault="006467B4" w:rsidP="003C51E6">
      <w:pPr>
        <w:pStyle w:val="Caption"/>
        <w:keepLines/>
        <w:jc w:val="center"/>
        <w:rPr>
          <w:rFonts w:cs="Times New Roman"/>
          <w:szCs w:val="24"/>
        </w:rPr>
      </w:pPr>
      <w:r>
        <w:rPr>
          <w:rFonts w:cs="Times New Roman"/>
          <w:szCs w:val="24"/>
        </w:rPr>
        <w:t xml:space="preserve"> rendered in FleetBench:</w:t>
      </w:r>
      <w:r w:rsidRPr="002119A9">
        <w:rPr>
          <w:rFonts w:cs="Times New Roman"/>
          <w:szCs w:val="24"/>
        </w:rPr>
        <w:t xml:space="preserve"> Euclidean </w:t>
      </w:r>
      <w:r>
        <w:rPr>
          <w:rFonts w:cs="Times New Roman"/>
          <w:szCs w:val="24"/>
        </w:rPr>
        <w:t>(orange</w:t>
      </w:r>
      <w:r w:rsidRPr="002119A9">
        <w:rPr>
          <w:rFonts w:cs="Times New Roman"/>
          <w:szCs w:val="24"/>
        </w:rPr>
        <w:t>), Manhattan (cyan), and Chebyshev (red).</w:t>
      </w:r>
    </w:p>
    <w:p w14:paraId="5EC2CD23" w14:textId="77777777" w:rsidR="006467B4" w:rsidRDefault="006467B4" w:rsidP="006467B4">
      <w:pPr>
        <w:spacing w:line="480" w:lineRule="auto"/>
        <w:contextualSpacing/>
        <w:rPr>
          <w:rFonts w:cs="Times New Roman"/>
          <w:szCs w:val="24"/>
        </w:rPr>
      </w:pPr>
      <w:r>
        <w:rPr>
          <w:rFonts w:cs="Times New Roman"/>
          <w:szCs w:val="24"/>
        </w:rPr>
        <w:tab/>
        <w:t>Each heuristic provides some quantitative value describing the distance between two points in their respective geometries and each is considered to be valid for use in the A* algorithm, provided they do not overestimate distance. For example, while the Euclidean distance may be employed in a 4-neighbor connected space (a straight line to the goal will always have less or equal length to any Manhattan distance), the Manhattan distance is not a usable heuristic in continuous spaces as it will overestimate the distance to the goal. In this work, the graph is assumed to describe a system with a Manhattan geometry, where a node may have up to four neighbors. Further, the edge cost for each movement is assumed to be the same, such that an agent exerts the same effort in moving any direction.</w:t>
      </w:r>
    </w:p>
    <w:p w14:paraId="7244B0F2" w14:textId="0F65B1B9" w:rsidR="006467B4" w:rsidRDefault="006467B4" w:rsidP="006467B4">
      <w:pPr>
        <w:spacing w:line="480" w:lineRule="auto"/>
        <w:contextualSpacing/>
        <w:rPr>
          <w:rFonts w:cs="Times New Roman"/>
          <w:szCs w:val="24"/>
        </w:rPr>
      </w:pPr>
      <w:r>
        <w:rPr>
          <w:rFonts w:cs="Times New Roman"/>
          <w:szCs w:val="24"/>
        </w:rPr>
        <w:tab/>
        <w:t xml:space="preserve">Two other scoring mechanisms are employed to inform the search. A node’s </w:t>
      </w:r>
      <w:r>
        <w:rPr>
          <w:rFonts w:cs="Times New Roman"/>
          <w:i/>
          <w:iCs/>
          <w:szCs w:val="24"/>
        </w:rPr>
        <w:t>g-Score</w:t>
      </w:r>
      <w:r>
        <w:rPr>
          <w:rFonts w:cs="Times New Roman"/>
          <w:szCs w:val="24"/>
        </w:rPr>
        <w:t xml:space="preserve"> is the length of the best path found to reach a node from the starting position. </w:t>
      </w:r>
      <w:r w:rsidR="00BA7C90">
        <w:rPr>
          <w:rFonts w:cs="Times New Roman"/>
          <w:szCs w:val="24"/>
        </w:rPr>
        <w:t>At any point during the search this can be used to find the best path from start to the node</w:t>
      </w:r>
      <w:r w:rsidR="00C905C1">
        <w:rPr>
          <w:rFonts w:cs="Times New Roman"/>
          <w:szCs w:val="24"/>
        </w:rPr>
        <w:t>.</w:t>
      </w:r>
      <w:r w:rsidR="00BA7C90">
        <w:rPr>
          <w:rFonts w:cs="Times New Roman"/>
          <w:szCs w:val="24"/>
        </w:rPr>
        <w:t xml:space="preserve"> </w:t>
      </w:r>
      <w:r w:rsidR="00C905C1">
        <w:rPr>
          <w:rFonts w:cs="Times New Roman"/>
          <w:szCs w:val="24"/>
        </w:rPr>
        <w:t>However,</w:t>
      </w:r>
      <w:r w:rsidR="00BA7C90">
        <w:rPr>
          <w:rFonts w:cs="Times New Roman"/>
          <w:szCs w:val="24"/>
        </w:rPr>
        <w:t xml:space="preserve"> it may not be</w:t>
      </w:r>
      <w:r>
        <w:rPr>
          <w:rFonts w:cs="Times New Roman"/>
          <w:szCs w:val="24"/>
        </w:rPr>
        <w:t xml:space="preserve"> the best possible path</w:t>
      </w:r>
      <w:r w:rsidR="00C905C1">
        <w:rPr>
          <w:rFonts w:cs="Times New Roman"/>
          <w:szCs w:val="24"/>
        </w:rPr>
        <w:t xml:space="preserve"> in the whole graph</w:t>
      </w:r>
      <w:r>
        <w:rPr>
          <w:rFonts w:cs="Times New Roman"/>
          <w:szCs w:val="24"/>
        </w:rPr>
        <w:t xml:space="preserve">, so a node’s </w:t>
      </w:r>
      <w:r w:rsidRPr="00BF313A">
        <w:rPr>
          <w:rFonts w:cs="Times New Roman"/>
          <w:i/>
          <w:iCs/>
          <w:szCs w:val="24"/>
        </w:rPr>
        <w:t>g-Score</w:t>
      </w:r>
      <w:r>
        <w:rPr>
          <w:rFonts w:cs="Times New Roman"/>
          <w:szCs w:val="24"/>
        </w:rPr>
        <w:t xml:space="preserve"> may be updated over the course of the algorithm as improvements to the path are found. A node’s </w:t>
      </w:r>
      <w:r>
        <w:rPr>
          <w:rFonts w:cs="Times New Roman"/>
          <w:i/>
          <w:iCs/>
          <w:szCs w:val="24"/>
        </w:rPr>
        <w:t>f-Score</w:t>
      </w:r>
      <w:r>
        <w:rPr>
          <w:rFonts w:cs="Times New Roman"/>
          <w:szCs w:val="24"/>
        </w:rPr>
        <w:t xml:space="preserve"> </w:t>
      </w:r>
      <w:r>
        <w:rPr>
          <w:rFonts w:cs="Times New Roman"/>
          <w:szCs w:val="24"/>
        </w:rPr>
        <w:lastRenderedPageBreak/>
        <w:t xml:space="preserve">is the sum of a node’s </w:t>
      </w:r>
      <w:r w:rsidRPr="00BF313A">
        <w:rPr>
          <w:rFonts w:cs="Times New Roman"/>
          <w:i/>
          <w:iCs/>
          <w:szCs w:val="24"/>
        </w:rPr>
        <w:t>g-Score</w:t>
      </w:r>
      <w:r>
        <w:rPr>
          <w:rFonts w:cs="Times New Roman"/>
          <w:szCs w:val="24"/>
        </w:rPr>
        <w:t xml:space="preserve"> and </w:t>
      </w:r>
      <w:r w:rsidRPr="00BF313A">
        <w:rPr>
          <w:rFonts w:cs="Times New Roman"/>
          <w:i/>
          <w:iCs/>
          <w:szCs w:val="24"/>
        </w:rPr>
        <w:t>h-Score</w:t>
      </w:r>
      <w:r>
        <w:rPr>
          <w:rFonts w:cs="Times New Roman"/>
          <w:szCs w:val="24"/>
        </w:rPr>
        <w:t>, representing the estimate of the total length of a path which passes through the node on its way to the goal node.</w:t>
      </w:r>
    </w:p>
    <w:p w14:paraId="50453012" w14:textId="77777777" w:rsidR="006467B4" w:rsidRDefault="006467B4" w:rsidP="006467B4">
      <w:pPr>
        <w:spacing w:line="480" w:lineRule="auto"/>
        <w:contextualSpacing/>
        <w:rPr>
          <w:rFonts w:cs="Times New Roman"/>
          <w:szCs w:val="24"/>
        </w:rPr>
      </w:pPr>
      <w:r>
        <w:rPr>
          <w:rFonts w:cs="Times New Roman"/>
          <w:szCs w:val="24"/>
        </w:rPr>
        <w:tab/>
        <w:t>There are five subroutines called during the execution of A* which are defined and identified here for ease of reference:</w:t>
      </w:r>
    </w:p>
    <w:p w14:paraId="0951FBA2"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HDistance(</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an estimate of the distance between nodes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sidRPr="00702902">
        <w:rPr>
          <w:rFonts w:cs="Times New Roman"/>
          <w:szCs w:val="24"/>
        </w:rPr>
        <w:t xml:space="preserve"> and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xml:space="preserve">, determined by using </w:t>
      </w:r>
      <w:r>
        <w:rPr>
          <w:rFonts w:cs="Times New Roman"/>
          <w:szCs w:val="24"/>
        </w:rPr>
        <w:t xml:space="preserve">an </w:t>
      </w:r>
      <w:r w:rsidRPr="00702902">
        <w:rPr>
          <w:rFonts w:cs="Times New Roman"/>
          <w:szCs w:val="24"/>
        </w:rPr>
        <w:t>appropriate heuristic function.</w:t>
      </w:r>
    </w:p>
    <w:p w14:paraId="292F2835"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Neighbors(v)</m:t>
        </m:r>
      </m:oMath>
      <w:r w:rsidRPr="00702902">
        <w:rPr>
          <w:rFonts w:cs="Times New Roman"/>
          <w:szCs w:val="24"/>
        </w:rPr>
        <w:t xml:space="preserve"> returns the set of nodes which are connected to node </w:t>
      </w:r>
      <m:oMath>
        <m:r>
          <m:rPr>
            <m:sty m:val="bi"/>
          </m:rPr>
          <w:rPr>
            <w:rFonts w:ascii="Cambria Math" w:hAnsi="Cambria Math" w:cs="Times New Roman"/>
            <w:szCs w:val="24"/>
          </w:rPr>
          <m:t>v</m:t>
        </m:r>
      </m:oMath>
      <w:r w:rsidRPr="00702902">
        <w:rPr>
          <w:rFonts w:cs="Times New Roman"/>
          <w:szCs w:val="24"/>
        </w:rPr>
        <w:t xml:space="preserve"> via an edge. This function may be augmented to include the node </w:t>
      </w:r>
      <m:oMath>
        <m:r>
          <m:rPr>
            <m:sty m:val="bi"/>
          </m:rPr>
          <w:rPr>
            <w:rFonts w:ascii="Cambria Math" w:hAnsi="Cambria Math" w:cs="Times New Roman"/>
            <w:szCs w:val="24"/>
          </w:rPr>
          <m:t>v</m:t>
        </m:r>
      </m:oMath>
      <w:r w:rsidRPr="00702902">
        <w:rPr>
          <w:rFonts w:cs="Times New Roman"/>
          <w:szCs w:val="24"/>
        </w:rPr>
        <w:t xml:space="preserve"> in the returned values if an agent may be interested in waiting in the same position.</w:t>
      </w:r>
    </w:p>
    <w:p w14:paraId="11262F21" w14:textId="4B5FBD6E"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Cost(</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the edge cost of a movement from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sidRPr="00702902">
        <w:rPr>
          <w:rFonts w:cs="Times New Roman"/>
          <w:szCs w:val="24"/>
        </w:rPr>
        <w:t xml:space="preserve"> to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With the assumption that all edge costs are the same this function does not perform any calculation, but it may easily be augmented.</w:t>
      </w:r>
    </w:p>
    <w:p w14:paraId="00EACF79" w14:textId="07A02A01" w:rsidR="006467B4"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IsGoal(</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a Boolean </w:t>
      </w:r>
      <w:r w:rsidRPr="00702902">
        <w:rPr>
          <w:rFonts w:cs="Times New Roman"/>
          <w:i/>
          <w:iCs/>
          <w:szCs w:val="24"/>
        </w:rPr>
        <w:t>True</w:t>
      </w:r>
      <w:r w:rsidRPr="00702902">
        <w:rPr>
          <w:rFonts w:cs="Times New Roman"/>
          <w:szCs w:val="24"/>
        </w:rPr>
        <w:t xml:space="preserve"> value if the input node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Pr>
          <w:rFonts w:cs="Times New Roman"/>
          <w:szCs w:val="24"/>
        </w:rPr>
        <w:t xml:space="preserve"> </w:t>
      </w:r>
      <w:r w:rsidRPr="00702902">
        <w:rPr>
          <w:rFonts w:cs="Times New Roman"/>
          <w:szCs w:val="24"/>
        </w:rPr>
        <w:t>is the goal node</w:t>
      </w:r>
      <w:r w:rsidR="00C905C1">
        <w:rPr>
          <w:rFonts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xml:space="preserve">, and Boolean </w:t>
      </w:r>
      <w:r w:rsidRPr="00702902">
        <w:rPr>
          <w:rFonts w:cs="Times New Roman"/>
          <w:i/>
          <w:iCs/>
          <w:szCs w:val="24"/>
        </w:rPr>
        <w:t>False</w:t>
      </w:r>
      <w:r w:rsidRPr="00702902">
        <w:rPr>
          <w:rFonts w:cs="Times New Roman"/>
          <w:szCs w:val="24"/>
        </w:rPr>
        <w:t xml:space="preserve"> otherwise.</w:t>
      </w:r>
    </w:p>
    <w:p w14:paraId="4B25F733"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BuildPath(</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Pr>
          <w:rFonts w:eastAsiaTheme="minorEastAsia" w:cs="Times New Roman"/>
          <w:szCs w:val="24"/>
        </w:rPr>
        <w:t xml:space="preserve"> is used when the goal node is explored by the algorithm. Using saved </w:t>
      </w:r>
      <w:r w:rsidRPr="00BF313A">
        <w:rPr>
          <w:rFonts w:eastAsiaTheme="minorEastAsia" w:cs="Times New Roman"/>
          <w:i/>
          <w:iCs/>
          <w:szCs w:val="24"/>
        </w:rPr>
        <w:t>g-Score</w:t>
      </w:r>
      <w:r>
        <w:rPr>
          <w:rFonts w:eastAsiaTheme="minorEastAsia" w:cs="Times New Roman"/>
          <w:szCs w:val="24"/>
        </w:rPr>
        <w:t xml:space="preserve"> data, the optimal path to </w:t>
      </w:r>
      <m:oMath>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v</m:t>
            </m:r>
          </m:e>
          <m:sub>
            <m:r>
              <m:rPr>
                <m:sty m:val="bi"/>
              </m:rPr>
              <w:rPr>
                <w:rFonts w:ascii="Cambria Math" w:eastAsiaTheme="minorEastAsia" w:hAnsi="Cambria Math" w:cs="Times New Roman"/>
                <w:szCs w:val="24"/>
              </w:rPr>
              <m:t>1</m:t>
            </m:r>
          </m:sub>
        </m:sSub>
      </m:oMath>
      <w:r>
        <w:rPr>
          <w:rFonts w:eastAsiaTheme="minorEastAsia" w:cs="Times New Roman"/>
          <w:szCs w:val="24"/>
        </w:rPr>
        <w:t xml:space="preserve"> from </w:t>
      </w:r>
      <m:oMath>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v</m:t>
            </m:r>
          </m:e>
          <m:sub>
            <m:r>
              <m:rPr>
                <m:sty m:val="bi"/>
              </m:rPr>
              <w:rPr>
                <w:rFonts w:ascii="Cambria Math" w:eastAsiaTheme="minorEastAsia" w:hAnsi="Cambria Math" w:cs="Times New Roman"/>
                <w:szCs w:val="24"/>
              </w:rPr>
              <m:t>2</m:t>
            </m:r>
          </m:sub>
        </m:sSub>
      </m:oMath>
      <w:r>
        <w:rPr>
          <w:rFonts w:eastAsiaTheme="minorEastAsia" w:cs="Times New Roman"/>
          <w:szCs w:val="24"/>
        </w:rPr>
        <w:t xml:space="preserve"> is reconstructed, returning the ideal path to the goal.</w:t>
      </w:r>
    </w:p>
    <w:p w14:paraId="0A8939BF" w14:textId="1EAC7B6A" w:rsidR="006467B4" w:rsidRDefault="006467B4" w:rsidP="006467B4">
      <w:pPr>
        <w:spacing w:line="480" w:lineRule="auto"/>
        <w:contextualSpacing/>
        <w:rPr>
          <w:rFonts w:cs="Times New Roman"/>
          <w:szCs w:val="24"/>
        </w:rPr>
      </w:pPr>
      <w:r>
        <w:rPr>
          <w:rFonts w:cs="Times New Roman"/>
          <w:szCs w:val="24"/>
        </w:rPr>
        <w:tab/>
        <w:t xml:space="preserve">The </w:t>
      </w:r>
      <w:ins w:id="39" w:author="Tang, Ray" w:date="2023-11-30T23:19:00Z">
        <w:r w:rsidR="00F9051C" w:rsidRPr="00F9051C">
          <w:rPr>
            <w:rFonts w:cs="Times New Roman"/>
            <w:szCs w:val="24"/>
          </w:rPr>
          <w:t>pseudocode</w:t>
        </w:r>
      </w:ins>
      <w:ins w:id="40" w:author="Tang, Ray" w:date="2023-11-30T23:20:00Z">
        <w:r w:rsidR="00F9051C">
          <w:rPr>
            <w:rFonts w:cs="Times New Roman"/>
            <w:szCs w:val="24"/>
          </w:rPr>
          <w:t xml:space="preserve"> </w:t>
        </w:r>
      </w:ins>
      <w:del w:id="41" w:author="Tang, Ray" w:date="2023-11-30T23:19:00Z">
        <w:r w:rsidDel="00F9051C">
          <w:rPr>
            <w:rFonts w:cs="Times New Roman"/>
            <w:szCs w:val="24"/>
          </w:rPr>
          <w:delText>operating procedure</w:delText>
        </w:r>
      </w:del>
      <w:r>
        <w:rPr>
          <w:rFonts w:cs="Times New Roman"/>
          <w:szCs w:val="24"/>
        </w:rPr>
        <w:t xml:space="preserve"> for the A* algorithm is described in </w:t>
      </w:r>
      <w:r w:rsidR="0098199A">
        <w:rPr>
          <w:rFonts w:cs="Times New Roman"/>
          <w:szCs w:val="24"/>
        </w:rPr>
        <w:fldChar w:fldCharType="begin"/>
      </w:r>
      <w:r w:rsidR="0098199A">
        <w:rPr>
          <w:rFonts w:cs="Times New Roman"/>
          <w:szCs w:val="24"/>
        </w:rPr>
        <w:instrText xml:space="preserve"> REF _Ref151168111 \h </w:instrText>
      </w:r>
      <w:r w:rsidR="0098199A">
        <w:rPr>
          <w:rFonts w:cs="Times New Roman"/>
          <w:szCs w:val="24"/>
        </w:rPr>
      </w:r>
      <w:r w:rsidR="0098199A">
        <w:rPr>
          <w:rFonts w:cs="Times New Roman"/>
          <w:szCs w:val="24"/>
        </w:rPr>
        <w:fldChar w:fldCharType="separate"/>
      </w:r>
      <w:r w:rsidR="003667A2" w:rsidRPr="00E574D9">
        <w:rPr>
          <w:b/>
          <w:bCs/>
        </w:rPr>
        <w:t xml:space="preserve">Algorithm </w:t>
      </w:r>
      <w:r w:rsidR="003667A2">
        <w:rPr>
          <w:b/>
          <w:bCs/>
          <w:noProof/>
        </w:rPr>
        <w:t>1</w:t>
      </w:r>
      <w:r w:rsidR="0098199A">
        <w:rPr>
          <w:rFonts w:cs="Times New Roman"/>
          <w:szCs w:val="24"/>
        </w:rPr>
        <w:fldChar w:fldCharType="end"/>
      </w:r>
      <w:r>
        <w:rPr>
          <w:rFonts w:cs="Times New Roman"/>
          <w:szCs w:val="24"/>
        </w:rPr>
        <w:t xml:space="preserve">. Lines 2-6 describe the setup for the algorithm. The search is primarily driven by the </w:t>
      </w:r>
      <w:r>
        <w:rPr>
          <w:rFonts w:cs="Times New Roman"/>
          <w:i/>
          <w:iCs/>
          <w:szCs w:val="24"/>
        </w:rPr>
        <w:t>open</w:t>
      </w:r>
      <w:r>
        <w:rPr>
          <w:rFonts w:cs="Times New Roman"/>
          <w:szCs w:val="24"/>
        </w:rPr>
        <w:t xml:space="preserve"> set, which acts as a priority queue containing all nodes which are available for exploration, ordered in favor of the least remaining heuristic distance from the node to the </w:t>
      </w:r>
      <w:r>
        <w:rPr>
          <w:rFonts w:cs="Times New Roman"/>
          <w:szCs w:val="24"/>
        </w:rPr>
        <w:lastRenderedPageBreak/>
        <w:t xml:space="preserve">goal. The first node added to this set is the starting position, whose </w:t>
      </w:r>
      <w:r w:rsidRPr="00432342">
        <w:rPr>
          <w:rFonts w:cs="Times New Roman"/>
          <w:i/>
          <w:iCs/>
          <w:szCs w:val="24"/>
        </w:rPr>
        <w:t>g-Score</w:t>
      </w:r>
      <w:r>
        <w:rPr>
          <w:rFonts w:cs="Times New Roman"/>
          <w:szCs w:val="24"/>
        </w:rPr>
        <w:t xml:space="preserve"> is clearly zero. At this point in time, </w:t>
      </w:r>
      <w:r w:rsidRPr="00432342">
        <w:rPr>
          <w:rFonts w:cs="Times New Roman"/>
          <w:i/>
          <w:iCs/>
          <w:szCs w:val="24"/>
        </w:rPr>
        <w:t>g-Scores</w:t>
      </w:r>
      <w:r>
        <w:rPr>
          <w:rFonts w:cs="Times New Roman"/>
          <w:szCs w:val="24"/>
        </w:rPr>
        <w:t xml:space="preserve"> for other nodes are unknown and assumed to be infinite. The </w:t>
      </w:r>
      <w:r w:rsidRPr="00BF313A">
        <w:rPr>
          <w:rFonts w:cs="Times New Roman"/>
          <w:i/>
          <w:iCs/>
          <w:szCs w:val="24"/>
        </w:rPr>
        <w:t>f-Score</w:t>
      </w:r>
      <w:r>
        <w:rPr>
          <w:rFonts w:cs="Times New Roman"/>
          <w:szCs w:val="24"/>
        </w:rPr>
        <w:t xml:space="preserve"> for any node is simply the calculated heuristic distance, which for all nodes other than the start node is unknown</w:t>
      </w:r>
      <w:r w:rsidR="00C905C1">
        <w:rPr>
          <w:rFonts w:cs="Times New Roman"/>
          <w:szCs w:val="24"/>
        </w:rPr>
        <w:t xml:space="preserve"> and also assumed to be infinite</w:t>
      </w:r>
      <w:r>
        <w:rPr>
          <w:rFonts w:cs="Times New Roman"/>
          <w:szCs w:val="24"/>
        </w:rPr>
        <w:t>.</w:t>
      </w:r>
    </w:p>
    <w:p w14:paraId="26D7A5CE" w14:textId="118D0B81" w:rsidR="00CC4C04" w:rsidRDefault="00E574D9" w:rsidP="00D57CE3">
      <w:pPr>
        <w:pStyle w:val="Caption"/>
        <w:pBdr>
          <w:top w:val="single" w:sz="4" w:space="1" w:color="auto"/>
        </w:pBdr>
        <w:spacing w:after="0"/>
      </w:pPr>
      <w:bookmarkStart w:id="42" w:name="_Ref151168111"/>
      <w:bookmarkStart w:id="43" w:name="_Toc151828300"/>
      <w:r w:rsidRPr="00E574D9">
        <w:rPr>
          <w:b/>
          <w:bCs/>
        </w:rPr>
        <w:t xml:space="preserve">Algorithm </w:t>
      </w:r>
      <w:r w:rsidRPr="00E574D9">
        <w:rPr>
          <w:b/>
          <w:bCs/>
        </w:rPr>
        <w:fldChar w:fldCharType="begin"/>
      </w:r>
      <w:r w:rsidRPr="00E574D9">
        <w:rPr>
          <w:b/>
          <w:bCs/>
        </w:rPr>
        <w:instrText xml:space="preserve"> SEQ Algorithm \* ARABIC </w:instrText>
      </w:r>
      <w:r w:rsidRPr="00E574D9">
        <w:rPr>
          <w:b/>
          <w:bCs/>
        </w:rPr>
        <w:fldChar w:fldCharType="separate"/>
      </w:r>
      <w:r w:rsidR="003667A2">
        <w:rPr>
          <w:b/>
          <w:bCs/>
          <w:noProof/>
        </w:rPr>
        <w:t>1</w:t>
      </w:r>
      <w:r w:rsidRPr="00E574D9">
        <w:rPr>
          <w:b/>
          <w:bCs/>
        </w:rPr>
        <w:fldChar w:fldCharType="end"/>
      </w:r>
      <w:bookmarkEnd w:id="42"/>
      <w:r w:rsidRPr="00E574D9">
        <w:rPr>
          <w:b/>
          <w:bCs/>
        </w:rPr>
        <w:t>.</w:t>
      </w:r>
      <w:r>
        <w:t xml:space="preserve"> The A* algorithm</w:t>
      </w:r>
      <w:bookmarkEnd w:id="4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208B1F05" w14:textId="77777777" w:rsidTr="00D57CE3">
        <w:tc>
          <w:tcPr>
            <w:tcW w:w="216" w:type="pct"/>
            <w:tcBorders>
              <w:top w:val="single" w:sz="4" w:space="0" w:color="auto"/>
            </w:tcBorders>
          </w:tcPr>
          <w:p w14:paraId="68B9A4B8" w14:textId="77777777" w:rsidR="006467B4" w:rsidRPr="00E13A2B" w:rsidRDefault="006467B4">
            <w:pPr>
              <w:pStyle w:val="Algorithm"/>
              <w:keepNext/>
              <w:numPr>
                <w:ilvl w:val="0"/>
                <w:numId w:val="4"/>
              </w:numPr>
              <w:rPr>
                <w:rFonts w:cstheme="minorHAnsi"/>
              </w:rPr>
            </w:pPr>
          </w:p>
        </w:tc>
        <w:tc>
          <w:tcPr>
            <w:tcW w:w="4784" w:type="pct"/>
            <w:tcBorders>
              <w:top w:val="single" w:sz="4" w:space="0" w:color="auto"/>
            </w:tcBorders>
          </w:tcPr>
          <w:p w14:paraId="34F11A4F" w14:textId="77777777" w:rsidR="006467B4" w:rsidRPr="00E13A2B" w:rsidRDefault="006467B4" w:rsidP="008D7B7F">
            <w:pPr>
              <w:pStyle w:val="Algorithm"/>
              <w:keepNext/>
            </w:pPr>
            <m:oMathPara>
              <m:oMathParaPr>
                <m:jc m:val="left"/>
              </m:oMathParaPr>
              <m:oMath>
                <m:r>
                  <m:rPr>
                    <m:nor/>
                  </m:rPr>
                  <w:rPr>
                    <w:b/>
                    <w:bCs w:val="0"/>
                  </w:rPr>
                  <m:t xml:space="preserve">function </m:t>
                </m:r>
                <m:r>
                  <m:rPr>
                    <m:nor/>
                  </m:rPr>
                  <m:t>AStar(</m:t>
                </m:r>
                <m:r>
                  <w:rPr>
                    <w:rFonts w:ascii="Cambria Math" w:hAnsi="Cambria Math"/>
                  </w:rPr>
                  <m:t>start</m:t>
                </m:r>
                <m:r>
                  <m:rPr>
                    <m:sty m:val="p"/>
                  </m:rPr>
                  <w:rPr>
                    <w:rFonts w:ascii="Cambria Math" w:hAnsi="Cambria Math"/>
                  </w:rPr>
                  <m:t xml:space="preserve">, </m:t>
                </m:r>
                <m:r>
                  <w:rPr>
                    <w:rFonts w:ascii="Cambria Math" w:hAnsi="Cambria Math"/>
                  </w:rPr>
                  <m:t>goal</m:t>
                </m:r>
                <m:r>
                  <m:rPr>
                    <m:nor/>
                  </m:rPr>
                  <m:t>)</m:t>
                </m:r>
              </m:oMath>
            </m:oMathPara>
          </w:p>
        </w:tc>
      </w:tr>
      <w:tr w:rsidR="006467B4" w:rsidRPr="00E13A2B" w14:paraId="009BFEC5" w14:textId="77777777" w:rsidTr="00D57CE3">
        <w:tc>
          <w:tcPr>
            <w:tcW w:w="216" w:type="pct"/>
          </w:tcPr>
          <w:p w14:paraId="1431BFE3" w14:textId="77777777" w:rsidR="006467B4" w:rsidRPr="00E13A2B" w:rsidRDefault="006467B4">
            <w:pPr>
              <w:pStyle w:val="Algorithm"/>
              <w:keepNext/>
              <w:numPr>
                <w:ilvl w:val="0"/>
                <w:numId w:val="4"/>
              </w:numPr>
              <w:rPr>
                <w:rFonts w:cstheme="minorHAnsi"/>
              </w:rPr>
            </w:pPr>
          </w:p>
        </w:tc>
        <w:tc>
          <w:tcPr>
            <w:tcW w:w="4784" w:type="pct"/>
          </w:tcPr>
          <w:p w14:paraId="539B1C5D" w14:textId="77777777" w:rsidR="006467B4" w:rsidRPr="00E13A2B" w:rsidRDefault="006467B4" w:rsidP="008D7B7F">
            <w:pPr>
              <w:pStyle w:val="Algorithm"/>
              <w:keepNext/>
            </w:pPr>
            <w:r w:rsidRPr="00E13A2B">
              <w:tab/>
            </w: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w:p>
        </w:tc>
      </w:tr>
      <w:tr w:rsidR="006467B4" w:rsidRPr="00E13A2B" w14:paraId="365C4C14" w14:textId="77777777" w:rsidTr="00D57CE3">
        <w:tc>
          <w:tcPr>
            <w:tcW w:w="216" w:type="pct"/>
          </w:tcPr>
          <w:p w14:paraId="7B897D04" w14:textId="77777777" w:rsidR="006467B4" w:rsidRPr="00E13A2B" w:rsidRDefault="006467B4">
            <w:pPr>
              <w:pStyle w:val="Algorithm"/>
              <w:keepNext/>
              <w:numPr>
                <w:ilvl w:val="0"/>
                <w:numId w:val="4"/>
              </w:numPr>
              <w:rPr>
                <w:rFonts w:cstheme="minorHAnsi"/>
              </w:rPr>
            </w:pPr>
          </w:p>
        </w:tc>
        <w:tc>
          <w:tcPr>
            <w:tcW w:w="4784" w:type="pct"/>
          </w:tcPr>
          <w:p w14:paraId="648DFE29" w14:textId="77777777" w:rsidR="006467B4" w:rsidRPr="00E13A2B" w:rsidRDefault="006467B4" w:rsidP="008D7B7F">
            <w:pPr>
              <w:pStyle w:val="Algorithm"/>
              <w:keepNext/>
            </w:pPr>
            <w:r w:rsidRPr="00E13A2B">
              <w:tab/>
            </w: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start</m:t>
                  </m:r>
                </m:e>
              </m:d>
            </m:oMath>
          </w:p>
        </w:tc>
      </w:tr>
      <w:tr w:rsidR="006467B4" w:rsidRPr="00E13A2B" w14:paraId="35D82725" w14:textId="77777777" w:rsidTr="00D57CE3">
        <w:tc>
          <w:tcPr>
            <w:tcW w:w="216" w:type="pct"/>
          </w:tcPr>
          <w:p w14:paraId="0DDF654C" w14:textId="77777777" w:rsidR="006467B4" w:rsidRPr="00E13A2B" w:rsidRDefault="006467B4">
            <w:pPr>
              <w:pStyle w:val="Algorithm"/>
              <w:keepNext/>
              <w:numPr>
                <w:ilvl w:val="0"/>
                <w:numId w:val="4"/>
              </w:numPr>
              <w:rPr>
                <w:rFonts w:cstheme="minorHAnsi"/>
              </w:rPr>
            </w:pPr>
          </w:p>
        </w:tc>
        <w:tc>
          <w:tcPr>
            <w:tcW w:w="4784" w:type="pct"/>
          </w:tcPr>
          <w:p w14:paraId="4E3DD9C5" w14:textId="77777777" w:rsidR="006467B4" w:rsidRPr="00E13A2B" w:rsidRDefault="006467B4" w:rsidP="008D7B7F">
            <w:pPr>
              <w:pStyle w:val="Algorithm"/>
              <w:keepNext/>
            </w:pPr>
            <w:r w:rsidRPr="00E13A2B">
              <w:tab/>
            </w: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←0</m:t>
              </m:r>
            </m:oMath>
          </w:p>
        </w:tc>
      </w:tr>
      <w:tr w:rsidR="006467B4" w:rsidRPr="00E13A2B" w14:paraId="164C0DBF" w14:textId="77777777" w:rsidTr="00D57CE3">
        <w:tc>
          <w:tcPr>
            <w:tcW w:w="216" w:type="pct"/>
          </w:tcPr>
          <w:p w14:paraId="40628258" w14:textId="77777777" w:rsidR="006467B4" w:rsidRPr="00E13A2B" w:rsidRDefault="006467B4">
            <w:pPr>
              <w:pStyle w:val="Algorithm"/>
              <w:keepNext/>
              <w:numPr>
                <w:ilvl w:val="0"/>
                <w:numId w:val="4"/>
              </w:numPr>
              <w:rPr>
                <w:rFonts w:cstheme="minorHAnsi"/>
              </w:rPr>
            </w:pPr>
          </w:p>
        </w:tc>
        <w:tc>
          <w:tcPr>
            <w:tcW w:w="4784" w:type="pct"/>
          </w:tcPr>
          <w:p w14:paraId="1E2F43E3" w14:textId="77777777" w:rsidR="006467B4" w:rsidRPr="00E13A2B" w:rsidRDefault="006467B4" w:rsidP="008D7B7F">
            <w:pPr>
              <w:pStyle w:val="Algorithm"/>
              <w:keepNext/>
            </w:pPr>
            <w:r w:rsidRPr="00E13A2B">
              <w:tab/>
            </w: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m:t>
              </m:r>
              <m:r>
                <m:rPr>
                  <m:nor/>
                </m:rPr>
                <m:t>HDistance</m:t>
              </m:r>
              <m:r>
                <m:rPr>
                  <m:sty m:val="p"/>
                </m:rPr>
                <w:rPr>
                  <w:rFonts w:ascii="Cambria Math" w:hAnsi="Cambria Math"/>
                </w:rPr>
                <m:t>(</m:t>
              </m:r>
              <m:r>
                <w:rPr>
                  <w:rFonts w:ascii="Cambria Math" w:hAnsi="Cambria Math"/>
                </w:rPr>
                <m:t>start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1933CB24" w14:textId="77777777" w:rsidTr="00D57CE3">
        <w:tc>
          <w:tcPr>
            <w:tcW w:w="216" w:type="pct"/>
          </w:tcPr>
          <w:p w14:paraId="7EB8074A" w14:textId="77777777" w:rsidR="006467B4" w:rsidRPr="00E13A2B" w:rsidRDefault="006467B4">
            <w:pPr>
              <w:pStyle w:val="Algorithm"/>
              <w:keepNext/>
              <w:numPr>
                <w:ilvl w:val="0"/>
                <w:numId w:val="4"/>
              </w:numPr>
              <w:rPr>
                <w:rFonts w:cstheme="minorHAnsi"/>
              </w:rPr>
            </w:pPr>
          </w:p>
        </w:tc>
        <w:tc>
          <w:tcPr>
            <w:tcW w:w="4784" w:type="pct"/>
          </w:tcPr>
          <w:p w14:paraId="74FC96D8" w14:textId="77777777" w:rsidR="006467B4" w:rsidRPr="00E13A2B" w:rsidRDefault="006467B4" w:rsidP="008D7B7F">
            <w:pPr>
              <w:pStyle w:val="Algorithm"/>
              <w:keepNext/>
            </w:pPr>
            <w:r w:rsidRPr="00E13A2B">
              <w:tab/>
            </w: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p>
        </w:tc>
      </w:tr>
      <w:tr w:rsidR="006467B4" w:rsidRPr="00E13A2B" w14:paraId="34E00567" w14:textId="77777777" w:rsidTr="00D57CE3">
        <w:tc>
          <w:tcPr>
            <w:tcW w:w="216" w:type="pct"/>
          </w:tcPr>
          <w:p w14:paraId="7304E27E" w14:textId="77777777" w:rsidR="006467B4" w:rsidRPr="00E13A2B" w:rsidRDefault="006467B4">
            <w:pPr>
              <w:pStyle w:val="Algorithm"/>
              <w:keepNext/>
              <w:numPr>
                <w:ilvl w:val="0"/>
                <w:numId w:val="4"/>
              </w:numPr>
              <w:rPr>
                <w:rFonts w:cstheme="minorHAnsi"/>
              </w:rPr>
            </w:pPr>
          </w:p>
        </w:tc>
        <w:tc>
          <w:tcPr>
            <w:tcW w:w="4784" w:type="pct"/>
          </w:tcPr>
          <w:p w14:paraId="1D71E161" w14:textId="77777777" w:rsidR="006467B4" w:rsidRPr="00E13A2B" w:rsidRDefault="006467B4" w:rsidP="008D7B7F">
            <w:pPr>
              <w:pStyle w:val="Algorithm"/>
              <w:keepNext/>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41F9F3CE" w14:textId="77777777" w:rsidTr="00D57CE3">
        <w:tc>
          <w:tcPr>
            <w:tcW w:w="216" w:type="pct"/>
          </w:tcPr>
          <w:p w14:paraId="113C1EFB" w14:textId="77777777" w:rsidR="006467B4" w:rsidRPr="00E13A2B" w:rsidRDefault="006467B4">
            <w:pPr>
              <w:pStyle w:val="Algorithm"/>
              <w:keepNext/>
              <w:numPr>
                <w:ilvl w:val="0"/>
                <w:numId w:val="4"/>
              </w:numPr>
              <w:rPr>
                <w:rFonts w:cstheme="minorHAnsi"/>
              </w:rPr>
            </w:pPr>
          </w:p>
        </w:tc>
        <w:tc>
          <w:tcPr>
            <w:tcW w:w="4784" w:type="pct"/>
          </w:tcPr>
          <w:p w14:paraId="4A7D3F80" w14:textId="77777777" w:rsidR="006467B4" w:rsidRPr="00E13A2B" w:rsidRDefault="006467B4" w:rsidP="008D7B7F">
            <w:pPr>
              <w:pStyle w:val="Algorithm"/>
              <w:keepNext/>
            </w:pPr>
            <w:r w:rsidRPr="00E13A2B">
              <w:tab/>
            </w:r>
            <w:r w:rsidRPr="00E13A2B">
              <w:tab/>
            </w:r>
            <m:oMath>
              <m:r>
                <w:rPr>
                  <w:rFonts w:ascii="Cambria Math" w:hAnsi="Cambria Math"/>
                </w:rPr>
                <m:t>current</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614F3336" w14:textId="77777777" w:rsidTr="00D57CE3">
        <w:tc>
          <w:tcPr>
            <w:tcW w:w="216" w:type="pct"/>
          </w:tcPr>
          <w:p w14:paraId="2D0B0BAA" w14:textId="77777777" w:rsidR="006467B4" w:rsidRPr="00E13A2B" w:rsidRDefault="006467B4">
            <w:pPr>
              <w:pStyle w:val="Algorithm"/>
              <w:keepNext/>
              <w:numPr>
                <w:ilvl w:val="0"/>
                <w:numId w:val="4"/>
              </w:numPr>
              <w:rPr>
                <w:rFonts w:cstheme="minorHAnsi"/>
              </w:rPr>
            </w:pPr>
          </w:p>
        </w:tc>
        <w:tc>
          <w:tcPr>
            <w:tcW w:w="4784" w:type="pct"/>
          </w:tcPr>
          <w:p w14:paraId="1BCB4CD4" w14:textId="77777777" w:rsidR="006467B4" w:rsidRPr="00E13A2B" w:rsidRDefault="006467B4" w:rsidP="008D7B7F">
            <w:pPr>
              <w:pStyle w:val="Algorithm"/>
              <w:keepNext/>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18CD8533" w14:textId="77777777" w:rsidTr="00D57CE3">
        <w:tc>
          <w:tcPr>
            <w:tcW w:w="216" w:type="pct"/>
          </w:tcPr>
          <w:p w14:paraId="366C826C" w14:textId="77777777" w:rsidR="006467B4" w:rsidRPr="00E13A2B" w:rsidRDefault="006467B4">
            <w:pPr>
              <w:pStyle w:val="Algorithm"/>
              <w:keepNext/>
              <w:numPr>
                <w:ilvl w:val="0"/>
                <w:numId w:val="4"/>
              </w:numPr>
              <w:rPr>
                <w:rFonts w:cstheme="minorHAnsi"/>
              </w:rPr>
            </w:pPr>
          </w:p>
        </w:tc>
        <w:tc>
          <w:tcPr>
            <w:tcW w:w="4784" w:type="pct"/>
          </w:tcPr>
          <w:p w14:paraId="7BD440F9" w14:textId="77777777" w:rsidR="006467B4" w:rsidRPr="00E13A2B" w:rsidRDefault="006467B4" w:rsidP="008D7B7F">
            <w:pPr>
              <w:pStyle w:val="Algorithm"/>
              <w:keepNext/>
            </w:pPr>
            <w:r w:rsidRPr="00E13A2B">
              <w:tab/>
            </w:r>
            <w:r w:rsidRPr="00E13A2B">
              <w:tab/>
            </w:r>
            <w:r w:rsidRPr="00E13A2B">
              <w:rPr>
                <w:b/>
                <w:bCs w:val="0"/>
              </w:rPr>
              <w:t>if</w:t>
            </w:r>
            <w:r w:rsidRPr="00E13A2B">
              <w:t xml:space="preserve"> IsGoal(</w:t>
            </w:r>
            <m:oMath>
              <m:r>
                <w:rPr>
                  <w:rFonts w:ascii="Cambria Math" w:hAnsi="Cambria Math"/>
                </w:rPr>
                <m:t>current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r w:rsidRPr="00E13A2B">
              <w:t>:</w:t>
            </w:r>
          </w:p>
        </w:tc>
      </w:tr>
      <w:tr w:rsidR="006467B4" w:rsidRPr="00E13A2B" w14:paraId="7670FBA8" w14:textId="77777777" w:rsidTr="00D57CE3">
        <w:tc>
          <w:tcPr>
            <w:tcW w:w="216" w:type="pct"/>
          </w:tcPr>
          <w:p w14:paraId="1F7BA901" w14:textId="77777777" w:rsidR="006467B4" w:rsidRPr="00E13A2B" w:rsidRDefault="006467B4">
            <w:pPr>
              <w:pStyle w:val="Algorithm"/>
              <w:keepNext/>
              <w:numPr>
                <w:ilvl w:val="0"/>
                <w:numId w:val="4"/>
              </w:numPr>
              <w:rPr>
                <w:rFonts w:cstheme="minorHAnsi"/>
              </w:rPr>
            </w:pPr>
          </w:p>
        </w:tc>
        <w:tc>
          <w:tcPr>
            <w:tcW w:w="4784" w:type="pct"/>
          </w:tcPr>
          <w:p w14:paraId="660F5D08" w14:textId="77777777" w:rsidR="006467B4" w:rsidRPr="004770F2" w:rsidRDefault="006467B4" w:rsidP="008D7B7F">
            <w:pPr>
              <w:pStyle w:val="Algorithm"/>
              <w:keepNext/>
              <w:rPr>
                <w:rFonts w:eastAsiaTheme="minorEastAsia"/>
              </w:rPr>
            </w:pPr>
            <w:r w:rsidRPr="00E13A2B">
              <w:tab/>
            </w:r>
            <w:r w:rsidRPr="00E13A2B">
              <w:tab/>
            </w:r>
            <w:r>
              <w:tab/>
            </w:r>
            <m:oMath>
              <m:r>
                <w:rPr>
                  <w:rFonts w:ascii="Cambria Math" w:hAnsi="Cambria Math"/>
                </w:rPr>
                <m:t>path←</m:t>
              </m:r>
            </m:oMath>
            <w:r>
              <w:rPr>
                <w:rFonts w:eastAsiaTheme="minorEastAsia"/>
              </w:rPr>
              <w:t xml:space="preserve"> </w:t>
            </w:r>
            <w:r w:rsidRPr="00E13A2B">
              <w:t>BuildPath(</w:t>
            </w:r>
            <m:oMath>
              <m:r>
                <w:rPr>
                  <w:rFonts w:ascii="Cambria Math" w:hAnsi="Cambria Math"/>
                </w:rPr>
                <m:t>current</m:t>
              </m:r>
              <m:r>
                <m:rPr>
                  <m:sty m:val="p"/>
                </m:rPr>
                <w:rPr>
                  <w:rFonts w:ascii="Cambria Math" w:hAnsi="Cambria Math"/>
                </w:rPr>
                <m:t xml:space="preserve">, </m:t>
              </m:r>
              <m:r>
                <w:rPr>
                  <w:rFonts w:ascii="Cambria Math" w:hAnsi="Cambria Math"/>
                </w:rPr>
                <m:t>start</m:t>
              </m:r>
              <m:r>
                <m:rPr>
                  <m:sty m:val="p"/>
                </m:rPr>
                <w:rPr>
                  <w:rFonts w:ascii="Cambria Math" w:hAnsi="Cambria Math"/>
                </w:rPr>
                <m:t>)</m:t>
              </m:r>
            </m:oMath>
          </w:p>
        </w:tc>
      </w:tr>
      <w:tr w:rsidR="006467B4" w:rsidRPr="00E13A2B" w14:paraId="72A226ED" w14:textId="77777777" w:rsidTr="00D57CE3">
        <w:tc>
          <w:tcPr>
            <w:tcW w:w="216" w:type="pct"/>
          </w:tcPr>
          <w:p w14:paraId="6773509E" w14:textId="77777777" w:rsidR="006467B4" w:rsidRPr="00E13A2B" w:rsidRDefault="006467B4">
            <w:pPr>
              <w:pStyle w:val="Algorithm"/>
              <w:keepNext/>
              <w:numPr>
                <w:ilvl w:val="0"/>
                <w:numId w:val="4"/>
              </w:numPr>
              <w:rPr>
                <w:rFonts w:cstheme="minorHAnsi"/>
              </w:rPr>
            </w:pPr>
          </w:p>
        </w:tc>
        <w:tc>
          <w:tcPr>
            <w:tcW w:w="4784" w:type="pct"/>
          </w:tcPr>
          <w:p w14:paraId="4DE8AF84" w14:textId="77777777" w:rsidR="006467B4" w:rsidRPr="004770F2" w:rsidRDefault="006467B4" w:rsidP="008D7B7F">
            <w:pPr>
              <w:pStyle w:val="Algorithm"/>
              <w:keepNext/>
            </w:pPr>
            <w:r>
              <w:tab/>
            </w:r>
            <w:r>
              <w:tab/>
            </w:r>
            <w:r>
              <w:tab/>
            </w:r>
            <w:r w:rsidRPr="004770F2">
              <w:rPr>
                <w:b/>
                <w:bCs w:val="0"/>
              </w:rPr>
              <w:t>r</w:t>
            </w:r>
            <w:r>
              <w:rPr>
                <w:b/>
                <w:bCs w:val="0"/>
              </w:rPr>
              <w:t>eturn</w:t>
            </w:r>
            <w:r>
              <w:t xml:space="preserve"> </w:t>
            </w:r>
            <m:oMath>
              <m:r>
                <w:rPr>
                  <w:rFonts w:ascii="Cambria Math" w:hAnsi="Cambria Math"/>
                </w:rPr>
                <m:t>path</m:t>
              </m:r>
            </m:oMath>
          </w:p>
        </w:tc>
      </w:tr>
      <w:tr w:rsidR="006467B4" w:rsidRPr="00E13A2B" w14:paraId="71C4C5EC" w14:textId="77777777" w:rsidTr="00D57CE3">
        <w:tc>
          <w:tcPr>
            <w:tcW w:w="216" w:type="pct"/>
          </w:tcPr>
          <w:p w14:paraId="51BC5958" w14:textId="77777777" w:rsidR="006467B4" w:rsidRPr="00E13A2B" w:rsidRDefault="006467B4">
            <w:pPr>
              <w:pStyle w:val="Algorithm"/>
              <w:keepNext/>
              <w:numPr>
                <w:ilvl w:val="0"/>
                <w:numId w:val="4"/>
              </w:numPr>
              <w:rPr>
                <w:rFonts w:cstheme="minorHAnsi"/>
              </w:rPr>
            </w:pPr>
          </w:p>
        </w:tc>
        <w:tc>
          <w:tcPr>
            <w:tcW w:w="4784" w:type="pct"/>
          </w:tcPr>
          <w:p w14:paraId="41BC5990" w14:textId="77777777" w:rsidR="006467B4" w:rsidRPr="00E13A2B" w:rsidRDefault="006467B4" w:rsidP="008D7B7F">
            <w:pPr>
              <w:pStyle w:val="Algorithm"/>
              <w:keepNext/>
            </w:pPr>
            <w:r w:rsidRPr="00E13A2B">
              <w:tab/>
            </w:r>
            <w:r w:rsidRPr="00E13A2B">
              <w:tab/>
            </w:r>
            <w:r w:rsidRPr="00E13A2B">
              <w:rPr>
                <w:b/>
                <w:bCs w:val="0"/>
              </w:rPr>
              <w:t>for</w:t>
            </w:r>
            <w:r w:rsidRPr="00E13A2B">
              <w:t xml:space="preserve"> </w:t>
            </w:r>
            <m:oMath>
              <m:r>
                <w:rPr>
                  <w:rFonts w:ascii="Cambria Math" w:hAnsi="Cambria Math"/>
                </w:rPr>
                <m:t>neighbor</m:t>
              </m:r>
              <m:r>
                <m:rPr>
                  <m:sty m:val="p"/>
                </m:rPr>
                <w:rPr>
                  <w:rFonts w:ascii="Cambria Math" w:hAnsi="Cambria Math"/>
                </w:rPr>
                <m:t>∈</m:t>
              </m:r>
              <m:r>
                <m:rPr>
                  <m:nor/>
                </m:rPr>
                <m:t>Neighbors(</m:t>
              </m:r>
              <m:r>
                <w:rPr>
                  <w:rFonts w:ascii="Cambria Math" w:hAnsi="Cambria Math"/>
                </w:rPr>
                <m:t>current</m:t>
              </m:r>
              <m:r>
                <m:rPr>
                  <m:sty m:val="p"/>
                </m:rPr>
                <w:rPr>
                  <w:rFonts w:ascii="Cambria Math" w:hAnsi="Cambria Math"/>
                </w:rPr>
                <m:t>)</m:t>
              </m:r>
            </m:oMath>
            <w:r w:rsidRPr="00E13A2B">
              <w:t>:</w:t>
            </w:r>
          </w:p>
        </w:tc>
      </w:tr>
      <w:tr w:rsidR="006467B4" w:rsidRPr="00E13A2B" w14:paraId="6EAAFABB" w14:textId="77777777" w:rsidTr="00D57CE3">
        <w:tc>
          <w:tcPr>
            <w:tcW w:w="216" w:type="pct"/>
          </w:tcPr>
          <w:p w14:paraId="24E9DC0F" w14:textId="77777777" w:rsidR="006467B4" w:rsidRPr="00E13A2B" w:rsidRDefault="006467B4">
            <w:pPr>
              <w:pStyle w:val="Algorithm"/>
              <w:keepNext/>
              <w:numPr>
                <w:ilvl w:val="0"/>
                <w:numId w:val="4"/>
              </w:numPr>
              <w:rPr>
                <w:rFonts w:cstheme="minorHAnsi"/>
              </w:rPr>
            </w:pPr>
          </w:p>
        </w:tc>
        <w:tc>
          <w:tcPr>
            <w:tcW w:w="4784" w:type="pct"/>
          </w:tcPr>
          <w:p w14:paraId="3AABDF86" w14:textId="77777777" w:rsidR="006467B4" w:rsidRPr="00E13A2B" w:rsidRDefault="006467B4" w:rsidP="008D7B7F">
            <w:pPr>
              <w:pStyle w:val="Algorithm"/>
              <w:keepNext/>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6E804402" w14:textId="77777777" w:rsidTr="00D57CE3">
        <w:tc>
          <w:tcPr>
            <w:tcW w:w="216" w:type="pct"/>
          </w:tcPr>
          <w:p w14:paraId="3061DD15" w14:textId="77777777" w:rsidR="006467B4" w:rsidRPr="00E13A2B" w:rsidRDefault="006467B4">
            <w:pPr>
              <w:pStyle w:val="Algorithm"/>
              <w:keepNext/>
              <w:numPr>
                <w:ilvl w:val="0"/>
                <w:numId w:val="4"/>
              </w:numPr>
              <w:rPr>
                <w:rFonts w:cstheme="minorHAnsi"/>
              </w:rPr>
            </w:pPr>
          </w:p>
        </w:tc>
        <w:tc>
          <w:tcPr>
            <w:tcW w:w="4784" w:type="pct"/>
          </w:tcPr>
          <w:p w14:paraId="356B3FED" w14:textId="77777777" w:rsidR="006467B4" w:rsidRPr="00E13A2B" w:rsidRDefault="006467B4" w:rsidP="008D7B7F">
            <w:pPr>
              <w:pStyle w:val="Algorithm"/>
              <w:keepNext/>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7E75B878" w14:textId="77777777" w:rsidTr="00D57CE3">
        <w:tc>
          <w:tcPr>
            <w:tcW w:w="216" w:type="pct"/>
          </w:tcPr>
          <w:p w14:paraId="49BDE38F" w14:textId="77777777" w:rsidR="006467B4" w:rsidRPr="00E13A2B" w:rsidRDefault="006467B4">
            <w:pPr>
              <w:pStyle w:val="Algorithm"/>
              <w:keepNext/>
              <w:numPr>
                <w:ilvl w:val="0"/>
                <w:numId w:val="4"/>
              </w:numPr>
              <w:rPr>
                <w:rFonts w:cstheme="minorHAnsi"/>
              </w:rPr>
            </w:pPr>
          </w:p>
        </w:tc>
        <w:tc>
          <w:tcPr>
            <w:tcW w:w="4784" w:type="pct"/>
          </w:tcPr>
          <w:p w14:paraId="14CFAEE8"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m:t>
              </m:r>
              <m:r>
                <m:rPr>
                  <m:sty m:val="p"/>
                </m:rPr>
                <w:rPr>
                  <w:rFonts w:ascii="Cambria Math" w:hAnsi="Cambria Math"/>
                </w:rPr>
                <m:t>]←</m:t>
              </m:r>
              <m:r>
                <w:rPr>
                  <w:rFonts w:ascii="Cambria Math" w:hAnsi="Cambria Math"/>
                </w:rPr>
                <m:t>current</m:t>
              </m:r>
            </m:oMath>
          </w:p>
        </w:tc>
      </w:tr>
      <w:tr w:rsidR="006467B4" w:rsidRPr="00E13A2B" w14:paraId="64C2DD41" w14:textId="77777777" w:rsidTr="00D57CE3">
        <w:tc>
          <w:tcPr>
            <w:tcW w:w="216" w:type="pct"/>
          </w:tcPr>
          <w:p w14:paraId="0532CAA9" w14:textId="77777777" w:rsidR="006467B4" w:rsidRPr="00E13A2B" w:rsidRDefault="006467B4">
            <w:pPr>
              <w:pStyle w:val="Algorithm"/>
              <w:keepNext/>
              <w:numPr>
                <w:ilvl w:val="0"/>
                <w:numId w:val="4"/>
              </w:numPr>
              <w:rPr>
                <w:rFonts w:cstheme="minorHAnsi"/>
              </w:rPr>
            </w:pPr>
          </w:p>
        </w:tc>
        <w:tc>
          <w:tcPr>
            <w:tcW w:w="4784" w:type="pct"/>
          </w:tcPr>
          <w:p w14:paraId="08955AA3"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4780CDA6" w14:textId="77777777" w:rsidTr="00D57CE3">
        <w:tc>
          <w:tcPr>
            <w:tcW w:w="216" w:type="pct"/>
          </w:tcPr>
          <w:p w14:paraId="22AEEFBD" w14:textId="77777777" w:rsidR="006467B4" w:rsidRPr="00E13A2B" w:rsidRDefault="006467B4">
            <w:pPr>
              <w:pStyle w:val="Algorithm"/>
              <w:keepNext/>
              <w:numPr>
                <w:ilvl w:val="0"/>
                <w:numId w:val="4"/>
              </w:numPr>
              <w:rPr>
                <w:rFonts w:cstheme="minorHAnsi"/>
              </w:rPr>
            </w:pPr>
          </w:p>
        </w:tc>
        <w:tc>
          <w:tcPr>
            <w:tcW w:w="4784" w:type="pct"/>
          </w:tcPr>
          <w:p w14:paraId="2C2FF96E"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1A6C4150" w14:textId="77777777" w:rsidTr="00D57CE3">
        <w:tc>
          <w:tcPr>
            <w:tcW w:w="216" w:type="pct"/>
          </w:tcPr>
          <w:p w14:paraId="335E273B" w14:textId="77777777" w:rsidR="006467B4" w:rsidRPr="00E13A2B" w:rsidRDefault="006467B4">
            <w:pPr>
              <w:pStyle w:val="Algorithm"/>
              <w:keepNext/>
              <w:numPr>
                <w:ilvl w:val="0"/>
                <w:numId w:val="4"/>
              </w:numPr>
              <w:rPr>
                <w:rFonts w:cstheme="minorHAnsi"/>
              </w:rPr>
            </w:pPr>
          </w:p>
        </w:tc>
        <w:tc>
          <w:tcPr>
            <w:tcW w:w="4784" w:type="pct"/>
          </w:tcPr>
          <w:p w14:paraId="3E13D8AD" w14:textId="77777777" w:rsidR="006467B4" w:rsidRPr="00E13A2B" w:rsidRDefault="006467B4" w:rsidP="008D7B7F">
            <w:pPr>
              <w:pStyle w:val="Algorithm"/>
              <w:keepNext/>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49C2EC22" w14:textId="77777777" w:rsidTr="00D57CE3">
        <w:tc>
          <w:tcPr>
            <w:tcW w:w="216" w:type="pct"/>
          </w:tcPr>
          <w:p w14:paraId="46125315" w14:textId="77777777" w:rsidR="006467B4" w:rsidRPr="00E13A2B" w:rsidRDefault="006467B4">
            <w:pPr>
              <w:pStyle w:val="Algorithm"/>
              <w:keepNext/>
              <w:numPr>
                <w:ilvl w:val="0"/>
                <w:numId w:val="4"/>
              </w:numPr>
              <w:rPr>
                <w:rFonts w:cstheme="minorHAnsi"/>
              </w:rPr>
            </w:pPr>
          </w:p>
        </w:tc>
        <w:tc>
          <w:tcPr>
            <w:tcW w:w="4784" w:type="pct"/>
          </w:tcPr>
          <w:p w14:paraId="480A2F3C" w14:textId="77777777" w:rsidR="006467B4" w:rsidRPr="00E13A2B" w:rsidRDefault="006467B4" w:rsidP="008D7B7F">
            <w:pPr>
              <w:pStyle w:val="Algorithm"/>
              <w:keepNext/>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m:t>
              </m:r>
              <m:r>
                <m:rPr>
                  <m:sty m:val="p"/>
                </m:rPr>
                <w:rPr>
                  <w:rFonts w:ascii="Cambria Math" w:hAnsi="Cambria Math"/>
                </w:rPr>
                <m:t>}</m:t>
              </m:r>
            </m:oMath>
          </w:p>
        </w:tc>
      </w:tr>
      <w:tr w:rsidR="006467B4" w:rsidRPr="00E13A2B" w14:paraId="589A6CD6" w14:textId="77777777" w:rsidTr="00D57CE3">
        <w:tc>
          <w:tcPr>
            <w:tcW w:w="216" w:type="pct"/>
            <w:tcBorders>
              <w:bottom w:val="single" w:sz="4" w:space="0" w:color="auto"/>
            </w:tcBorders>
          </w:tcPr>
          <w:p w14:paraId="55E9BE4D" w14:textId="77777777" w:rsidR="006467B4" w:rsidRPr="00E13A2B" w:rsidRDefault="006467B4">
            <w:pPr>
              <w:pStyle w:val="Algorithm"/>
              <w:keepNext/>
              <w:numPr>
                <w:ilvl w:val="0"/>
                <w:numId w:val="4"/>
              </w:numPr>
              <w:rPr>
                <w:rFonts w:cstheme="minorHAnsi"/>
              </w:rPr>
            </w:pPr>
          </w:p>
        </w:tc>
        <w:tc>
          <w:tcPr>
            <w:tcW w:w="4784" w:type="pct"/>
            <w:tcBorders>
              <w:bottom w:val="single" w:sz="4" w:space="0" w:color="auto"/>
            </w:tcBorders>
          </w:tcPr>
          <w:p w14:paraId="033663AC" w14:textId="77777777" w:rsidR="006467B4" w:rsidRPr="004770F2" w:rsidRDefault="006467B4" w:rsidP="008D7B7F">
            <w:pPr>
              <w:pStyle w:val="Algorithm"/>
              <w:keepNext/>
            </w:pPr>
            <w:r>
              <w:rPr>
                <w:b/>
                <w:bCs w:val="0"/>
              </w:rPr>
              <w:tab/>
              <w:t xml:space="preserve">return </w:t>
            </w:r>
            <m:oMath>
              <m:r>
                <w:rPr>
                  <w:rFonts w:ascii="Cambria Math" w:hAnsi="Cambria Math"/>
                </w:rPr>
                <m:t>failure</m:t>
              </m:r>
            </m:oMath>
          </w:p>
        </w:tc>
      </w:tr>
    </w:tbl>
    <w:p w14:paraId="374E4628" w14:textId="77777777" w:rsidR="006467B4" w:rsidRDefault="006467B4" w:rsidP="006467B4">
      <w:pPr>
        <w:spacing w:line="480" w:lineRule="auto"/>
        <w:rPr>
          <w:rFonts w:cs="Times New Roman"/>
          <w:szCs w:val="24"/>
        </w:rPr>
      </w:pPr>
    </w:p>
    <w:p w14:paraId="50E6330A" w14:textId="75B047F0" w:rsidR="006467B4" w:rsidRPr="00BF313A" w:rsidRDefault="006467B4" w:rsidP="006467B4">
      <w:pPr>
        <w:spacing w:line="480" w:lineRule="auto"/>
        <w:ind w:firstLine="720"/>
        <w:rPr>
          <w:rFonts w:cs="Times New Roman"/>
          <w:szCs w:val="24"/>
        </w:rPr>
      </w:pPr>
      <w:r w:rsidRPr="00BF313A">
        <w:rPr>
          <w:rFonts w:cs="Times New Roman"/>
          <w:szCs w:val="24"/>
        </w:rPr>
        <w:t xml:space="preserve">So long as there is at least one node in the open set, the search has not exhausted potential options, and continues with the process of removing </w:t>
      </w:r>
      <w:r w:rsidR="00C905C1">
        <w:rPr>
          <w:rFonts w:cs="Times New Roman"/>
          <w:szCs w:val="24"/>
        </w:rPr>
        <w:t>a new</w:t>
      </w:r>
      <w:r w:rsidRPr="00BF313A">
        <w:rPr>
          <w:rFonts w:cs="Times New Roman"/>
          <w:szCs w:val="24"/>
        </w:rPr>
        <w:t xml:space="preserve"> node from the open set and evaluating it</w:t>
      </w:r>
      <w:r>
        <w:rPr>
          <w:rFonts w:cs="Times New Roman"/>
          <w:szCs w:val="24"/>
        </w:rPr>
        <w:t xml:space="preserve"> on lines 8-9</w:t>
      </w:r>
      <w:r w:rsidRPr="00BF313A">
        <w:rPr>
          <w:rFonts w:cs="Times New Roman"/>
          <w:szCs w:val="24"/>
        </w:rPr>
        <w:t>. Should the removed node turn out to be the goal node, the algorithm recursively checks its memory of parent nodes, reconstructing the path with the lowest g-Score to the node</w:t>
      </w:r>
      <w:r>
        <w:rPr>
          <w:rFonts w:cs="Times New Roman"/>
          <w:szCs w:val="24"/>
        </w:rPr>
        <w:t xml:space="preserve"> and returning it in lines 10-12. </w:t>
      </w:r>
      <w:r w:rsidRPr="00BF313A">
        <w:rPr>
          <w:rFonts w:cs="Times New Roman"/>
          <w:szCs w:val="24"/>
        </w:rPr>
        <w:t xml:space="preserve">Otherwise, the algorithm </w:t>
      </w:r>
      <w:r w:rsidRPr="00BF313A">
        <w:rPr>
          <w:rFonts w:cs="Times New Roman"/>
          <w:szCs w:val="24"/>
        </w:rPr>
        <w:lastRenderedPageBreak/>
        <w:t xml:space="preserve">obtains a </w:t>
      </w:r>
      <w:r w:rsidR="00C905C1">
        <w:rPr>
          <w:rFonts w:cs="Times New Roman"/>
          <w:szCs w:val="24"/>
        </w:rPr>
        <w:t>set composed</w:t>
      </w:r>
      <w:r w:rsidRPr="00BF313A">
        <w:rPr>
          <w:rFonts w:cs="Times New Roman"/>
          <w:szCs w:val="24"/>
        </w:rPr>
        <w:t xml:space="preserve"> of all</w:t>
      </w:r>
      <w:r w:rsidR="00C905C1">
        <w:rPr>
          <w:rFonts w:cs="Times New Roman"/>
          <w:szCs w:val="24"/>
        </w:rPr>
        <w:t xml:space="preserve"> the</w:t>
      </w:r>
      <w:r w:rsidRPr="00BF313A">
        <w:rPr>
          <w:rFonts w:cs="Times New Roman"/>
          <w:szCs w:val="24"/>
        </w:rPr>
        <w:t xml:space="preserve"> nodes which share an edge with the current node, which are called neighbors.</w:t>
      </w:r>
    </w:p>
    <w:p w14:paraId="2A40DD8D" w14:textId="65EBE807" w:rsidR="006467B4" w:rsidRDefault="006467B4" w:rsidP="006467B4">
      <w:pPr>
        <w:spacing w:line="480" w:lineRule="auto"/>
        <w:contextualSpacing/>
        <w:rPr>
          <w:rFonts w:cs="Times New Roman"/>
          <w:szCs w:val="24"/>
        </w:rPr>
      </w:pPr>
      <w:r>
        <w:rPr>
          <w:rFonts w:cs="Times New Roman"/>
          <w:szCs w:val="24"/>
        </w:rPr>
        <w:tab/>
        <w:t>On lines 13-20, each neighbor</w:t>
      </w:r>
      <w:r w:rsidR="003B7EDD">
        <w:rPr>
          <w:rFonts w:cs="Times New Roman"/>
          <w:szCs w:val="24"/>
        </w:rPr>
        <w:t>’s</w:t>
      </w:r>
      <w:r>
        <w:rPr>
          <w:rFonts w:cs="Times New Roman"/>
          <w:szCs w:val="24"/>
        </w:rPr>
        <w:t xml:space="preserve"> </w:t>
      </w:r>
      <w:r w:rsidRPr="00BF313A">
        <w:rPr>
          <w:rFonts w:cs="Times New Roman"/>
          <w:i/>
          <w:iCs/>
          <w:szCs w:val="24"/>
        </w:rPr>
        <w:t>g-Score</w:t>
      </w:r>
      <w:r>
        <w:rPr>
          <w:rFonts w:cs="Times New Roman"/>
          <w:szCs w:val="24"/>
        </w:rPr>
        <w:t xml:space="preserve"> is calculated </w:t>
      </w:r>
      <w:r w:rsidR="003B7EDD">
        <w:rPr>
          <w:rFonts w:cs="Times New Roman"/>
          <w:szCs w:val="24"/>
        </w:rPr>
        <w:t xml:space="preserve">by summing </w:t>
      </w:r>
      <w:r>
        <w:rPr>
          <w:rFonts w:cs="Times New Roman"/>
          <w:szCs w:val="24"/>
        </w:rPr>
        <w:t xml:space="preserve">the </w:t>
      </w:r>
      <w:r w:rsidRPr="00BF313A">
        <w:rPr>
          <w:rFonts w:cs="Times New Roman"/>
          <w:i/>
          <w:iCs/>
          <w:szCs w:val="24"/>
        </w:rPr>
        <w:t>g-Score</w:t>
      </w:r>
      <w:r>
        <w:rPr>
          <w:rFonts w:cs="Times New Roman"/>
          <w:szCs w:val="24"/>
        </w:rPr>
        <w:t xml:space="preserve"> of the current node with the edge cost of traveling from the current node to the neighbor. If this cost is lower than the currently stored </w:t>
      </w:r>
      <w:r w:rsidRPr="00BF313A">
        <w:rPr>
          <w:rFonts w:cs="Times New Roman"/>
          <w:i/>
          <w:iCs/>
          <w:szCs w:val="24"/>
        </w:rPr>
        <w:t>g-Score</w:t>
      </w:r>
      <w:r>
        <w:rPr>
          <w:rFonts w:cs="Times New Roman"/>
          <w:szCs w:val="24"/>
        </w:rPr>
        <w:t xml:space="preserve"> for the neighbor node, then an improved path from the start to the neighbor node has been found, and the current node is recorded as the best way to reach the neighbor node in the </w:t>
      </w:r>
      <w:r>
        <w:rPr>
          <w:rFonts w:cs="Times New Roman"/>
          <w:i/>
          <w:iCs/>
          <w:szCs w:val="24"/>
        </w:rPr>
        <w:t>parent</w:t>
      </w:r>
      <w:r>
        <w:rPr>
          <w:rFonts w:cs="Times New Roman"/>
          <w:szCs w:val="24"/>
        </w:rPr>
        <w:t xml:space="preserve"> datastructure. The neighbor node updates its </w:t>
      </w:r>
      <w:r w:rsidRPr="00BF313A">
        <w:rPr>
          <w:rFonts w:cs="Times New Roman"/>
          <w:i/>
          <w:iCs/>
          <w:szCs w:val="24"/>
        </w:rPr>
        <w:t>f-Score</w:t>
      </w:r>
      <w:r>
        <w:rPr>
          <w:rFonts w:cs="Times New Roman"/>
          <w:szCs w:val="24"/>
        </w:rPr>
        <w:t xml:space="preserve"> by adding the new </w:t>
      </w:r>
      <w:r w:rsidRPr="00BF313A">
        <w:rPr>
          <w:rFonts w:cs="Times New Roman"/>
          <w:i/>
          <w:iCs/>
          <w:szCs w:val="24"/>
        </w:rPr>
        <w:t>g-Score</w:t>
      </w:r>
      <w:r>
        <w:rPr>
          <w:rFonts w:cs="Times New Roman"/>
          <w:szCs w:val="24"/>
        </w:rPr>
        <w:t xml:space="preserve"> together with the heuristic distance from the goal. If the neighbor is not already included in the open set for exploration, then it is added to the open set and the process repeats. This algorithm can only end in success, with an optimal path found (line 12), or failure in the case that no such path is possible because all accessible nodes have been explored and </w:t>
      </w:r>
      <w:r w:rsidR="00C905C1">
        <w:rPr>
          <w:rFonts w:cs="Times New Roman"/>
          <w:szCs w:val="24"/>
        </w:rPr>
        <w:t xml:space="preserve">the goal was not reached </w:t>
      </w:r>
      <w:r>
        <w:rPr>
          <w:rFonts w:cs="Times New Roman"/>
          <w:szCs w:val="24"/>
        </w:rPr>
        <w:t>(line 21).</w:t>
      </w:r>
    </w:p>
    <w:p w14:paraId="158038AD" w14:textId="169E50FE" w:rsidR="006467B4" w:rsidRDefault="006467B4" w:rsidP="006467B4">
      <w:pPr>
        <w:spacing w:line="480" w:lineRule="auto"/>
        <w:contextualSpacing/>
        <w:rPr>
          <w:rFonts w:cs="Times New Roman"/>
          <w:szCs w:val="24"/>
        </w:rPr>
      </w:pPr>
      <w:r>
        <w:rPr>
          <w:rFonts w:cs="Times New Roman"/>
          <w:szCs w:val="24"/>
        </w:rPr>
        <w:tab/>
        <w:t xml:space="preserve">This algorithm forms the basis for all pathfinding operations described in this chapter. There are alternatives which offer different properties and advantages such as D* Lite, which maintains a memory of paths and adapts to changes in the graph </w:t>
      </w:r>
      <w:r>
        <w:rPr>
          <w:rFonts w:cs="Times New Roman"/>
          <w:szCs w:val="24"/>
        </w:rPr>
        <w:fldChar w:fldCharType="begin"/>
      </w:r>
      <w:r w:rsidR="00844B80">
        <w:rPr>
          <w:rFonts w:cs="Times New Roman"/>
          <w:szCs w:val="24"/>
        </w:rPr>
        <w:instrText xml:space="preserve"> ADDIN ZOTERO_ITEM CSL_CITATION {"citationID":"MsHENOL9","properties":{"formattedCitation":"[30]","plainCitation":"[30]","noteIndex":0},"citationItems":[{"id":278,"uris":["http://zotero.org/users/local/rYTxwDyY/items/MFF2N5MR"],"itemData":{"id":278,"type":"article-journal","abstract":"Mobile robots often operate in domains that are only incompletely known, for example, when they have to move from given start coordinates to given goal coordinates in unknown terrain. In this case, they need to be able to replan quickly as their knowledge of the terrain changes. Stentz’ Focussed Dynamic A (D ) is a heuristic search method that repeatedly determines a shortest path from the current robot coordinates to the goal coordinates while the robot moves along the path. It is able to replan faster than planning from scratch since it modiﬁes its previous search results locally. Consequently, it has been extensively used in mobile robotics. In this article, we introduce an alternative to D that determines the same paths and thus moves the robot in the same way but is algorithmically different. D Lite is simple, can be rigorously analyzed, extendible in multiple ways, and is at least as efﬁcient as D . We believe that our results will make D -like replanning methods even more popular and enable robotics researchers to adapt them to additional applications.","container-title":"IEEE Transactions on Robotics","DOI":"10.1109/TRO.2004.838026","ISSN":"1552-3098","issue":"3","journalAbbreviation":"IEEE Trans. Robot.","language":"en","page":"354-363","source":"DOI.org (Crossref)","title":"Fast replanning for navigation in unknown terrain","volume":"21","author":[{"family":"Koenig","given":"S."},{"family":"Likhachev","given":"M."}],"issued":{"date-parts":[["2005",6]]}}}],"schema":"https://github.com/citation-style-language/schema/raw/master/csl-citation.json"} </w:instrText>
      </w:r>
      <w:r>
        <w:rPr>
          <w:rFonts w:cs="Times New Roman"/>
          <w:szCs w:val="24"/>
        </w:rPr>
        <w:fldChar w:fldCharType="separate"/>
      </w:r>
      <w:r w:rsidR="00844B80" w:rsidRPr="00844B80">
        <w:rPr>
          <w:rFonts w:cs="Times New Roman"/>
        </w:rPr>
        <w:t>[30]</w:t>
      </w:r>
      <w:r>
        <w:rPr>
          <w:rFonts w:cs="Times New Roman"/>
          <w:szCs w:val="24"/>
        </w:rPr>
        <w:fldChar w:fldCharType="end"/>
      </w:r>
      <w:r>
        <w:rPr>
          <w:rFonts w:cs="Times New Roman"/>
          <w:szCs w:val="24"/>
        </w:rPr>
        <w:t>. Ultimately, however, the choice o</w:t>
      </w:r>
      <w:r w:rsidR="0078564B">
        <w:rPr>
          <w:rFonts w:cs="Times New Roman"/>
          <w:szCs w:val="24"/>
        </w:rPr>
        <w:t>f</w:t>
      </w:r>
      <w:r>
        <w:rPr>
          <w:rFonts w:cs="Times New Roman"/>
          <w:szCs w:val="24"/>
        </w:rPr>
        <w:t xml:space="preserve"> path planning algorithm</w:t>
      </w:r>
      <w:r w:rsidR="0078564B">
        <w:rPr>
          <w:rFonts w:cs="Times New Roman"/>
          <w:szCs w:val="24"/>
        </w:rPr>
        <w:t xml:space="preserve"> underlying the multi-agent problem solving algorithm</w:t>
      </w:r>
      <w:r>
        <w:rPr>
          <w:rFonts w:cs="Times New Roman"/>
          <w:szCs w:val="24"/>
        </w:rPr>
        <w:t xml:space="preserve"> is a degree of freedom for the designer and does not significantly impact the procedures outlined in Chapter </w:t>
      </w:r>
      <w:r w:rsidR="0078564B">
        <w:rPr>
          <w:rFonts w:cs="Times New Roman"/>
          <w:szCs w:val="24"/>
        </w:rPr>
        <w:t>3</w:t>
      </w:r>
      <w:r>
        <w:rPr>
          <w:rFonts w:cs="Times New Roman"/>
          <w:szCs w:val="24"/>
        </w:rPr>
        <w:t>.</w:t>
      </w:r>
    </w:p>
    <w:p w14:paraId="730AFF24" w14:textId="643B9C61" w:rsidR="006467B4" w:rsidRPr="00362929" w:rsidRDefault="006467B4" w:rsidP="00690ADA">
      <w:pPr>
        <w:pStyle w:val="Heading4"/>
      </w:pPr>
      <w:bookmarkStart w:id="44" w:name="_Toc151829321"/>
      <w:r w:rsidRPr="00362929">
        <w:t>L</w:t>
      </w:r>
      <w:r w:rsidR="009D31B5">
        <w:t xml:space="preserve">ocal </w:t>
      </w:r>
      <w:r w:rsidRPr="00362929">
        <w:t>R</w:t>
      </w:r>
      <w:r w:rsidR="009D31B5">
        <w:t xml:space="preserve">epair </w:t>
      </w:r>
      <w:r w:rsidRPr="00362929">
        <w:t>A*</w:t>
      </w:r>
      <w:bookmarkEnd w:id="44"/>
    </w:p>
    <w:p w14:paraId="2F92C64B" w14:textId="066631AD" w:rsidR="003C51E6" w:rsidRDefault="006467B4" w:rsidP="006467B4">
      <w:pPr>
        <w:spacing w:line="480" w:lineRule="auto"/>
        <w:contextualSpacing/>
        <w:rPr>
          <w:rFonts w:cs="Times New Roman"/>
          <w:szCs w:val="24"/>
        </w:rPr>
      </w:pPr>
      <w:r>
        <w:rPr>
          <w:rFonts w:cs="Times New Roman"/>
          <w:szCs w:val="24"/>
        </w:rPr>
        <w:tab/>
        <w:t xml:space="preserve">Naively planning paths for all agents in a system quickly turns out to be insufficient in many cases. For example, two agents which must pass each other could very easily plan </w:t>
      </w:r>
      <w:r>
        <w:rPr>
          <w:rFonts w:cs="Times New Roman"/>
          <w:szCs w:val="24"/>
        </w:rPr>
        <w:lastRenderedPageBreak/>
        <w:t xml:space="preserve">intersecting paths which result in a vertex or swap conflict as shown in </w:t>
      </w:r>
      <w:r w:rsidR="00525A2B">
        <w:rPr>
          <w:rFonts w:cs="Times New Roman"/>
          <w:szCs w:val="24"/>
        </w:rPr>
        <w:fldChar w:fldCharType="begin"/>
      </w:r>
      <w:r w:rsidR="00525A2B">
        <w:rPr>
          <w:rFonts w:cs="Times New Roman"/>
          <w:szCs w:val="24"/>
        </w:rPr>
        <w:instrText xml:space="preserve"> REF _Ref151163175 \h </w:instrText>
      </w:r>
      <w:r w:rsidR="00525A2B">
        <w:rPr>
          <w:rFonts w:cs="Times New Roman"/>
          <w:szCs w:val="24"/>
        </w:rPr>
      </w:r>
      <w:r w:rsidR="00525A2B">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5</w:t>
      </w:r>
      <w:r w:rsidR="00525A2B">
        <w:rPr>
          <w:rFonts w:cs="Times New Roman"/>
          <w:szCs w:val="24"/>
        </w:rPr>
        <w:fldChar w:fldCharType="end"/>
      </w:r>
      <w:r w:rsidR="00525A2B">
        <w:rPr>
          <w:rFonts w:cs="Times New Roman"/>
          <w:szCs w:val="24"/>
        </w:rPr>
        <w:t>, left</w:t>
      </w:r>
      <w:r w:rsidR="0079509C">
        <w:rPr>
          <w:rFonts w:cs="Times New Roman"/>
          <w:szCs w:val="24"/>
        </w:rPr>
        <w:t xml:space="preserve"> and center</w:t>
      </w:r>
      <w:r>
        <w:rPr>
          <w:rFonts w:cs="Times New Roman"/>
          <w:szCs w:val="24"/>
        </w:rPr>
        <w:t>.</w:t>
      </w:r>
    </w:p>
    <w:p w14:paraId="5ABB712A" w14:textId="77777777" w:rsidR="006467B4" w:rsidRDefault="006467B4" w:rsidP="006467B4">
      <w:pPr>
        <w:keepNext/>
        <w:contextualSpacing/>
        <w:jc w:val="center"/>
      </w:pPr>
      <w:r>
        <w:rPr>
          <w:rFonts w:cs="Times New Roman"/>
          <w:noProof/>
          <w:szCs w:val="24"/>
        </w:rPr>
        <mc:AlternateContent>
          <mc:Choice Requires="wpc">
            <w:drawing>
              <wp:inline distT="0" distB="0" distL="0" distR="0" wp14:anchorId="70B82A59" wp14:editId="64CFF037">
                <wp:extent cx="5163820" cy="1635841"/>
                <wp:effectExtent l="0" t="0" r="0" b="2540"/>
                <wp:docPr id="1162022336" name="Canvas 3" descr="Three images showing the sequential resolution of a conflict using the LRA* algorithm."/>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3990306" name="Picture 43990306" descr="Image, first, showing the optimistic plans of two agents which will intersect during execution."/>
                          <pic:cNvPicPr preferRelativeResize="0">
                            <a:picLocks noChangeAspect="1"/>
                          </pic:cNvPicPr>
                        </pic:nvPicPr>
                        <pic:blipFill>
                          <a:blip r:embed="rId24"/>
                          <a:stretch>
                            <a:fillRect/>
                          </a:stretch>
                        </pic:blipFill>
                        <pic:spPr>
                          <a:xfrm>
                            <a:off x="0" y="0"/>
                            <a:ext cx="1600200" cy="1600200"/>
                          </a:xfrm>
                          <a:prstGeom prst="rect">
                            <a:avLst/>
                          </a:prstGeom>
                        </pic:spPr>
                      </pic:pic>
                      <pic:pic xmlns:pic="http://schemas.openxmlformats.org/drawingml/2006/picture">
                        <pic:nvPicPr>
                          <pic:cNvPr id="1853973230" name="Picture 1853973230" descr="Image, third, showing the second agent planning a new path which avoids the first agent."/>
                          <pic:cNvPicPr preferRelativeResize="0">
                            <a:picLocks noChangeAspect="1"/>
                          </pic:cNvPicPr>
                        </pic:nvPicPr>
                        <pic:blipFill>
                          <a:blip r:embed="rId25"/>
                          <a:stretch>
                            <a:fillRect/>
                          </a:stretch>
                        </pic:blipFill>
                        <pic:spPr>
                          <a:xfrm>
                            <a:off x="3563620" y="0"/>
                            <a:ext cx="1600200" cy="1600200"/>
                          </a:xfrm>
                          <a:prstGeom prst="rect">
                            <a:avLst/>
                          </a:prstGeom>
                        </pic:spPr>
                      </pic:pic>
                      <pic:pic xmlns:pic="http://schemas.openxmlformats.org/drawingml/2006/picture">
                        <pic:nvPicPr>
                          <pic:cNvPr id="1613182063" name="Picture 1613182063" descr="Image, second, which shows the first agent having moved into the second agent's planned path. Before the second agent can move, a conflict is detected which triggers the replan routine of LRA*."/>
                          <pic:cNvPicPr preferRelativeResize="0">
                            <a:picLocks noChangeAspect="1"/>
                          </pic:cNvPicPr>
                        </pic:nvPicPr>
                        <pic:blipFill>
                          <a:blip r:embed="rId26"/>
                          <a:stretch>
                            <a:fillRect/>
                          </a:stretch>
                        </pic:blipFill>
                        <pic:spPr>
                          <a:xfrm>
                            <a:off x="1777594" y="0"/>
                            <a:ext cx="1600200" cy="1600200"/>
                          </a:xfrm>
                          <a:prstGeom prst="rect">
                            <a:avLst/>
                          </a:prstGeom>
                        </pic:spPr>
                      </pic:pic>
                    </wpc:wpc>
                  </a:graphicData>
                </a:graphic>
              </wp:inline>
            </w:drawing>
          </mc:Choice>
          <mc:Fallback>
            <w:pict>
              <v:group w14:anchorId="51707E76" id="Canvas 3" o:spid="_x0000_s1026" editas="canvas" alt="Three images showing the sequential resolution of a conflict using the LRA* algorithm." style="width:406.6pt;height:128.8pt;mso-position-horizontal-relative:char;mso-position-vertical-relative:line" coordsize="51638,16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hree images showing the sequential resolution of a conflict using the LRA* algorithm." style="position:absolute;width:51638;height:16357;visibility:visible;mso-wrap-style:square" filled="t">
                  <v:fill o:detectmouseclick="t"/>
                  <v:path o:connecttype="none"/>
                </v:shape>
                <v:shape id="Picture 43990306" o:spid="_x0000_s1028" type="#_x0000_t75" alt="Image, first, showing the optimistic plans of two agents which will intersect during execution." style="position:absolute;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">
                  <v:imagedata r:id="rId27" o:title="Image, first, showing the optimistic plans of two agents which will intersect during execution"/>
                </v:shape>
                <v:shape id="Picture 1853973230" o:spid="_x0000_s1029" type="#_x0000_t75" alt="Image, third, showing the second agent planning a new path which avoids the first agent." style="position:absolute;left:35636;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">
                  <v:imagedata r:id="rId28" o:title="Image, third, showing the second agent planning a new path which avoids the first agent"/>
                </v:shape>
                <v:shape id="Picture 1613182063" o:spid="_x0000_s1030" type="#_x0000_t75" alt="Image, second, which shows the first agent having moved into the second agent's planned path. Before the second agent can move, a conflict is detected which triggers the replan routine of LRA*." style="position:absolute;left:17775;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">
                  <v:imagedata r:id="rId29" o:title="Image, second, which shows the first agent having moved into the second agent's planned path. Before the second agent can move, a conflict is detected which triggers the replan routine of LRA*"/>
                </v:shape>
                <w10:anchorlock/>
              </v:group>
            </w:pict>
          </mc:Fallback>
        </mc:AlternateContent>
      </w:r>
    </w:p>
    <w:p w14:paraId="1B4052A9" w14:textId="34A130E6" w:rsidR="001D49EF" w:rsidRPr="001D49EF" w:rsidRDefault="006467B4" w:rsidP="003C51E6">
      <w:pPr>
        <w:pStyle w:val="Caption"/>
        <w:keepLines/>
        <w:jc w:val="center"/>
        <w:rPr>
          <w:rFonts w:cs="Times New Roman"/>
          <w:vanish/>
          <w:szCs w:val="24"/>
          <w:specVanish/>
        </w:rPr>
      </w:pPr>
      <w:bookmarkStart w:id="45" w:name="_Ref151163175"/>
      <w:bookmarkStart w:id="46" w:name="_Toc151828274"/>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5</w:t>
      </w:r>
      <w:r w:rsidRPr="001D49EF">
        <w:rPr>
          <w:rFonts w:cs="Times New Roman"/>
          <w:b/>
          <w:bCs/>
          <w:szCs w:val="24"/>
        </w:rPr>
        <w:fldChar w:fldCharType="end"/>
      </w:r>
      <w:bookmarkEnd w:id="45"/>
      <w:r w:rsidRPr="001D49EF">
        <w:rPr>
          <w:rFonts w:cs="Times New Roman"/>
          <w:b/>
          <w:bCs/>
          <w:szCs w:val="24"/>
        </w:rPr>
        <w:t>:</w:t>
      </w:r>
      <w:r w:rsidRPr="00A9726D">
        <w:rPr>
          <w:rFonts w:cs="Times New Roman"/>
          <w:szCs w:val="24"/>
        </w:rPr>
        <w:t xml:space="preserve"> The LRA* replanning procedure.</w:t>
      </w:r>
      <w:bookmarkEnd w:id="46"/>
    </w:p>
    <w:p w14:paraId="63F14F8B" w14:textId="47385B4C" w:rsidR="006467B4" w:rsidRPr="00A9726D" w:rsidRDefault="006467B4" w:rsidP="003C51E6">
      <w:pPr>
        <w:pStyle w:val="Caption"/>
        <w:keepLines/>
        <w:jc w:val="center"/>
        <w:rPr>
          <w:rFonts w:cs="Times New Roman"/>
          <w:szCs w:val="24"/>
        </w:rPr>
      </w:pPr>
      <w:r w:rsidRPr="00A9726D">
        <w:rPr>
          <w:rFonts w:cs="Times New Roman"/>
          <w:szCs w:val="24"/>
        </w:rPr>
        <w:t xml:space="preserve"> On the left, two agents plan optimistic paths to their goals. A collision is detected, and the lower priority agent (blue) plans a new route, avoiding the immediate neighbor</w:t>
      </w:r>
      <w:r w:rsidR="00C905C1">
        <w:rPr>
          <w:rFonts w:cs="Times New Roman"/>
          <w:szCs w:val="24"/>
        </w:rPr>
        <w:t xml:space="preserve"> to its left</w:t>
      </w:r>
      <w:r w:rsidRPr="00A9726D">
        <w:rPr>
          <w:rFonts w:cs="Times New Roman"/>
          <w:szCs w:val="24"/>
        </w:rPr>
        <w:t>.</w:t>
      </w:r>
    </w:p>
    <w:p w14:paraId="3B8567EE" w14:textId="03C5434E" w:rsidR="006467B4" w:rsidRDefault="006467B4" w:rsidP="006467B4">
      <w:pPr>
        <w:spacing w:line="480" w:lineRule="auto"/>
        <w:contextualSpacing/>
        <w:rPr>
          <w:rFonts w:cs="Times New Roman"/>
          <w:szCs w:val="24"/>
        </w:rPr>
      </w:pPr>
      <w:r>
        <w:rPr>
          <w:rFonts w:cs="Times New Roman"/>
          <w:szCs w:val="24"/>
        </w:rPr>
        <w:tab/>
        <w:t xml:space="preserve">A simple approach, which is widely used in the videogame industry, is to allow A* to execute until a collision is inevitable </w:t>
      </w:r>
      <w:r>
        <w:rPr>
          <w:rFonts w:cs="Times New Roman"/>
          <w:szCs w:val="24"/>
        </w:rPr>
        <w:fldChar w:fldCharType="begin"/>
      </w:r>
      <w:r w:rsidR="0098431F">
        <w:rPr>
          <w:rFonts w:cs="Times New Roman"/>
          <w:szCs w:val="24"/>
        </w:rPr>
        <w:instrText xml:space="preserve"> ADDIN ZOTERO_ITEM CSL_CITATION {"citationID":"o9eFCfm7","properties":{"formattedCitation":"[18]","plainCitation":"[18]","noteIndex":0},"citationItems":[{"id":237,"uris":["http://zotero.org/users/local/rYTxwDyY/items/4SFJM3K6"],"itemData":{"id":237,"type":"article-journal","abstract":"Cooperative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xml:space="preserve">. At the timestep where a collision is detected, the agent whose movement is blocked because of the collision instead re-plans its path by running a new instance of the A* pathfinding algorithm. The starting node is the current location, while the goal node remains the same. To avoid the collision, the </w:t>
      </w:r>
      <w:r w:rsidRPr="00805B80">
        <w:rPr>
          <w:rFonts w:cs="Times New Roman"/>
          <w:b/>
          <w:bCs/>
          <w:i/>
          <w:iCs/>
          <w:szCs w:val="24"/>
        </w:rPr>
        <w:t>Neighbors</w:t>
      </w:r>
      <w:r>
        <w:rPr>
          <w:rFonts w:cs="Times New Roman"/>
          <w:szCs w:val="24"/>
        </w:rPr>
        <w:t xml:space="preserve"> function is modified so that the agent is unable to consider nodes in its immediate proximity which would lead to a collision</w:t>
      </w:r>
      <w:r w:rsidR="00525A2B">
        <w:rPr>
          <w:rFonts w:cs="Times New Roman"/>
          <w:szCs w:val="24"/>
        </w:rPr>
        <w:t>.</w:t>
      </w:r>
      <w:r>
        <w:rPr>
          <w:rFonts w:cs="Times New Roman"/>
          <w:szCs w:val="24"/>
        </w:rPr>
        <w:t xml:space="preserve"> </w:t>
      </w:r>
      <w:r w:rsidR="00542147">
        <w:rPr>
          <w:rFonts w:cs="Times New Roman"/>
          <w:szCs w:val="24"/>
        </w:rPr>
        <w:t xml:space="preserve">An example of this procedure is provided in </w:t>
      </w:r>
      <w:r w:rsidR="00542147">
        <w:rPr>
          <w:rFonts w:cs="Times New Roman"/>
          <w:szCs w:val="24"/>
        </w:rPr>
        <w:fldChar w:fldCharType="begin"/>
      </w:r>
      <w:r w:rsidR="00542147">
        <w:rPr>
          <w:rFonts w:cs="Times New Roman"/>
          <w:szCs w:val="24"/>
        </w:rPr>
        <w:instrText xml:space="preserve"> REF _Ref151163175 \h </w:instrText>
      </w:r>
      <w:r w:rsidR="00542147">
        <w:rPr>
          <w:rFonts w:cs="Times New Roman"/>
          <w:szCs w:val="24"/>
        </w:rPr>
      </w:r>
      <w:r w:rsidR="00542147">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5</w:t>
      </w:r>
      <w:r w:rsidR="00542147">
        <w:rPr>
          <w:rFonts w:cs="Times New Roman"/>
          <w:szCs w:val="24"/>
        </w:rPr>
        <w:fldChar w:fldCharType="end"/>
      </w:r>
      <w:r w:rsidR="00542147">
        <w:rPr>
          <w:rFonts w:cs="Times New Roman"/>
          <w:szCs w:val="24"/>
        </w:rPr>
        <w:t xml:space="preserve">. </w:t>
      </w:r>
      <w:r>
        <w:rPr>
          <w:rFonts w:cs="Times New Roman"/>
          <w:szCs w:val="24"/>
        </w:rPr>
        <w:t>To</w:t>
      </w:r>
      <w:r w:rsidR="00542147">
        <w:rPr>
          <w:rFonts w:cs="Times New Roman"/>
          <w:szCs w:val="24"/>
        </w:rPr>
        <w:t xml:space="preserve"> execute the new search, the pathfinding algorithm ne</w:t>
      </w:r>
      <w:r>
        <w:rPr>
          <w:rFonts w:cs="Times New Roman"/>
          <w:szCs w:val="24"/>
        </w:rPr>
        <w:t xml:space="preserve">eds access to the system state at the current timestep </w:t>
      </w:r>
      <m:oMath>
        <m:r>
          <m:rPr>
            <m:sty m:val="bi"/>
          </m:rPr>
          <w:rPr>
            <w:rFonts w:ascii="Cambria Math" w:hAnsi="Cambria Math" w:cs="Times New Roman"/>
            <w:szCs w:val="24"/>
          </w:rPr>
          <m:t>t</m:t>
        </m:r>
      </m:oMath>
      <w:r>
        <w:rPr>
          <w:rFonts w:eastAsiaTheme="minorEastAsia" w:cs="Times New Roman"/>
          <w:b/>
          <w:bCs/>
          <w:szCs w:val="24"/>
        </w:rPr>
        <w:t xml:space="preserve"> </w:t>
      </w:r>
      <w:r>
        <w:rPr>
          <w:rFonts w:eastAsiaTheme="minorEastAsia" w:cs="Times New Roman"/>
          <w:szCs w:val="24"/>
        </w:rPr>
        <w:t>to evaluate the position of other agents in the system</w:t>
      </w:r>
      <w:r>
        <w:rPr>
          <w:rFonts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t</m:t>
            </m:r>
          </m:sub>
        </m:sSub>
        <m:r>
          <m:rPr>
            <m:sty m:val="bi"/>
          </m:rPr>
          <w:rPr>
            <w:rFonts w:ascii="Cambria Math" w:hAnsi="Cambria Math" w:cs="Times New Roman"/>
            <w:szCs w:val="24"/>
          </w:rPr>
          <m:t>=</m:t>
        </m:r>
        <m:d>
          <m:dPr>
            <m:endChr m:val=""/>
            <m:ctrlPr>
              <w:rPr>
                <w:rFonts w:ascii="Cambria Math" w:hAnsi="Cambria Math" w:cs="Times New Roman"/>
                <w:b/>
                <w:bCs/>
                <w:i/>
                <w:szCs w:val="24"/>
              </w:rPr>
            </m:ctrlPr>
          </m:dPr>
          <m:e>
            <m:sSub>
              <m:sSubPr>
                <m:ctrlPr>
                  <w:rPr>
                    <w:rFonts w:ascii="Cambria Math" w:hAnsi="Cambria Math" w:cs="Times New Roman"/>
                    <w:b/>
                    <w:bCs/>
                    <w:i/>
                    <w:szCs w:val="24"/>
                  </w:rPr>
                </m:ctrlPr>
              </m:sSubPr>
              <m:e>
                <m:r>
                  <m:rPr>
                    <m:sty m:val="bi"/>
                  </m:rPr>
                  <w:rPr>
                    <w:rFonts w:ascii="Cambria Math" w:hAnsi="Cambria Math" w:cs="Times New Roman"/>
                    <w:szCs w:val="24"/>
                  </w:rPr>
                  <m:t>G</m:t>
                </m:r>
              </m:e>
              <m:sub>
                <m:r>
                  <m:rPr>
                    <m:sty m:val="bi"/>
                  </m:rPr>
                  <w:rPr>
                    <w:rFonts w:ascii="Cambria Math" w:hAnsi="Cambria Math" w:cs="Times New Roman"/>
                    <w:szCs w:val="24"/>
                  </w:rPr>
                  <m:t>t</m:t>
                </m:r>
              </m:sub>
            </m:sSub>
          </m:e>
        </m:d>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t</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t</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A</m:t>
                </m:r>
              </m:sub>
            </m:sSub>
          </m:e>
          <m:sub>
            <m:r>
              <m:rPr>
                <m:sty m:val="bi"/>
              </m:rPr>
              <w:rPr>
                <w:rFonts w:ascii="Cambria Math" w:hAnsi="Cambria Math" w:cs="Times New Roman"/>
                <w:szCs w:val="24"/>
              </w:rPr>
              <m:t>t</m:t>
            </m:r>
          </m:sub>
        </m:sSub>
        <m:r>
          <m:rPr>
            <m:sty m:val="bi"/>
          </m:rPr>
          <w:rPr>
            <w:rFonts w:ascii="Cambria Math" w:hAnsi="Cambria Math" w:cs="Times New Roman"/>
            <w:szCs w:val="24"/>
          </w:rPr>
          <m:t>,</m:t>
        </m:r>
        <m:sSub>
          <m:sSubPr>
            <m:ctrlPr>
              <w:rPr>
                <w:rFonts w:ascii="Cambria Math" w:hAnsi="Cambria Math" w:cs="Times New Roman"/>
                <w:b/>
                <w:bCs/>
                <w:i/>
                <w:szCs w:val="24"/>
              </w:rPr>
            </m:ctrlPr>
          </m:sSubPr>
          <m:e>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T</m:t>
                </m:r>
              </m:sub>
            </m:sSub>
          </m:e>
          <m:sub>
            <m:r>
              <m:rPr>
                <m:sty m:val="bi"/>
              </m:rPr>
              <w:rPr>
                <w:rFonts w:ascii="Cambria Math" w:hAnsi="Cambria Math" w:cs="Times New Roman"/>
                <w:szCs w:val="24"/>
              </w:rPr>
              <m:t>t</m:t>
            </m:r>
          </m:sub>
        </m:sSub>
        <m:r>
          <m:rPr>
            <m:sty m:val="bi"/>
          </m:rPr>
          <w:rPr>
            <w:rFonts w:ascii="Cambria Math" w:hAnsi="Cambria Math" w:cs="Times New Roman"/>
            <w:szCs w:val="24"/>
          </w:rPr>
          <m:t>)</m:t>
        </m:r>
      </m:oMath>
      <w:r>
        <w:rPr>
          <w:rFonts w:cs="Times New Roman"/>
          <w:szCs w:val="24"/>
        </w:rPr>
        <w:t xml:space="preserve">. </w:t>
      </w:r>
      <w:r w:rsidRPr="00060692">
        <w:rPr>
          <w:rFonts w:cs="Times New Roman"/>
          <w:szCs w:val="24"/>
        </w:rPr>
        <w:t>The</w:t>
      </w:r>
      <w:r>
        <w:rPr>
          <w:rFonts w:cs="Times New Roman"/>
          <w:szCs w:val="24"/>
        </w:rPr>
        <w:t xml:space="preserve"> updated function is described in </w:t>
      </w:r>
      <w:r w:rsidR="0098199A">
        <w:rPr>
          <w:rFonts w:cs="Times New Roman"/>
          <w:szCs w:val="24"/>
        </w:rPr>
        <w:fldChar w:fldCharType="begin"/>
      </w:r>
      <w:r w:rsidR="0098199A">
        <w:rPr>
          <w:rFonts w:cs="Times New Roman"/>
          <w:szCs w:val="24"/>
        </w:rPr>
        <w:instrText xml:space="preserve"> REF _Ref151168138 \h </w:instrText>
      </w:r>
      <w:r w:rsidR="0098199A">
        <w:rPr>
          <w:rFonts w:cs="Times New Roman"/>
          <w:szCs w:val="24"/>
        </w:rPr>
      </w:r>
      <w:r w:rsidR="0098199A">
        <w:rPr>
          <w:rFonts w:cs="Times New Roman"/>
          <w:szCs w:val="24"/>
        </w:rPr>
        <w:fldChar w:fldCharType="separate"/>
      </w:r>
      <w:r w:rsidR="003667A2">
        <w:rPr>
          <w:b/>
          <w:bCs/>
        </w:rPr>
        <w:t>Algorithm</w:t>
      </w:r>
      <w:r w:rsidR="003667A2" w:rsidRPr="00E574D9">
        <w:rPr>
          <w:b/>
          <w:bCs/>
        </w:rPr>
        <w:t xml:space="preserve"> </w:t>
      </w:r>
      <w:r w:rsidR="003667A2">
        <w:rPr>
          <w:b/>
          <w:bCs/>
          <w:noProof/>
        </w:rPr>
        <w:t>2</w:t>
      </w:r>
      <w:r w:rsidR="0098199A">
        <w:rPr>
          <w:rFonts w:cs="Times New Roman"/>
          <w:szCs w:val="24"/>
        </w:rPr>
        <w:fldChar w:fldCharType="end"/>
      </w:r>
      <w:r w:rsidR="00542147">
        <w:rPr>
          <w:rFonts w:cs="Times New Roman"/>
          <w:szCs w:val="24"/>
        </w:rPr>
        <w:t>.</w:t>
      </w:r>
    </w:p>
    <w:p w14:paraId="2C120F73" w14:textId="7A380DD6" w:rsidR="00CC4C04" w:rsidRDefault="00E574D9" w:rsidP="00D57CE3">
      <w:pPr>
        <w:pStyle w:val="Caption"/>
        <w:keepNext/>
        <w:pBdr>
          <w:top w:val="single" w:sz="4" w:space="1" w:color="auto"/>
        </w:pBdr>
        <w:spacing w:after="0"/>
      </w:pPr>
      <w:bookmarkStart w:id="47" w:name="_Ref151168138"/>
      <w:bookmarkStart w:id="48" w:name="_Toc151828301"/>
      <w:r>
        <w:rPr>
          <w:b/>
          <w:bCs/>
        </w:rPr>
        <w:lastRenderedPageBreak/>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2</w:t>
      </w:r>
      <w:r>
        <w:rPr>
          <w:b/>
          <w:bCs/>
        </w:rPr>
        <w:fldChar w:fldCharType="end"/>
      </w:r>
      <w:bookmarkEnd w:id="47"/>
      <w:r w:rsidR="00CC4C04" w:rsidRPr="00E574D9">
        <w:rPr>
          <w:b/>
          <w:bCs/>
        </w:rPr>
        <w:t>.</w:t>
      </w:r>
      <w:r w:rsidR="00CC4C04">
        <w:t xml:space="preserve"> </w:t>
      </w:r>
      <w:r w:rsidR="00CC4C04" w:rsidRPr="003D5883">
        <w:t>Neighbors function for LRA*</w:t>
      </w:r>
      <w:bookmarkEnd w:id="48"/>
    </w:p>
    <w:tbl>
      <w:tblPr>
        <w:tblStyle w:val="Algorithm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165"/>
      </w:tblGrid>
      <w:tr w:rsidR="006467B4" w14:paraId="4CED3963" w14:textId="77777777" w:rsidTr="00D57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 w:type="pct"/>
            <w:tcBorders>
              <w:top w:val="single" w:sz="4" w:space="0" w:color="auto"/>
            </w:tcBorders>
          </w:tcPr>
          <w:p w14:paraId="17F0E420" w14:textId="77777777" w:rsidR="006467B4" w:rsidRPr="008E629F" w:rsidRDefault="006467B4">
            <w:pPr>
              <w:pStyle w:val="Algorithm"/>
              <w:keepNext/>
              <w:numPr>
                <w:ilvl w:val="0"/>
                <w:numId w:val="5"/>
              </w:numPr>
              <w:rPr>
                <w:rFonts w:asciiTheme="minorHAnsi" w:hAnsiTheme="minorHAnsi" w:cstheme="minorHAnsi"/>
              </w:rPr>
            </w:pPr>
          </w:p>
        </w:tc>
        <w:tc>
          <w:tcPr>
            <w:tcW w:w="4725" w:type="pct"/>
            <w:tcBorders>
              <w:top w:val="single" w:sz="4" w:space="0" w:color="auto"/>
            </w:tcBorders>
          </w:tcPr>
          <w:p w14:paraId="0F6C6862" w14:textId="77777777" w:rsidR="006467B4" w:rsidRPr="008E629F" w:rsidRDefault="006467B4" w:rsidP="008D7B7F">
            <w:pPr>
              <w:pStyle w:val="Algorithm"/>
              <w:keepN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m:oMathPara>
              <m:oMathParaPr>
                <m:jc m:val="left"/>
              </m:oMathParaPr>
              <m:oMath>
                <m:r>
                  <m:rPr>
                    <m:nor/>
                  </m:rPr>
                  <w:rPr>
                    <w:rFonts w:asciiTheme="minorHAnsi" w:hAnsiTheme="minorHAnsi" w:cstheme="minorHAnsi"/>
                    <w:b/>
                  </w:rPr>
                  <m:t>function</m:t>
                </m:r>
                <m:r>
                  <w:rPr>
                    <w:rFonts w:ascii="Cambria Math" w:hAnsi="Cambria Math" w:cstheme="minorHAnsi"/>
                  </w:rPr>
                  <m:t xml:space="preserve"> </m:t>
                </m:r>
                <m:r>
                  <m:rPr>
                    <m:nor/>
                  </m:rPr>
                  <w:rPr>
                    <w:rFonts w:asciiTheme="minorHAnsi" w:hAnsiTheme="minorHAnsi" w:cstheme="minorHAnsi"/>
                  </w:rPr>
                  <m:t>Neighbors-LRA</m:t>
                </m:r>
                <m:r>
                  <w:rPr>
                    <w:rFonts w:ascii="Cambria Math" w:hAnsi="Cambria Math" w:cstheme="minorHAnsi"/>
                  </w:rPr>
                  <m:t>(node, M)</m:t>
                </m:r>
              </m:oMath>
            </m:oMathPara>
          </w:p>
        </w:tc>
      </w:tr>
      <w:tr w:rsidR="006467B4" w14:paraId="07E289B9"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43BF773C"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234E24B2"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rPr>
              <w:tab/>
            </w:r>
            <m:oMath>
              <m:r>
                <w:rPr>
                  <w:rFonts w:ascii="Cambria Math" w:hAnsi="Cambria Math" w:cstheme="minorHAnsi"/>
                </w:rPr>
                <m:t>result←∅</m:t>
              </m:r>
            </m:oMath>
          </w:p>
        </w:tc>
      </w:tr>
      <w:tr w:rsidR="006467B4" w14:paraId="07DBDAB4"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18CA3582"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207371A7"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b/>
                <w:bCs w:val="0"/>
              </w:rPr>
              <w:tab/>
            </w:r>
            <m:oMath>
              <m:r>
                <m:rPr>
                  <m:nor/>
                </m:rPr>
                <w:rPr>
                  <w:rFonts w:ascii="Cambria Math" w:hAnsi="Cambria Math" w:cstheme="minorHAnsi"/>
                  <w:b/>
                  <w:bCs w:val="0"/>
                </w:rPr>
                <m:t>for</m:t>
              </m:r>
              <m:r>
                <w:rPr>
                  <w:rFonts w:ascii="Cambria Math" w:hAnsi="Cambria Math" w:cstheme="minorHAnsi"/>
                </w:rPr>
                <m:t xml:space="preserve"> n∈</m:t>
              </m:r>
            </m:oMath>
            <w:r>
              <w:rPr>
                <w:rFonts w:asciiTheme="minorHAnsi" w:eastAsiaTheme="minorEastAsia" w:hAnsiTheme="minorHAnsi" w:cstheme="minorHAnsi"/>
              </w:rPr>
              <w:t xml:space="preserve"> Neighbors(</w:t>
            </w:r>
            <m:oMath>
              <m:r>
                <w:rPr>
                  <w:rFonts w:ascii="Cambria Math" w:eastAsiaTheme="minorEastAsia" w:hAnsi="Cambria Math" w:cstheme="minorHAnsi"/>
                </w:rPr>
                <m:t>node</m:t>
              </m:r>
            </m:oMath>
            <w:r>
              <w:rPr>
                <w:rFonts w:asciiTheme="minorHAnsi" w:eastAsiaTheme="minorEastAsia" w:hAnsiTheme="minorHAnsi" w:cstheme="minorHAnsi"/>
              </w:rPr>
              <w:t>):</w:t>
            </w:r>
          </w:p>
        </w:tc>
      </w:tr>
      <w:tr w:rsidR="006467B4" w14:paraId="6D59CC3E"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1861E65D"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7ECF2F62"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b/>
                <w:bCs w:val="0"/>
              </w:rPr>
              <w:tab/>
            </w:r>
            <w:r w:rsidRPr="008E629F">
              <w:rPr>
                <w:rFonts w:asciiTheme="minorHAnsi" w:eastAsiaTheme="minorEastAsia" w:hAnsiTheme="minorHAnsi" w:cstheme="minorHAnsi"/>
                <w:b/>
                <w:bCs w:val="0"/>
              </w:rPr>
              <w:tab/>
            </w:r>
            <w:r>
              <w:rPr>
                <w:rFonts w:asciiTheme="minorHAnsi" w:eastAsiaTheme="minorEastAsia" w:hAnsiTheme="minorHAnsi" w:cstheme="minorHAnsi"/>
                <w:b/>
                <w:bCs w:val="0"/>
              </w:rPr>
              <w:t xml:space="preserve">if </w:t>
            </w:r>
            <m:oMath>
              <m:r>
                <w:rPr>
                  <w:rFonts w:ascii="Cambria Math" w:hAnsi="Cambria Math" w:cstheme="minorHAnsi"/>
                </w:rPr>
                <m:t>n∉</m:t>
              </m:r>
              <m:r>
                <w:rPr>
                  <w:rFonts w:ascii="Cambria Math" w:eastAsiaTheme="minorEastAsia" w:hAnsi="Cambria Math" w:cstheme="minorHAnsi"/>
                </w:rPr>
                <m:t>{</m:t>
              </m:r>
            </m:oMath>
            <w:r>
              <w:rPr>
                <w:rFonts w:asciiTheme="minorHAnsi" w:eastAsiaTheme="minorEastAsia" w:hAnsiTheme="minorHAnsi" w:cstheme="minorHAnsi"/>
              </w:rPr>
              <w:t>Position</w:t>
            </w:r>
            <m:oMath>
              <m:d>
                <m:dPr>
                  <m:ctrlPr>
                    <w:rPr>
                      <w:rFonts w:ascii="Cambria Math" w:hAnsi="Cambria Math" w:cstheme="minorHAnsi"/>
                      <w:i/>
                    </w:rPr>
                  </m:ctrlPr>
                </m:dPr>
                <m:e>
                  <m:r>
                    <w:rPr>
                      <w:rFonts w:ascii="Cambria Math" w:hAnsi="Cambria Math" w:cstheme="minorHAnsi"/>
                    </w:rPr>
                    <m:t>∀a;a∈A</m:t>
                  </m:r>
                </m:e>
              </m:d>
              <m:r>
                <m:rPr>
                  <m:sty m:val="p"/>
                </m:rPr>
                <w:rPr>
                  <w:rFonts w:ascii="Cambria Math" w:eastAsiaTheme="minorEastAsia" w:hAnsi="Cambria Math" w:cstheme="minorHAnsi"/>
                </w:rPr>
                <m:t>}:</m:t>
              </m:r>
            </m:oMath>
          </w:p>
        </w:tc>
      </w:tr>
      <w:tr w:rsidR="006467B4" w14:paraId="5EC1BCEF"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28FD5A4A"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1A7D94CA"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E629F">
              <w:rPr>
                <w:rFonts w:asciiTheme="minorHAnsi" w:eastAsiaTheme="minorEastAsia" w:hAnsiTheme="minorHAnsi" w:cstheme="minorHAnsi"/>
              </w:rPr>
              <w:tab/>
            </w:r>
            <w:r w:rsidRPr="008E629F">
              <w:rPr>
                <w:rFonts w:asciiTheme="minorHAnsi" w:eastAsiaTheme="minorEastAsia" w:hAnsiTheme="minorHAnsi" w:cstheme="minorHAnsi"/>
              </w:rPr>
              <w:tab/>
            </w:r>
            <w:r w:rsidRPr="008E629F">
              <w:rPr>
                <w:rFonts w:asciiTheme="minorHAnsi" w:eastAsiaTheme="minorEastAsia" w:hAnsiTheme="minorHAnsi" w:cstheme="minorHAnsi"/>
              </w:rPr>
              <w:tab/>
            </w:r>
            <m:oMath>
              <m:r>
                <w:rPr>
                  <w:rFonts w:ascii="Cambria Math" w:eastAsia="Calibri" w:hAnsi="Cambria Math" w:cstheme="minorHAnsi"/>
                </w:rPr>
                <m:t>result←result∪{n}</m:t>
              </m:r>
            </m:oMath>
          </w:p>
        </w:tc>
      </w:tr>
      <w:tr w:rsidR="006467B4" w14:paraId="08221C1A" w14:textId="77777777" w:rsidTr="00D57CE3">
        <w:tc>
          <w:tcPr>
            <w:cnfStyle w:val="001000000000" w:firstRow="0" w:lastRow="0" w:firstColumn="1" w:lastColumn="0" w:oddVBand="0" w:evenVBand="0" w:oddHBand="0" w:evenHBand="0" w:firstRowFirstColumn="0" w:firstRowLastColumn="0" w:lastRowFirstColumn="0" w:lastRowLastColumn="0"/>
            <w:tcW w:w="275" w:type="pct"/>
            <w:tcBorders>
              <w:bottom w:val="single" w:sz="4" w:space="0" w:color="auto"/>
            </w:tcBorders>
          </w:tcPr>
          <w:p w14:paraId="4979F577" w14:textId="77777777" w:rsidR="006467B4" w:rsidRPr="008E629F" w:rsidRDefault="006467B4">
            <w:pPr>
              <w:pStyle w:val="Algorithm"/>
              <w:keepNext/>
              <w:numPr>
                <w:ilvl w:val="0"/>
                <w:numId w:val="5"/>
              </w:numPr>
              <w:rPr>
                <w:rFonts w:asciiTheme="minorHAnsi" w:hAnsiTheme="minorHAnsi" w:cstheme="minorHAnsi"/>
              </w:rPr>
            </w:pPr>
          </w:p>
        </w:tc>
        <w:tc>
          <w:tcPr>
            <w:tcW w:w="4725" w:type="pct"/>
            <w:tcBorders>
              <w:bottom w:val="single" w:sz="4" w:space="0" w:color="auto"/>
            </w:tcBorders>
          </w:tcPr>
          <w:p w14:paraId="66CAAB7F"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E629F">
              <w:rPr>
                <w:rFonts w:asciiTheme="minorHAnsi" w:eastAsia="Calibri" w:hAnsiTheme="minorHAnsi" w:cstheme="minorHAnsi"/>
              </w:rPr>
              <w:tab/>
            </w:r>
            <w:r w:rsidRPr="008E629F">
              <w:rPr>
                <w:rFonts w:asciiTheme="minorHAnsi" w:eastAsia="Calibri" w:hAnsiTheme="minorHAnsi" w:cstheme="minorHAnsi"/>
                <w:b/>
                <w:bCs w:val="0"/>
              </w:rPr>
              <w:t>return</w:t>
            </w:r>
            <w:r w:rsidRPr="008E629F">
              <w:rPr>
                <w:rFonts w:asciiTheme="minorHAnsi" w:eastAsia="Calibri" w:hAnsiTheme="minorHAnsi" w:cstheme="minorHAnsi"/>
              </w:rPr>
              <w:t xml:space="preserve"> </w:t>
            </w:r>
            <m:oMath>
              <m:r>
                <w:rPr>
                  <w:rFonts w:ascii="Cambria Math" w:eastAsia="Calibri" w:hAnsi="Cambria Math" w:cstheme="minorHAnsi"/>
                </w:rPr>
                <m:t>result</m:t>
              </m:r>
            </m:oMath>
          </w:p>
        </w:tc>
      </w:tr>
    </w:tbl>
    <w:p w14:paraId="1F9CD9AE" w14:textId="77777777" w:rsidR="006467B4" w:rsidRDefault="006467B4" w:rsidP="006467B4">
      <w:pPr>
        <w:spacing w:line="480" w:lineRule="auto"/>
        <w:contextualSpacing/>
        <w:rPr>
          <w:rFonts w:cs="Times New Roman"/>
          <w:b/>
          <w:bCs/>
          <w:szCs w:val="24"/>
        </w:rPr>
      </w:pPr>
    </w:p>
    <w:p w14:paraId="5F579F95" w14:textId="45D1563E"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This approach is not very powerful for a host of reasons. The replanning procedure means that in densely populated graphs agents frequently undergo recalculation of their entire paths. The low amount of foresight given by the simple </w:t>
      </w:r>
      <w:r w:rsidRPr="00805B80">
        <w:rPr>
          <w:rFonts w:cs="Times New Roman"/>
          <w:b/>
          <w:bCs/>
          <w:i/>
          <w:iCs/>
          <w:szCs w:val="24"/>
        </w:rPr>
        <w:t>Neighbors</w:t>
      </w:r>
      <w:r>
        <w:rPr>
          <w:rFonts w:cs="Times New Roman"/>
          <w:szCs w:val="24"/>
        </w:rPr>
        <w:t xml:space="preserve"> function augmentation also frequently results in cycling or jostling behaviors in which agents shuffle back and forth attempting to find routes around each other. As the number of agents in the bottleneck increases, the situation grows to take arbitrarily long to resolve, never guaranteeing a solution will be found </w:t>
      </w:r>
      <w:r>
        <w:rPr>
          <w:rFonts w:cs="Times New Roman"/>
          <w:szCs w:val="24"/>
        </w:rPr>
        <w:fldChar w:fldCharType="begin"/>
      </w:r>
      <w:r w:rsidR="0098431F">
        <w:rPr>
          <w:rFonts w:cs="Times New Roman"/>
          <w:szCs w:val="24"/>
        </w:rPr>
        <w:instrText xml:space="preserve"> ADDIN ZOTERO_ITEM CSL_CITATION {"citationID":"5s5zKb41","properties":{"formattedCitation":"[18]","plainCitation":"[18]","noteIndex":0},"citationItems":[{"id":237,"uris":["http://zotero.org/users/local/rYTxwDyY/items/4SFJM3K6"],"itemData":{"id":237,"type":"article-journal","abstract":"Cooperative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The algorithm is provably unable to resolve bottlenecks at all in certain graph conditions and provides no predictive power to prevent its use in such cases. These behaviors are immediately obvious in experimentation and quickly prove to yield insufficient results. A greater degree of inter-agent cooperation is needed.</w:t>
      </w:r>
    </w:p>
    <w:p w14:paraId="3F91F9E2" w14:textId="77777777" w:rsidR="006467B4" w:rsidRDefault="006467B4" w:rsidP="00690ADA">
      <w:pPr>
        <w:pStyle w:val="Heading3"/>
      </w:pPr>
      <w:bookmarkStart w:id="49" w:name="_Toc151829322"/>
      <w:r>
        <w:t>Multi-Agent Approaches</w:t>
      </w:r>
      <w:bookmarkEnd w:id="49"/>
    </w:p>
    <w:p w14:paraId="5E2C3C60" w14:textId="77777777" w:rsidR="006467B4" w:rsidRDefault="006467B4" w:rsidP="006467B4">
      <w:pPr>
        <w:spacing w:line="480" w:lineRule="auto"/>
        <w:contextualSpacing/>
        <w:rPr>
          <w:rFonts w:cs="Times New Roman"/>
          <w:szCs w:val="24"/>
        </w:rPr>
      </w:pPr>
      <w:r>
        <w:rPr>
          <w:rFonts w:cs="Times New Roman"/>
          <w:szCs w:val="24"/>
        </w:rPr>
        <w:tab/>
        <w:t xml:space="preserve"> A* serves as a powerful tool for finding paths in any given instance of a graph traversal problem but, as discussed in the previous section, cannot be naively used to solve problems in which multiple agents share the same space.</w:t>
      </w:r>
    </w:p>
    <w:p w14:paraId="62151094" w14:textId="7A512141" w:rsidR="006467B4" w:rsidRDefault="006467B4" w:rsidP="006467B4">
      <w:pPr>
        <w:spacing w:line="480" w:lineRule="auto"/>
        <w:contextualSpacing/>
        <w:rPr>
          <w:rFonts w:cs="Times New Roman"/>
          <w:szCs w:val="24"/>
        </w:rPr>
      </w:pPr>
      <w:r>
        <w:rPr>
          <w:rFonts w:cs="Times New Roman"/>
          <w:szCs w:val="24"/>
        </w:rPr>
        <w:lastRenderedPageBreak/>
        <w:tab/>
        <w:t xml:space="preserve">This section presents the strategies employed by two families of algorithms which attempt to solve multi-agent problems. The first is called Windowed Hierarchical Cooperative A* (WHCA*), which combines the principles of three algorithms into one and is presented in </w:t>
      </w:r>
      <w:r>
        <w:rPr>
          <w:rFonts w:cs="Times New Roman"/>
          <w:szCs w:val="24"/>
        </w:rPr>
        <w:fldChar w:fldCharType="begin"/>
      </w:r>
      <w:r w:rsidR="0098431F">
        <w:rPr>
          <w:rFonts w:cs="Times New Roman"/>
          <w:szCs w:val="24"/>
        </w:rPr>
        <w:instrText xml:space="preserve"> ADDIN ZOTERO_ITEM CSL_CITATION {"citationID":"3aAv2Ucp","properties":{"formattedCitation":"[18]","plainCitation":"[18]","noteIndex":0},"citationItems":[{"id":237,"uris":["http://zotero.org/users/local/rYTxwDyY/items/4SFJM3K6"],"itemData":{"id":237,"type":"article-journal","abstract":"Cooperative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xml:space="preserve">. The second family is built on a principle called Token Passing (TP). Its authors also present a set of criteria for determining whether an instance of an MAPD problem is guaranteed to be solvable </w:t>
      </w:r>
      <w:r>
        <w:rPr>
          <w:rFonts w:cs="Times New Roman"/>
          <w:szCs w:val="24"/>
        </w:rPr>
        <w:fldChar w:fldCharType="begin"/>
      </w:r>
      <w:r w:rsidR="0098431F">
        <w:rPr>
          <w:rFonts w:cs="Times New Roman"/>
          <w:szCs w:val="24"/>
        </w:rPr>
        <w:instrText xml:space="preserve"> ADDIN ZOTERO_ITEM CSL_CITATION {"citationID":"CwC4uyGc","properties":{"formattedCitation":"[12]","plainCitation":"[12]","noteIndex":0},"citationItems":[{"id":222,"uris":["http://zotero.org/users/local/rYTxwDyY/items/YC6I8SMB"],"itemData":{"id":222,"type":"article","abstract":"The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w:t>
      </w:r>
    </w:p>
    <w:p w14:paraId="5D29F892" w14:textId="1FA5AE40" w:rsidR="006467B4" w:rsidRDefault="006467B4" w:rsidP="006467B4">
      <w:pPr>
        <w:spacing w:line="480" w:lineRule="auto"/>
        <w:contextualSpacing/>
        <w:rPr>
          <w:rFonts w:cs="Times New Roman"/>
          <w:szCs w:val="24"/>
        </w:rPr>
      </w:pPr>
      <w:r>
        <w:rPr>
          <w:rFonts w:cs="Times New Roman"/>
          <w:szCs w:val="24"/>
        </w:rPr>
        <w:tab/>
        <w:t xml:space="preserve">These </w:t>
      </w:r>
      <w:r w:rsidR="0078564B">
        <w:rPr>
          <w:rFonts w:cs="Times New Roman"/>
          <w:szCs w:val="24"/>
        </w:rPr>
        <w:t>algorithms</w:t>
      </w:r>
      <w:r>
        <w:rPr>
          <w:rFonts w:cs="Times New Roman"/>
          <w:szCs w:val="24"/>
        </w:rPr>
        <w:t xml:space="preserve"> will be adapted via the procedure laid out in </w:t>
      </w:r>
      <w:r w:rsidR="0078564B">
        <w:rPr>
          <w:rFonts w:cs="Times New Roman"/>
          <w:szCs w:val="24"/>
        </w:rPr>
        <w:t>Chapter 3</w:t>
      </w:r>
      <w:r>
        <w:rPr>
          <w:rFonts w:cs="Times New Roman"/>
          <w:szCs w:val="24"/>
        </w:rPr>
        <w:t xml:space="preserve"> as examples of the methodology so as to provide points of comparison. Their usage within the framework laid out in </w:t>
      </w:r>
      <w:r w:rsidR="0078564B">
        <w:rPr>
          <w:rFonts w:cs="Times New Roman"/>
          <w:szCs w:val="24"/>
        </w:rPr>
        <w:t>Chapter 3</w:t>
      </w:r>
      <w:r>
        <w:rPr>
          <w:rFonts w:cs="Times New Roman"/>
          <w:szCs w:val="24"/>
        </w:rPr>
        <w:t xml:space="preserve"> to produce experimental data in Chapter </w:t>
      </w:r>
      <w:r w:rsidR="0078564B">
        <w:rPr>
          <w:rFonts w:cs="Times New Roman"/>
          <w:szCs w:val="24"/>
        </w:rPr>
        <w:t>5</w:t>
      </w:r>
      <w:r>
        <w:rPr>
          <w:rFonts w:cs="Times New Roman"/>
          <w:szCs w:val="24"/>
        </w:rPr>
        <w:t xml:space="preserve"> will reveal each approach’s advantages</w:t>
      </w:r>
      <w:r w:rsidR="0078564B">
        <w:rPr>
          <w:rFonts w:cs="Times New Roman"/>
          <w:szCs w:val="24"/>
        </w:rPr>
        <w:t xml:space="preserve"> and</w:t>
      </w:r>
      <w:r>
        <w:rPr>
          <w:rFonts w:cs="Times New Roman"/>
          <w:szCs w:val="24"/>
        </w:rPr>
        <w:t xml:space="preserve"> restrictions</w:t>
      </w:r>
      <w:r w:rsidR="0078564B">
        <w:rPr>
          <w:rFonts w:cs="Times New Roman"/>
          <w:szCs w:val="24"/>
        </w:rPr>
        <w:t>.</w:t>
      </w:r>
    </w:p>
    <w:p w14:paraId="2E31EE14" w14:textId="77777777" w:rsidR="006467B4" w:rsidRDefault="006467B4" w:rsidP="00690ADA">
      <w:pPr>
        <w:pStyle w:val="Heading4"/>
      </w:pPr>
      <w:bookmarkStart w:id="50" w:name="_Toc151829323"/>
      <w:r>
        <w:t>Windowed Hierarchical Cooperative A*</w:t>
      </w:r>
      <w:bookmarkEnd w:id="50"/>
    </w:p>
    <w:p w14:paraId="4C874477" w14:textId="58135391"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Windowed Hierarchical Cooperative A* (WHCA*) is a combination of three algorithms presented by David Silver in his 2005 paper “Cooperative Pathfinding” </w:t>
      </w:r>
      <w:r>
        <w:rPr>
          <w:rFonts w:cs="Times New Roman"/>
          <w:szCs w:val="24"/>
        </w:rPr>
        <w:fldChar w:fldCharType="begin"/>
      </w:r>
      <w:r w:rsidR="0098431F">
        <w:rPr>
          <w:rFonts w:cs="Times New Roman"/>
          <w:szCs w:val="24"/>
        </w:rPr>
        <w:instrText xml:space="preserve"> ADDIN ZOTERO_ITEM CSL_CITATION {"citationID":"zPS3t4Zx","properties":{"formattedCitation":"[18]","plainCitation":"[18]","noteIndex":0},"citationItems":[{"id":237,"uris":["http://zotero.org/users/local/rYTxwDyY/items/4SFJM3K6"],"itemData":{"id":237,"type":"article-journal","abstract":"Cooperative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Building directly from the A* and LRA* implementations, Silver develops additional augmentations which enable agents to be aware of each other’s intentions, better analyze the space in which they travel via altering the heuristic function of A*</w:t>
      </w:r>
      <w:r w:rsidR="00C905C1">
        <w:rPr>
          <w:rFonts w:cs="Times New Roman"/>
          <w:szCs w:val="24"/>
        </w:rPr>
        <w:t>,</w:t>
      </w:r>
      <w:r>
        <w:rPr>
          <w:rFonts w:cs="Times New Roman"/>
          <w:szCs w:val="24"/>
        </w:rPr>
        <w:t xml:space="preserve"> and increase the flexibility and computational speed of the pathfinding algorithm via the addition of a windowing function.</w:t>
      </w:r>
    </w:p>
    <w:p w14:paraId="328EDB9A" w14:textId="77777777" w:rsidR="006467B4" w:rsidRDefault="006467B4" w:rsidP="00375C20">
      <w:pPr>
        <w:pStyle w:val="Heading5"/>
      </w:pPr>
      <w:bookmarkStart w:id="51" w:name="_Toc151829324"/>
      <w:r>
        <w:t>Cooperative A*</w:t>
      </w:r>
      <w:bookmarkEnd w:id="51"/>
    </w:p>
    <w:p w14:paraId="2D8B6269" w14:textId="236C7DFF" w:rsidR="006467B4" w:rsidRDefault="006467B4" w:rsidP="006467B4">
      <w:pPr>
        <w:spacing w:line="480" w:lineRule="auto"/>
        <w:contextualSpacing/>
        <w:rPr>
          <w:rFonts w:cs="Times New Roman"/>
          <w:szCs w:val="24"/>
        </w:rPr>
      </w:pPr>
      <w:r>
        <w:rPr>
          <w:rFonts w:cs="Times New Roman"/>
          <w:szCs w:val="24"/>
        </w:rPr>
        <w:tab/>
        <w:t xml:space="preserve">Cooperative A* (CA*) is the first algorithm which achieves a degree of direct agent cooperation. By implementing a reservation table which is stored at some central authority </w:t>
      </w:r>
      <w:r>
        <w:rPr>
          <w:rFonts w:cs="Times New Roman"/>
          <w:szCs w:val="24"/>
        </w:rPr>
        <w:lastRenderedPageBreak/>
        <w:t xml:space="preserve">which all agents may access, agents are able to </w:t>
      </w:r>
      <w:r w:rsidR="00C905C1">
        <w:rPr>
          <w:rFonts w:cs="Times New Roman"/>
          <w:szCs w:val="24"/>
        </w:rPr>
        <w:t xml:space="preserve">retrieve knowledge </w:t>
      </w:r>
      <w:r>
        <w:rPr>
          <w:rFonts w:cs="Times New Roman"/>
          <w:szCs w:val="24"/>
        </w:rPr>
        <w:t>of each other’s plans. The reservation table is a representation of the graph structure which is augmented with a third dimension: time. Agent paths through the system are represented by a series of n-tuples with increasing time depth composed from the position and the time at which an agent will occupy that position. By including the time dimension the reservation table has predictive power</w:t>
      </w:r>
      <w:r w:rsidR="00C905C1">
        <w:rPr>
          <w:rFonts w:cs="Times New Roman"/>
          <w:szCs w:val="24"/>
        </w:rPr>
        <w:t xml:space="preserve"> up to the time horizon of the system</w:t>
      </w:r>
      <w:r>
        <w:rPr>
          <w:rFonts w:cs="Times New Roman"/>
          <w:szCs w:val="24"/>
        </w:rPr>
        <w:t xml:space="preserve"> which </w:t>
      </w:r>
      <w:r w:rsidR="00844B80">
        <w:rPr>
          <w:rFonts w:cs="Times New Roman"/>
          <w:szCs w:val="24"/>
        </w:rPr>
        <w:t>can be</w:t>
      </w:r>
      <w:r>
        <w:rPr>
          <w:rFonts w:cs="Times New Roman"/>
          <w:szCs w:val="24"/>
        </w:rPr>
        <w:t xml:space="preserve"> access</w:t>
      </w:r>
      <w:r w:rsidR="00844B80">
        <w:rPr>
          <w:rFonts w:cs="Times New Roman"/>
          <w:szCs w:val="24"/>
        </w:rPr>
        <w:t>ed</w:t>
      </w:r>
      <w:r>
        <w:rPr>
          <w:rFonts w:cs="Times New Roman"/>
          <w:szCs w:val="24"/>
        </w:rPr>
        <w:t xml:space="preserve"> by any agent intending to plan a path</w:t>
      </w:r>
      <w:r w:rsidR="00844B80">
        <w:rPr>
          <w:rFonts w:cs="Times New Roman"/>
          <w:szCs w:val="24"/>
        </w:rPr>
        <w:t>.</w:t>
      </w:r>
    </w:p>
    <w:p w14:paraId="574B2A37" w14:textId="77777777" w:rsidR="006467B4" w:rsidRDefault="006467B4" w:rsidP="006467B4">
      <w:pPr>
        <w:spacing w:line="480" w:lineRule="auto"/>
        <w:contextualSpacing/>
        <w:rPr>
          <w:rFonts w:cs="Times New Roman"/>
          <w:szCs w:val="24"/>
        </w:rPr>
      </w:pPr>
      <w:r>
        <w:rPr>
          <w:rFonts w:cs="Times New Roman"/>
          <w:szCs w:val="24"/>
        </w:rPr>
        <w:tab/>
        <w:t>To make use of this shared information, the A* algorithm must be modified in several ways:</w:t>
      </w:r>
    </w:p>
    <w:p w14:paraId="799F522C"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Found paths need to be logged into the reservation table.</w:t>
      </w:r>
    </w:p>
    <w:p w14:paraId="70206C26"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 xml:space="preserve">Some notion of time depth must be included in the searching strategy, increasing for each new node explored. To do this, </w:t>
      </w:r>
      <w:r w:rsidRPr="00860131">
        <w:rPr>
          <w:rFonts w:cs="Times New Roman"/>
          <w:b/>
          <w:bCs/>
          <w:i/>
          <w:iCs/>
          <w:szCs w:val="24"/>
        </w:rPr>
        <w:t>BuildPath</w:t>
      </w:r>
      <w:r w:rsidRPr="00860131">
        <w:rPr>
          <w:rFonts w:cs="Times New Roman"/>
          <w:szCs w:val="24"/>
        </w:rPr>
        <w:t xml:space="preserve"> must be expanded to include the time in its characterization of a node.</w:t>
      </w:r>
    </w:p>
    <w:p w14:paraId="26E1EBE9"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 xml:space="preserve">The </w:t>
      </w:r>
      <w:r w:rsidRPr="00860131">
        <w:rPr>
          <w:rFonts w:cs="Times New Roman"/>
          <w:b/>
          <w:bCs/>
          <w:i/>
          <w:iCs/>
          <w:szCs w:val="24"/>
        </w:rPr>
        <w:t>Neighbors</w:t>
      </w:r>
      <w:r w:rsidRPr="00860131">
        <w:rPr>
          <w:rFonts w:cs="Times New Roman"/>
          <w:szCs w:val="24"/>
        </w:rPr>
        <w:t xml:space="preserve"> subroutine must be modified to only return nodes which are unreserved in the next time step. It should also return the agent’s current node, if it is not reserved in the next time step (this is the </w:t>
      </w:r>
      <w:r w:rsidRPr="00860131">
        <w:rPr>
          <w:rFonts w:cs="Times New Roman"/>
          <w:i/>
          <w:iCs/>
          <w:szCs w:val="24"/>
        </w:rPr>
        <w:t>wait</w:t>
      </w:r>
      <w:r w:rsidRPr="00860131">
        <w:rPr>
          <w:rFonts w:cs="Times New Roman"/>
          <w:szCs w:val="24"/>
        </w:rPr>
        <w:t xml:space="preserve"> action). This new routine is named </w:t>
      </w:r>
      <w:r w:rsidRPr="00860131">
        <w:rPr>
          <w:rFonts w:cs="Times New Roman"/>
          <w:b/>
          <w:bCs/>
          <w:i/>
          <w:iCs/>
          <w:szCs w:val="24"/>
        </w:rPr>
        <w:t>FreeNeighbors</w:t>
      </w:r>
      <w:r w:rsidRPr="00860131">
        <w:rPr>
          <w:rFonts w:cs="Times New Roman"/>
          <w:szCs w:val="24"/>
        </w:rPr>
        <w:t>.</w:t>
      </w:r>
    </w:p>
    <w:p w14:paraId="44241818" w14:textId="3D409C4B"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In the case of a replan, the old plan must be removed from the reservation table so as not to falsely impact the performance of new searches. This procedure is implemented in a new routine</w:t>
      </w:r>
      <w:r w:rsidR="00844B80">
        <w:rPr>
          <w:rFonts w:cs="Times New Roman"/>
          <w:szCs w:val="24"/>
        </w:rPr>
        <w:t>:</w:t>
      </w:r>
      <w:r w:rsidRPr="00860131">
        <w:rPr>
          <w:rFonts w:cs="Times New Roman"/>
          <w:szCs w:val="24"/>
        </w:rPr>
        <w:t xml:space="preserve"> </w:t>
      </w:r>
      <w:r w:rsidRPr="00860131">
        <w:rPr>
          <w:rFonts w:cs="Times New Roman"/>
          <w:b/>
          <w:bCs/>
          <w:i/>
          <w:iCs/>
          <w:szCs w:val="24"/>
        </w:rPr>
        <w:t>Replan</w:t>
      </w:r>
      <w:r w:rsidRPr="00860131">
        <w:rPr>
          <w:rFonts w:cs="Times New Roman"/>
          <w:szCs w:val="24"/>
        </w:rPr>
        <w:t>.</w:t>
      </w:r>
    </w:p>
    <w:p w14:paraId="37BD3161" w14:textId="77777777" w:rsidR="006467B4" w:rsidRDefault="006467B4" w:rsidP="006467B4">
      <w:pPr>
        <w:spacing w:line="480" w:lineRule="auto"/>
        <w:ind w:firstLine="720"/>
        <w:contextualSpacing/>
        <w:rPr>
          <w:rFonts w:cs="Times New Roman"/>
          <w:szCs w:val="24"/>
        </w:rPr>
      </w:pPr>
      <w:r>
        <w:rPr>
          <w:rFonts w:cs="Times New Roman"/>
          <w:szCs w:val="24"/>
        </w:rPr>
        <w:lastRenderedPageBreak/>
        <w:t xml:space="preserve">With these changes implemented, the algorithm achieves a degree of cooperation among agents such that no agent should be able to find a path which intersects another agent. This may mean that an agent is unable to find any path to the goal. In such cases, the agent must be allowed to not act, which exposes a weakness in the algorithm that can be felt in densely populated graphs. </w:t>
      </w:r>
    </w:p>
    <w:p w14:paraId="701C15DA" w14:textId="77777777" w:rsidR="006467B4" w:rsidRPr="0053293E" w:rsidRDefault="006467B4" w:rsidP="006467B4">
      <w:pPr>
        <w:spacing w:line="480" w:lineRule="auto"/>
        <w:ind w:firstLine="720"/>
        <w:contextualSpacing/>
        <w:rPr>
          <w:rFonts w:cs="Times New Roman"/>
          <w:szCs w:val="24"/>
        </w:rPr>
      </w:pPr>
      <w:r>
        <w:rPr>
          <w:rFonts w:cs="Times New Roman"/>
          <w:szCs w:val="24"/>
        </w:rPr>
        <w:t xml:space="preserve">Should an agent fail to find a path, it has no default behavior to fall back on. Its inability to create a plan may interfere with the plans of other agents. This behavior also indicates a high degree of ordering sensitivity: the first plans have the least restrictions, while the last plans may be impossible to create. Naively implementing a similar solution to LRA* for agents which are disrupted by another agent’s failure to find a path, the </w:t>
      </w:r>
      <w:r>
        <w:rPr>
          <w:rFonts w:cs="Times New Roman"/>
          <w:b/>
          <w:bCs/>
          <w:i/>
          <w:iCs/>
          <w:szCs w:val="24"/>
        </w:rPr>
        <w:t>Replan</w:t>
      </w:r>
      <w:r>
        <w:rPr>
          <w:rFonts w:cs="Times New Roman"/>
          <w:szCs w:val="24"/>
        </w:rPr>
        <w:t xml:space="preserve"> routine is introduced.</w:t>
      </w:r>
    </w:p>
    <w:p w14:paraId="007F2E35" w14:textId="346ECFEE" w:rsidR="006467B4" w:rsidRDefault="006467B4" w:rsidP="006467B4">
      <w:pPr>
        <w:spacing w:line="480" w:lineRule="auto"/>
        <w:ind w:firstLine="720"/>
        <w:contextualSpacing/>
        <w:rPr>
          <w:rFonts w:cs="Times New Roman"/>
          <w:szCs w:val="24"/>
        </w:rPr>
      </w:pPr>
      <w:r>
        <w:rPr>
          <w:rFonts w:cs="Times New Roman"/>
          <w:szCs w:val="24"/>
        </w:rPr>
        <w:t xml:space="preserve">The CA* process is described by </w:t>
      </w:r>
      <w:r w:rsidR="00555E6C">
        <w:rPr>
          <w:rFonts w:cs="Times New Roman"/>
          <w:szCs w:val="24"/>
        </w:rPr>
        <w:fldChar w:fldCharType="begin"/>
      </w:r>
      <w:r w:rsidR="00555E6C">
        <w:rPr>
          <w:rFonts w:cs="Times New Roman"/>
          <w:szCs w:val="24"/>
        </w:rPr>
        <w:instrText xml:space="preserve"> REF _Ref151168168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3</w:t>
      </w:r>
      <w:r w:rsidR="00555E6C">
        <w:rPr>
          <w:rFonts w:cs="Times New Roman"/>
          <w:szCs w:val="24"/>
        </w:rPr>
        <w:fldChar w:fldCharType="end"/>
      </w:r>
      <w:r>
        <w:rPr>
          <w:rFonts w:cs="Times New Roman"/>
          <w:szCs w:val="24"/>
        </w:rPr>
        <w:t>.</w:t>
      </w:r>
    </w:p>
    <w:p w14:paraId="4DB00D27" w14:textId="20EC06F9" w:rsidR="00CC4C04" w:rsidRDefault="00E574D9" w:rsidP="007D45D8">
      <w:pPr>
        <w:pStyle w:val="Caption"/>
        <w:keepNext/>
        <w:pBdr>
          <w:top w:val="single" w:sz="4" w:space="1" w:color="auto"/>
        </w:pBdr>
        <w:spacing w:after="0"/>
      </w:pPr>
      <w:bookmarkStart w:id="52" w:name="_Ref151168168"/>
      <w:bookmarkStart w:id="53" w:name="_Toc151828302"/>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3</w:t>
      </w:r>
      <w:r>
        <w:rPr>
          <w:b/>
          <w:bCs/>
        </w:rPr>
        <w:fldChar w:fldCharType="end"/>
      </w:r>
      <w:bookmarkEnd w:id="52"/>
      <w:r w:rsidR="00CC4C04" w:rsidRPr="00E574D9">
        <w:rPr>
          <w:b/>
          <w:bCs/>
        </w:rPr>
        <w:t>.</w:t>
      </w:r>
      <w:r w:rsidR="00CC4C04">
        <w:t xml:space="preserve"> The Cooperative A* algorithm</w:t>
      </w:r>
      <w:bookmarkEnd w:id="5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48E1C251" w14:textId="77777777" w:rsidTr="007D45D8">
        <w:tc>
          <w:tcPr>
            <w:tcW w:w="216" w:type="pct"/>
            <w:tcBorders>
              <w:top w:val="single" w:sz="4" w:space="0" w:color="auto"/>
            </w:tcBorders>
          </w:tcPr>
          <w:p w14:paraId="5B493361" w14:textId="77777777" w:rsidR="006467B4" w:rsidRPr="00E13A2B" w:rsidRDefault="006467B4">
            <w:pPr>
              <w:pStyle w:val="Algorithm"/>
              <w:numPr>
                <w:ilvl w:val="0"/>
                <w:numId w:val="6"/>
              </w:numPr>
              <w:rPr>
                <w:rFonts w:cstheme="minorHAnsi"/>
              </w:rPr>
            </w:pPr>
          </w:p>
        </w:tc>
        <w:tc>
          <w:tcPr>
            <w:tcW w:w="4784" w:type="pct"/>
            <w:tcBorders>
              <w:top w:val="single" w:sz="4" w:space="0" w:color="auto"/>
            </w:tcBorders>
          </w:tcPr>
          <w:p w14:paraId="2244EA6B" w14:textId="77777777" w:rsidR="006467B4" w:rsidRPr="00E13A2B" w:rsidRDefault="006467B4" w:rsidP="008D7B7F">
            <w:pPr>
              <w:pStyle w:val="Algorithm"/>
            </w:pPr>
            <w:r w:rsidRPr="00DC24E0">
              <w:rPr>
                <w:rFonts w:eastAsiaTheme="minorEastAsia" w:cstheme="minorHAnsi"/>
                <w:b/>
                <w:bCs w:val="0"/>
              </w:rPr>
              <w:t>function</w:t>
            </w:r>
            <w:r>
              <w:rPr>
                <w:rFonts w:eastAsiaTheme="minorEastAsia" w:cstheme="minorHAnsi"/>
              </w:rPr>
              <w:t xml:space="preserve"> </w:t>
            </w:r>
            <m:oMath>
              <m:r>
                <m:rPr>
                  <m:nor/>
                </m:rPr>
                <w:rPr>
                  <w:rFonts w:cstheme="minorHAnsi"/>
                </w:rPr>
                <m:t>C</m:t>
              </m:r>
              <m:r>
                <m:rPr>
                  <m:nor/>
                </m:rPr>
                <m:t>AStar(</m:t>
              </m:r>
              <m:r>
                <w:rPr>
                  <w:rFonts w:ascii="Cambria Math" w:hAnsi="Cambria Math"/>
                </w:rPr>
                <m:t>start</m:t>
              </m:r>
              <m:r>
                <m:rPr>
                  <m:sty m:val="p"/>
                </m:rPr>
                <w:rPr>
                  <w:rFonts w:ascii="Cambria Math" w:hAnsi="Cambria Math"/>
                </w:rPr>
                <m:t xml:space="preserve">, </m:t>
              </m:r>
              <m:r>
                <w:rPr>
                  <w:rFonts w:ascii="Cambria Math" w:hAnsi="Cambria Math"/>
                </w:rPr>
                <m:t>goal</m:t>
              </m:r>
              <m:r>
                <m:rPr>
                  <m:nor/>
                </m:rPr>
                <m:t>)</m:t>
              </m:r>
            </m:oMath>
          </w:p>
        </w:tc>
      </w:tr>
      <w:tr w:rsidR="006467B4" w:rsidRPr="00E13A2B" w14:paraId="5D731615" w14:textId="77777777" w:rsidTr="007D45D8">
        <w:tc>
          <w:tcPr>
            <w:tcW w:w="216" w:type="pct"/>
          </w:tcPr>
          <w:p w14:paraId="17E88727" w14:textId="77777777" w:rsidR="006467B4" w:rsidRPr="00E13A2B" w:rsidRDefault="006467B4">
            <w:pPr>
              <w:pStyle w:val="Algorithm"/>
              <w:numPr>
                <w:ilvl w:val="0"/>
                <w:numId w:val="6"/>
              </w:numPr>
              <w:rPr>
                <w:rFonts w:cstheme="minorHAnsi"/>
              </w:rPr>
            </w:pPr>
          </w:p>
        </w:tc>
        <w:tc>
          <w:tcPr>
            <w:tcW w:w="4784" w:type="pct"/>
          </w:tcPr>
          <w:p w14:paraId="4E95A1F5" w14:textId="77777777" w:rsidR="006467B4" w:rsidRPr="00E13A2B" w:rsidRDefault="006467B4" w:rsidP="008D7B7F">
            <w:pPr>
              <w:pStyle w:val="Algorithm"/>
            </w:pPr>
            <w:r w:rsidRPr="00E13A2B">
              <w:tab/>
            </w: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w:p>
        </w:tc>
      </w:tr>
      <w:tr w:rsidR="006467B4" w:rsidRPr="00E13A2B" w14:paraId="000FB721" w14:textId="77777777" w:rsidTr="007D45D8">
        <w:tc>
          <w:tcPr>
            <w:tcW w:w="216" w:type="pct"/>
          </w:tcPr>
          <w:p w14:paraId="23231AEB" w14:textId="77777777" w:rsidR="006467B4" w:rsidRPr="00E13A2B" w:rsidRDefault="006467B4">
            <w:pPr>
              <w:pStyle w:val="Algorithm"/>
              <w:numPr>
                <w:ilvl w:val="0"/>
                <w:numId w:val="6"/>
              </w:numPr>
              <w:rPr>
                <w:rFonts w:cstheme="minorHAnsi"/>
              </w:rPr>
            </w:pPr>
          </w:p>
        </w:tc>
        <w:tc>
          <w:tcPr>
            <w:tcW w:w="4784" w:type="pct"/>
          </w:tcPr>
          <w:p w14:paraId="14CC6372" w14:textId="77777777" w:rsidR="006467B4" w:rsidRPr="00E13A2B" w:rsidRDefault="006467B4" w:rsidP="008D7B7F">
            <w:pPr>
              <w:pStyle w:val="Algorithm"/>
            </w:pPr>
            <w:r>
              <w:tab/>
            </w:r>
            <m:oMath>
              <m:r>
                <w:rPr>
                  <w:rFonts w:ascii="Cambria Math" w:hAnsi="Cambria Math"/>
                </w:rPr>
                <m:t>reserved←∅</m:t>
              </m:r>
            </m:oMath>
          </w:p>
        </w:tc>
      </w:tr>
      <w:tr w:rsidR="006467B4" w:rsidRPr="00E13A2B" w14:paraId="7B71811D" w14:textId="77777777" w:rsidTr="007D45D8">
        <w:tc>
          <w:tcPr>
            <w:tcW w:w="216" w:type="pct"/>
          </w:tcPr>
          <w:p w14:paraId="75F10EA1" w14:textId="77777777" w:rsidR="006467B4" w:rsidRPr="00E13A2B" w:rsidRDefault="006467B4">
            <w:pPr>
              <w:pStyle w:val="Algorithm"/>
              <w:numPr>
                <w:ilvl w:val="0"/>
                <w:numId w:val="6"/>
              </w:numPr>
              <w:rPr>
                <w:rFonts w:cstheme="minorHAnsi"/>
              </w:rPr>
            </w:pPr>
          </w:p>
        </w:tc>
        <w:tc>
          <w:tcPr>
            <w:tcW w:w="4784" w:type="pct"/>
          </w:tcPr>
          <w:p w14:paraId="3BCB25AF" w14:textId="77777777" w:rsidR="006467B4" w:rsidRPr="00E13A2B" w:rsidRDefault="006467B4" w:rsidP="008D7B7F">
            <w:pPr>
              <w:pStyle w:val="Algorithm"/>
            </w:pPr>
            <w:r w:rsidRPr="00E13A2B">
              <w:tab/>
            </w: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start</m:t>
                  </m:r>
                </m:e>
              </m:d>
              <m:r>
                <w:rPr>
                  <w:rFonts w:ascii="Cambria Math" w:hAnsi="Cambria Math"/>
                </w:rPr>
                <m:t>;time←0</m:t>
              </m:r>
            </m:oMath>
          </w:p>
        </w:tc>
      </w:tr>
      <w:tr w:rsidR="006467B4" w:rsidRPr="00E13A2B" w14:paraId="791D987D" w14:textId="77777777" w:rsidTr="007D45D8">
        <w:tc>
          <w:tcPr>
            <w:tcW w:w="216" w:type="pct"/>
          </w:tcPr>
          <w:p w14:paraId="4C732DDF" w14:textId="77777777" w:rsidR="006467B4" w:rsidRPr="00E13A2B" w:rsidRDefault="006467B4">
            <w:pPr>
              <w:pStyle w:val="Algorithm"/>
              <w:numPr>
                <w:ilvl w:val="0"/>
                <w:numId w:val="6"/>
              </w:numPr>
              <w:rPr>
                <w:rFonts w:cstheme="minorHAnsi"/>
              </w:rPr>
            </w:pPr>
          </w:p>
        </w:tc>
        <w:tc>
          <w:tcPr>
            <w:tcW w:w="4784" w:type="pct"/>
          </w:tcPr>
          <w:p w14:paraId="79B3930F" w14:textId="77777777" w:rsidR="006467B4" w:rsidRPr="00E13A2B" w:rsidRDefault="006467B4" w:rsidP="008D7B7F">
            <w:pPr>
              <w:pStyle w:val="Algorithm"/>
            </w:pPr>
            <w:r w:rsidRPr="00E13A2B">
              <w:tab/>
            </w: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←0</m:t>
              </m:r>
            </m:oMath>
          </w:p>
        </w:tc>
      </w:tr>
      <w:tr w:rsidR="006467B4" w:rsidRPr="00E13A2B" w14:paraId="7AD17243" w14:textId="77777777" w:rsidTr="007D45D8">
        <w:tc>
          <w:tcPr>
            <w:tcW w:w="216" w:type="pct"/>
          </w:tcPr>
          <w:p w14:paraId="7F6FDEEE" w14:textId="77777777" w:rsidR="006467B4" w:rsidRPr="00E13A2B" w:rsidRDefault="006467B4">
            <w:pPr>
              <w:pStyle w:val="Algorithm"/>
              <w:numPr>
                <w:ilvl w:val="0"/>
                <w:numId w:val="6"/>
              </w:numPr>
              <w:rPr>
                <w:rFonts w:cstheme="minorHAnsi"/>
              </w:rPr>
            </w:pPr>
          </w:p>
        </w:tc>
        <w:tc>
          <w:tcPr>
            <w:tcW w:w="4784" w:type="pct"/>
          </w:tcPr>
          <w:p w14:paraId="01C8437B" w14:textId="77777777" w:rsidR="006467B4" w:rsidRPr="00E13A2B" w:rsidRDefault="006467B4" w:rsidP="008D7B7F">
            <w:pPr>
              <w:pStyle w:val="Algorithm"/>
            </w:pPr>
            <w:r w:rsidRPr="00E13A2B">
              <w:tab/>
            </w: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m:t>
              </m:r>
              <m:r>
                <m:rPr>
                  <m:nor/>
                </m:rPr>
                <m:t>HDistance</m:t>
              </m:r>
              <m:r>
                <m:rPr>
                  <m:sty m:val="p"/>
                </m:rPr>
                <w:rPr>
                  <w:rFonts w:ascii="Cambria Math" w:hAnsi="Cambria Math"/>
                </w:rPr>
                <m:t>(</m:t>
              </m:r>
              <m:r>
                <w:rPr>
                  <w:rFonts w:ascii="Cambria Math" w:hAnsi="Cambria Math"/>
                </w:rPr>
                <m:t>start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7FC026E9" w14:textId="77777777" w:rsidTr="007D45D8">
        <w:tc>
          <w:tcPr>
            <w:tcW w:w="216" w:type="pct"/>
          </w:tcPr>
          <w:p w14:paraId="50197777" w14:textId="77777777" w:rsidR="006467B4" w:rsidRPr="00E13A2B" w:rsidRDefault="006467B4">
            <w:pPr>
              <w:pStyle w:val="Algorithm"/>
              <w:numPr>
                <w:ilvl w:val="0"/>
                <w:numId w:val="6"/>
              </w:numPr>
              <w:rPr>
                <w:rFonts w:cstheme="minorHAnsi"/>
              </w:rPr>
            </w:pPr>
          </w:p>
        </w:tc>
        <w:tc>
          <w:tcPr>
            <w:tcW w:w="4784" w:type="pct"/>
          </w:tcPr>
          <w:p w14:paraId="7C08FC33" w14:textId="77777777" w:rsidR="006467B4" w:rsidRPr="00E13A2B" w:rsidRDefault="006467B4" w:rsidP="008D7B7F">
            <w:pPr>
              <w:pStyle w:val="Algorithm"/>
            </w:pPr>
            <w:r w:rsidRPr="00E13A2B">
              <w:tab/>
            </w: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p>
        </w:tc>
      </w:tr>
      <w:tr w:rsidR="006467B4" w:rsidRPr="00E13A2B" w14:paraId="39171C90" w14:textId="77777777" w:rsidTr="007D45D8">
        <w:tc>
          <w:tcPr>
            <w:tcW w:w="216" w:type="pct"/>
          </w:tcPr>
          <w:p w14:paraId="09A1B88D" w14:textId="77777777" w:rsidR="006467B4" w:rsidRPr="00E13A2B" w:rsidRDefault="006467B4">
            <w:pPr>
              <w:pStyle w:val="Algorithm"/>
              <w:numPr>
                <w:ilvl w:val="0"/>
                <w:numId w:val="6"/>
              </w:numPr>
              <w:rPr>
                <w:rFonts w:cstheme="minorHAnsi"/>
              </w:rPr>
            </w:pPr>
          </w:p>
        </w:tc>
        <w:tc>
          <w:tcPr>
            <w:tcW w:w="4784" w:type="pct"/>
          </w:tcPr>
          <w:p w14:paraId="1C31AF19" w14:textId="77777777" w:rsidR="006467B4" w:rsidRPr="00E13A2B" w:rsidRDefault="006467B4" w:rsidP="008D7B7F">
            <w:pPr>
              <w:pStyle w:val="Algorithm"/>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2D593DA5" w14:textId="77777777" w:rsidTr="007D45D8">
        <w:tc>
          <w:tcPr>
            <w:tcW w:w="216" w:type="pct"/>
          </w:tcPr>
          <w:p w14:paraId="46AF88EB" w14:textId="77777777" w:rsidR="006467B4" w:rsidRPr="00E13A2B" w:rsidRDefault="006467B4">
            <w:pPr>
              <w:pStyle w:val="Algorithm"/>
              <w:numPr>
                <w:ilvl w:val="0"/>
                <w:numId w:val="6"/>
              </w:numPr>
              <w:rPr>
                <w:rFonts w:cstheme="minorHAnsi"/>
              </w:rPr>
            </w:pPr>
          </w:p>
        </w:tc>
        <w:tc>
          <w:tcPr>
            <w:tcW w:w="4784" w:type="pct"/>
          </w:tcPr>
          <w:p w14:paraId="57247995" w14:textId="77777777" w:rsidR="006467B4" w:rsidRPr="00E13A2B" w:rsidRDefault="006467B4" w:rsidP="008D7B7F">
            <w:pPr>
              <w:pStyle w:val="Algorithm"/>
            </w:pPr>
            <w:r w:rsidRPr="00E13A2B">
              <w:tab/>
            </w:r>
            <w:r w:rsidRPr="00E13A2B">
              <w:tab/>
            </w:r>
            <m:oMath>
              <m:r>
                <w:rPr>
                  <w:rFonts w:ascii="Cambria Math" w:hAnsi="Cambria Math"/>
                </w:rPr>
                <m:t>current, time</m:t>
              </m:r>
              <m:r>
                <m:rPr>
                  <m:sty m:val="p"/>
                </m:rPr>
                <w:rPr>
                  <w:rFonts w:ascii="Cambria Math" w:hAnsi="Cambria Math"/>
                </w:rPr>
                <m:t>←(</m:t>
              </m:r>
              <m:r>
                <w:rPr>
                  <w:rFonts w:ascii="Cambria Math" w:hAnsi="Cambria Math"/>
                </w:rPr>
                <m:t>v, t)</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64C432A0" w14:textId="77777777" w:rsidTr="007D45D8">
        <w:tc>
          <w:tcPr>
            <w:tcW w:w="216" w:type="pct"/>
          </w:tcPr>
          <w:p w14:paraId="539EA7BA" w14:textId="77777777" w:rsidR="006467B4" w:rsidRPr="00E13A2B" w:rsidRDefault="006467B4">
            <w:pPr>
              <w:pStyle w:val="Algorithm"/>
              <w:numPr>
                <w:ilvl w:val="0"/>
                <w:numId w:val="6"/>
              </w:numPr>
              <w:rPr>
                <w:rFonts w:cstheme="minorHAnsi"/>
              </w:rPr>
            </w:pPr>
          </w:p>
        </w:tc>
        <w:tc>
          <w:tcPr>
            <w:tcW w:w="4784" w:type="pct"/>
          </w:tcPr>
          <w:p w14:paraId="08955AAC" w14:textId="77777777" w:rsidR="006467B4" w:rsidRPr="00E13A2B" w:rsidRDefault="006467B4" w:rsidP="008D7B7F">
            <w:pPr>
              <w:pStyle w:val="Algorithm"/>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79A42973" w14:textId="77777777" w:rsidTr="007D45D8">
        <w:tc>
          <w:tcPr>
            <w:tcW w:w="216" w:type="pct"/>
          </w:tcPr>
          <w:p w14:paraId="55D72287" w14:textId="77777777" w:rsidR="006467B4" w:rsidRPr="00E13A2B" w:rsidRDefault="006467B4">
            <w:pPr>
              <w:pStyle w:val="Algorithm"/>
              <w:numPr>
                <w:ilvl w:val="0"/>
                <w:numId w:val="6"/>
              </w:numPr>
              <w:rPr>
                <w:rFonts w:cstheme="minorHAnsi"/>
              </w:rPr>
            </w:pPr>
          </w:p>
        </w:tc>
        <w:tc>
          <w:tcPr>
            <w:tcW w:w="4784" w:type="pct"/>
          </w:tcPr>
          <w:p w14:paraId="39547F4B" w14:textId="77777777" w:rsidR="006467B4" w:rsidRPr="00E13A2B" w:rsidRDefault="006467B4" w:rsidP="008D7B7F">
            <w:pPr>
              <w:pStyle w:val="Algorithm"/>
            </w:pPr>
            <w:r w:rsidRPr="00E13A2B">
              <w:tab/>
            </w:r>
            <w:r w:rsidRPr="00E13A2B">
              <w:tab/>
            </w:r>
            <w:r w:rsidRPr="00E13A2B">
              <w:rPr>
                <w:b/>
                <w:bCs w:val="0"/>
              </w:rPr>
              <w:t>if</w:t>
            </w:r>
            <w:r w:rsidRPr="00E13A2B">
              <w:t xml:space="preserve"> IsGoal(</w:t>
            </w:r>
            <m:oMath>
              <m:r>
                <w:rPr>
                  <w:rFonts w:ascii="Cambria Math" w:hAnsi="Cambria Math"/>
                </w:rPr>
                <m:t>current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r w:rsidRPr="00E13A2B">
              <w:t>:</w:t>
            </w:r>
          </w:p>
        </w:tc>
      </w:tr>
      <w:tr w:rsidR="006467B4" w:rsidRPr="00E13A2B" w14:paraId="0FB80105" w14:textId="77777777" w:rsidTr="007D45D8">
        <w:tc>
          <w:tcPr>
            <w:tcW w:w="216" w:type="pct"/>
          </w:tcPr>
          <w:p w14:paraId="29D70C60" w14:textId="77777777" w:rsidR="006467B4" w:rsidRPr="00E13A2B" w:rsidRDefault="006467B4">
            <w:pPr>
              <w:pStyle w:val="Algorithm"/>
              <w:numPr>
                <w:ilvl w:val="0"/>
                <w:numId w:val="6"/>
              </w:numPr>
              <w:rPr>
                <w:rFonts w:cstheme="minorHAnsi"/>
              </w:rPr>
            </w:pPr>
          </w:p>
        </w:tc>
        <w:tc>
          <w:tcPr>
            <w:tcW w:w="4784" w:type="pct"/>
          </w:tcPr>
          <w:p w14:paraId="3A02926C" w14:textId="77777777" w:rsidR="006467B4" w:rsidRPr="004770F2" w:rsidRDefault="006467B4" w:rsidP="008D7B7F">
            <w:pPr>
              <w:pStyle w:val="Algorithm"/>
              <w:rPr>
                <w:rFonts w:eastAsiaTheme="minorEastAsia"/>
              </w:rPr>
            </w:pPr>
            <w:r w:rsidRPr="00E13A2B">
              <w:tab/>
            </w:r>
            <w:r w:rsidRPr="00E13A2B">
              <w:tab/>
            </w:r>
            <w:r>
              <w:tab/>
            </w:r>
            <m:oMath>
              <m:r>
                <w:rPr>
                  <w:rFonts w:ascii="Cambria Math" w:hAnsi="Cambria Math"/>
                </w:rPr>
                <m:t>path←</m:t>
              </m:r>
            </m:oMath>
            <w:r>
              <w:rPr>
                <w:rFonts w:eastAsiaTheme="minorEastAsia"/>
              </w:rPr>
              <w:t xml:space="preserve"> </w:t>
            </w:r>
            <w:r w:rsidRPr="00E13A2B">
              <w:t>BuildPath(</w:t>
            </w:r>
            <m:oMath>
              <m:r>
                <w:rPr>
                  <w:rFonts w:ascii="Cambria Math" w:hAnsi="Cambria Math"/>
                </w:rPr>
                <m:t>current</m:t>
              </m:r>
              <m:r>
                <m:rPr>
                  <m:sty m:val="p"/>
                </m:rPr>
                <w:rPr>
                  <w:rFonts w:ascii="Cambria Math" w:hAnsi="Cambria Math"/>
                </w:rPr>
                <m:t xml:space="preserve">, </m:t>
              </m:r>
              <m:r>
                <w:rPr>
                  <w:rFonts w:ascii="Cambria Math" w:hAnsi="Cambria Math"/>
                </w:rPr>
                <m:t>start, time</m:t>
              </m:r>
              <m:r>
                <m:rPr>
                  <m:sty m:val="p"/>
                </m:rPr>
                <w:rPr>
                  <w:rFonts w:ascii="Cambria Math" w:hAnsi="Cambria Math"/>
                </w:rPr>
                <m:t>)</m:t>
              </m:r>
            </m:oMath>
          </w:p>
        </w:tc>
      </w:tr>
      <w:tr w:rsidR="006467B4" w:rsidRPr="00E13A2B" w14:paraId="757DF21A" w14:textId="77777777" w:rsidTr="007D45D8">
        <w:tc>
          <w:tcPr>
            <w:tcW w:w="216" w:type="pct"/>
          </w:tcPr>
          <w:p w14:paraId="210BD0BE" w14:textId="77777777" w:rsidR="006467B4" w:rsidRPr="00E13A2B" w:rsidRDefault="006467B4">
            <w:pPr>
              <w:pStyle w:val="Algorithm"/>
              <w:numPr>
                <w:ilvl w:val="0"/>
                <w:numId w:val="6"/>
              </w:numPr>
              <w:rPr>
                <w:rFonts w:cstheme="minorHAnsi"/>
              </w:rPr>
            </w:pPr>
          </w:p>
        </w:tc>
        <w:tc>
          <w:tcPr>
            <w:tcW w:w="4784" w:type="pct"/>
          </w:tcPr>
          <w:p w14:paraId="5D53DE24" w14:textId="027DCC25" w:rsidR="006467B4" w:rsidRPr="00E13A2B" w:rsidRDefault="006467B4" w:rsidP="008D7B7F">
            <w:pPr>
              <w:pStyle w:val="Algorithm"/>
            </w:pPr>
            <w:r>
              <w:tab/>
            </w:r>
            <w:r>
              <w:tab/>
            </w:r>
            <w:r>
              <w:tab/>
            </w:r>
            <m:oMath>
              <m:r>
                <w:rPr>
                  <w:rFonts w:ascii="Cambria Math" w:hAnsi="Cambria Math"/>
                </w:rPr>
                <m:t>reserved←{(node, time)|</m:t>
              </m:r>
              <m:d>
                <m:dPr>
                  <m:ctrlPr>
                    <w:rPr>
                      <w:rFonts w:ascii="Cambria Math" w:hAnsi="Cambria Math"/>
                      <w:i/>
                    </w:rPr>
                  </m:ctrlPr>
                </m:dPr>
                <m:e>
                  <m:r>
                    <w:rPr>
                      <w:rFonts w:ascii="Cambria Math" w:hAnsi="Cambria Math"/>
                    </w:rPr>
                    <m:t>∀(node, time);node∈path</m:t>
                  </m:r>
                </m:e>
              </m:d>
              <m:r>
                <w:rPr>
                  <w:rFonts w:ascii="Cambria Math" w:hAnsi="Cambria Math"/>
                </w:rPr>
                <m:t>}</m:t>
              </m:r>
            </m:oMath>
          </w:p>
        </w:tc>
      </w:tr>
      <w:tr w:rsidR="006467B4" w:rsidRPr="00E13A2B" w14:paraId="72A82FB1" w14:textId="77777777" w:rsidTr="007D45D8">
        <w:tc>
          <w:tcPr>
            <w:tcW w:w="216" w:type="pct"/>
          </w:tcPr>
          <w:p w14:paraId="7BBDC647" w14:textId="77777777" w:rsidR="006467B4" w:rsidRPr="00E13A2B" w:rsidRDefault="006467B4">
            <w:pPr>
              <w:pStyle w:val="Algorithm"/>
              <w:numPr>
                <w:ilvl w:val="0"/>
                <w:numId w:val="6"/>
              </w:numPr>
              <w:rPr>
                <w:rFonts w:cstheme="minorHAnsi"/>
              </w:rPr>
            </w:pPr>
          </w:p>
        </w:tc>
        <w:tc>
          <w:tcPr>
            <w:tcW w:w="4784" w:type="pct"/>
          </w:tcPr>
          <w:p w14:paraId="3A6C954B" w14:textId="77777777" w:rsidR="006467B4" w:rsidRPr="004770F2" w:rsidRDefault="006467B4" w:rsidP="008D7B7F">
            <w:pPr>
              <w:pStyle w:val="Algorithm"/>
            </w:pPr>
            <w:r>
              <w:tab/>
            </w:r>
            <w:r>
              <w:tab/>
            </w:r>
            <w:r>
              <w:tab/>
            </w:r>
            <w:r w:rsidRPr="004770F2">
              <w:rPr>
                <w:b/>
                <w:bCs w:val="0"/>
              </w:rPr>
              <w:t>r</w:t>
            </w:r>
            <w:r>
              <w:rPr>
                <w:b/>
                <w:bCs w:val="0"/>
              </w:rPr>
              <w:t>eturn</w:t>
            </w:r>
            <w:r>
              <w:t xml:space="preserve"> </w:t>
            </w:r>
            <m:oMath>
              <m:r>
                <w:rPr>
                  <w:rFonts w:ascii="Cambria Math" w:hAnsi="Cambria Math"/>
                </w:rPr>
                <m:t>path</m:t>
              </m:r>
            </m:oMath>
          </w:p>
        </w:tc>
      </w:tr>
      <w:tr w:rsidR="006467B4" w:rsidRPr="00E13A2B" w14:paraId="500C2D10" w14:textId="77777777" w:rsidTr="007D45D8">
        <w:tc>
          <w:tcPr>
            <w:tcW w:w="216" w:type="pct"/>
          </w:tcPr>
          <w:p w14:paraId="393A8426" w14:textId="77777777" w:rsidR="006467B4" w:rsidRPr="00E13A2B" w:rsidRDefault="006467B4">
            <w:pPr>
              <w:pStyle w:val="Algorithm"/>
              <w:numPr>
                <w:ilvl w:val="0"/>
                <w:numId w:val="6"/>
              </w:numPr>
              <w:rPr>
                <w:rFonts w:cstheme="minorHAnsi"/>
              </w:rPr>
            </w:pPr>
          </w:p>
        </w:tc>
        <w:tc>
          <w:tcPr>
            <w:tcW w:w="4784" w:type="pct"/>
          </w:tcPr>
          <w:p w14:paraId="14EC808C" w14:textId="77777777" w:rsidR="006467B4" w:rsidRPr="00E13A2B" w:rsidRDefault="006467B4" w:rsidP="008D7B7F">
            <w:pPr>
              <w:pStyle w:val="Algorithm"/>
            </w:pPr>
            <w:r w:rsidRPr="00E13A2B">
              <w:tab/>
            </w:r>
            <w:r w:rsidRPr="00E13A2B">
              <w:tab/>
            </w:r>
            <w:r w:rsidRPr="00E13A2B">
              <w:rPr>
                <w:b/>
                <w:bCs w:val="0"/>
              </w:rPr>
              <w:t>for</w:t>
            </w:r>
            <w:r w:rsidRPr="00E13A2B">
              <w:t xml:space="preserve"> </w:t>
            </w:r>
            <m:oMath>
              <m:r>
                <w:rPr>
                  <w:rFonts w:ascii="Cambria Math" w:hAnsi="Cambria Math" w:cstheme="minorHAnsi"/>
                </w:rPr>
                <m:t>neighbor</m:t>
              </m:r>
              <m:r>
                <m:rPr>
                  <m:sty m:val="p"/>
                </m:rPr>
                <w:rPr>
                  <w:rFonts w:ascii="Cambria Math" w:hAnsi="Cambria Math" w:cstheme="minorHAnsi"/>
                </w:rPr>
                <m:t>∈</m:t>
              </m:r>
            </m:oMath>
            <w:r>
              <w:rPr>
                <w:rFonts w:eastAsiaTheme="minorEastAsia"/>
              </w:rPr>
              <w:t xml:space="preserve"> FreeNeighbors</w:t>
            </w:r>
            <m:oMath>
              <m:r>
                <m:rPr>
                  <m:sty m:val="p"/>
                </m:rPr>
                <w:rPr>
                  <w:rFonts w:ascii="Cambria Math" w:hAnsi="Cambria Math" w:cstheme="minorHAnsi"/>
                </w:rPr>
                <m:t>(</m:t>
              </m:r>
              <m:r>
                <w:rPr>
                  <w:rFonts w:ascii="Cambria Math" w:hAnsi="Cambria Math" w:cstheme="minorHAnsi"/>
                </w:rPr>
                <m:t>current, reserved, time</m:t>
              </m:r>
              <m:r>
                <m:rPr>
                  <m:sty m:val="p"/>
                </m:rPr>
                <w:rPr>
                  <w:rFonts w:ascii="Cambria Math" w:hAnsi="Cambria Math" w:cstheme="minorHAnsi"/>
                </w:rPr>
                <m:t>)</m:t>
              </m:r>
              <m:r>
                <m:rPr>
                  <m:sty m:val="p"/>
                </m:rPr>
                <w:rPr>
                  <w:rFonts w:ascii="Cambria Math" w:hAnsi="Cambria Math"/>
                </w:rPr>
                <m:t>:</m:t>
              </m:r>
            </m:oMath>
          </w:p>
        </w:tc>
      </w:tr>
      <w:tr w:rsidR="006467B4" w:rsidRPr="00E13A2B" w14:paraId="6B6DFFD5" w14:textId="77777777" w:rsidTr="007D45D8">
        <w:tc>
          <w:tcPr>
            <w:tcW w:w="216" w:type="pct"/>
          </w:tcPr>
          <w:p w14:paraId="7E298D1C" w14:textId="77777777" w:rsidR="006467B4" w:rsidRPr="00E13A2B" w:rsidRDefault="006467B4">
            <w:pPr>
              <w:pStyle w:val="Algorithm"/>
              <w:numPr>
                <w:ilvl w:val="0"/>
                <w:numId w:val="6"/>
              </w:numPr>
              <w:rPr>
                <w:rFonts w:cstheme="minorHAnsi"/>
              </w:rPr>
            </w:pPr>
          </w:p>
        </w:tc>
        <w:tc>
          <w:tcPr>
            <w:tcW w:w="4784" w:type="pct"/>
          </w:tcPr>
          <w:p w14:paraId="1B176442" w14:textId="77777777" w:rsidR="006467B4" w:rsidRPr="00E13A2B" w:rsidRDefault="006467B4" w:rsidP="008D7B7F">
            <w:pPr>
              <w:pStyle w:val="Algorithm"/>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50FC6BD5" w14:textId="77777777" w:rsidTr="007D45D8">
        <w:tc>
          <w:tcPr>
            <w:tcW w:w="216" w:type="pct"/>
          </w:tcPr>
          <w:p w14:paraId="75FC6FA2" w14:textId="77777777" w:rsidR="006467B4" w:rsidRPr="00E13A2B" w:rsidRDefault="006467B4">
            <w:pPr>
              <w:pStyle w:val="Algorithm"/>
              <w:numPr>
                <w:ilvl w:val="0"/>
                <w:numId w:val="6"/>
              </w:numPr>
              <w:rPr>
                <w:rFonts w:cstheme="minorHAnsi"/>
              </w:rPr>
            </w:pPr>
          </w:p>
        </w:tc>
        <w:tc>
          <w:tcPr>
            <w:tcW w:w="4784" w:type="pct"/>
          </w:tcPr>
          <w:p w14:paraId="7053915C" w14:textId="77777777" w:rsidR="006467B4" w:rsidRPr="00E13A2B" w:rsidRDefault="006467B4" w:rsidP="008D7B7F">
            <w:pPr>
              <w:pStyle w:val="Algorithm"/>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0101D992" w14:textId="77777777" w:rsidTr="007D45D8">
        <w:tc>
          <w:tcPr>
            <w:tcW w:w="216" w:type="pct"/>
          </w:tcPr>
          <w:p w14:paraId="7EC1BC7E" w14:textId="77777777" w:rsidR="006467B4" w:rsidRPr="00E13A2B" w:rsidRDefault="006467B4">
            <w:pPr>
              <w:pStyle w:val="Algorithm"/>
              <w:numPr>
                <w:ilvl w:val="0"/>
                <w:numId w:val="6"/>
              </w:numPr>
              <w:rPr>
                <w:rFonts w:cstheme="minorHAnsi"/>
              </w:rPr>
            </w:pPr>
          </w:p>
        </w:tc>
        <w:tc>
          <w:tcPr>
            <w:tcW w:w="4784" w:type="pct"/>
          </w:tcPr>
          <w:p w14:paraId="6969201D"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 time+1</m:t>
              </m:r>
              <m:r>
                <m:rPr>
                  <m:sty m:val="p"/>
                </m:rPr>
                <w:rPr>
                  <w:rFonts w:ascii="Cambria Math" w:hAnsi="Cambria Math"/>
                </w:rPr>
                <m:t>]←</m:t>
              </m:r>
              <m:r>
                <w:rPr>
                  <w:rFonts w:ascii="Cambria Math" w:hAnsi="Cambria Math"/>
                </w:rPr>
                <m:t>current</m:t>
              </m:r>
            </m:oMath>
          </w:p>
        </w:tc>
      </w:tr>
      <w:tr w:rsidR="006467B4" w:rsidRPr="00E13A2B" w14:paraId="694F7667" w14:textId="77777777" w:rsidTr="007D45D8">
        <w:tc>
          <w:tcPr>
            <w:tcW w:w="216" w:type="pct"/>
          </w:tcPr>
          <w:p w14:paraId="3F047222" w14:textId="77777777" w:rsidR="006467B4" w:rsidRPr="00E13A2B" w:rsidRDefault="006467B4">
            <w:pPr>
              <w:pStyle w:val="Algorithm"/>
              <w:numPr>
                <w:ilvl w:val="0"/>
                <w:numId w:val="6"/>
              </w:numPr>
              <w:rPr>
                <w:rFonts w:cstheme="minorHAnsi"/>
              </w:rPr>
            </w:pPr>
          </w:p>
        </w:tc>
        <w:tc>
          <w:tcPr>
            <w:tcW w:w="4784" w:type="pct"/>
          </w:tcPr>
          <w:p w14:paraId="289B4FC1"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 time+1</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2C329179" w14:textId="77777777" w:rsidTr="007D45D8">
        <w:tc>
          <w:tcPr>
            <w:tcW w:w="216" w:type="pct"/>
          </w:tcPr>
          <w:p w14:paraId="287E3EB6" w14:textId="77777777" w:rsidR="006467B4" w:rsidRPr="00E13A2B" w:rsidRDefault="006467B4">
            <w:pPr>
              <w:pStyle w:val="Algorithm"/>
              <w:numPr>
                <w:ilvl w:val="0"/>
                <w:numId w:val="6"/>
              </w:numPr>
              <w:rPr>
                <w:rFonts w:cstheme="minorHAnsi"/>
              </w:rPr>
            </w:pPr>
          </w:p>
        </w:tc>
        <w:tc>
          <w:tcPr>
            <w:tcW w:w="4784" w:type="pct"/>
          </w:tcPr>
          <w:p w14:paraId="0E38982C"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 time+1</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74DE92D2" w14:textId="77777777" w:rsidTr="007D45D8">
        <w:tc>
          <w:tcPr>
            <w:tcW w:w="216" w:type="pct"/>
          </w:tcPr>
          <w:p w14:paraId="2B039F5B" w14:textId="77777777" w:rsidR="006467B4" w:rsidRPr="00E13A2B" w:rsidRDefault="006467B4">
            <w:pPr>
              <w:pStyle w:val="Algorithm"/>
              <w:numPr>
                <w:ilvl w:val="0"/>
                <w:numId w:val="6"/>
              </w:numPr>
              <w:rPr>
                <w:rFonts w:cstheme="minorHAnsi"/>
              </w:rPr>
            </w:pPr>
          </w:p>
        </w:tc>
        <w:tc>
          <w:tcPr>
            <w:tcW w:w="4784" w:type="pct"/>
          </w:tcPr>
          <w:p w14:paraId="45053C14" w14:textId="77777777" w:rsidR="006467B4" w:rsidRPr="00E13A2B" w:rsidRDefault="006467B4" w:rsidP="008D7B7F">
            <w:pPr>
              <w:pStyle w:val="Algorithm"/>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440DDB65" w14:textId="77777777" w:rsidTr="007D45D8">
        <w:tc>
          <w:tcPr>
            <w:tcW w:w="216" w:type="pct"/>
          </w:tcPr>
          <w:p w14:paraId="19B36E0A" w14:textId="77777777" w:rsidR="006467B4" w:rsidRPr="00E13A2B" w:rsidRDefault="006467B4">
            <w:pPr>
              <w:pStyle w:val="Algorithm"/>
              <w:numPr>
                <w:ilvl w:val="0"/>
                <w:numId w:val="6"/>
              </w:numPr>
              <w:rPr>
                <w:rFonts w:cstheme="minorHAnsi"/>
              </w:rPr>
            </w:pPr>
          </w:p>
        </w:tc>
        <w:tc>
          <w:tcPr>
            <w:tcW w:w="4784" w:type="pct"/>
          </w:tcPr>
          <w:p w14:paraId="139130E7" w14:textId="77777777" w:rsidR="006467B4" w:rsidRPr="00E13A2B" w:rsidRDefault="006467B4" w:rsidP="008D7B7F">
            <w:pPr>
              <w:pStyle w:val="Algorithm"/>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 time+1</m:t>
              </m:r>
              <m:r>
                <m:rPr>
                  <m:sty m:val="p"/>
                </m:rPr>
                <w:rPr>
                  <w:rFonts w:ascii="Cambria Math" w:hAnsi="Cambria Math"/>
                </w:rPr>
                <m:t>}</m:t>
              </m:r>
            </m:oMath>
          </w:p>
        </w:tc>
      </w:tr>
      <w:tr w:rsidR="006467B4" w:rsidRPr="00E13A2B" w14:paraId="0438A0F0" w14:textId="77777777" w:rsidTr="007D45D8">
        <w:tc>
          <w:tcPr>
            <w:tcW w:w="216" w:type="pct"/>
          </w:tcPr>
          <w:p w14:paraId="62A6847C" w14:textId="77777777" w:rsidR="006467B4" w:rsidRPr="00E13A2B" w:rsidRDefault="006467B4">
            <w:pPr>
              <w:pStyle w:val="Algorithm"/>
              <w:numPr>
                <w:ilvl w:val="0"/>
                <w:numId w:val="6"/>
              </w:numPr>
              <w:rPr>
                <w:rFonts w:cstheme="minorHAnsi"/>
              </w:rPr>
            </w:pPr>
          </w:p>
        </w:tc>
        <w:tc>
          <w:tcPr>
            <w:tcW w:w="4784" w:type="pct"/>
          </w:tcPr>
          <w:p w14:paraId="29357E3D" w14:textId="77777777" w:rsidR="006467B4" w:rsidRPr="004770F2" w:rsidRDefault="006467B4" w:rsidP="008D7B7F">
            <w:pPr>
              <w:pStyle w:val="Algorithm"/>
            </w:pPr>
            <w:r>
              <w:rPr>
                <w:b/>
                <w:bCs w:val="0"/>
              </w:rPr>
              <w:tab/>
              <w:t xml:space="preserve">return </w:t>
            </w:r>
            <m:oMath>
              <m:r>
                <w:rPr>
                  <w:rFonts w:ascii="Cambria Math" w:hAnsi="Cambria Math"/>
                </w:rPr>
                <m:t>failure</m:t>
              </m:r>
            </m:oMath>
          </w:p>
        </w:tc>
      </w:tr>
      <w:tr w:rsidR="006467B4" w:rsidRPr="00E13A2B" w14:paraId="48E670B5" w14:textId="77777777" w:rsidTr="007D45D8">
        <w:tc>
          <w:tcPr>
            <w:tcW w:w="216" w:type="pct"/>
          </w:tcPr>
          <w:p w14:paraId="0B82C233" w14:textId="77777777" w:rsidR="006467B4" w:rsidRPr="00E13A2B" w:rsidRDefault="006467B4">
            <w:pPr>
              <w:pStyle w:val="Algorithm"/>
              <w:numPr>
                <w:ilvl w:val="0"/>
                <w:numId w:val="6"/>
              </w:numPr>
              <w:rPr>
                <w:rFonts w:cstheme="minorHAnsi"/>
              </w:rPr>
            </w:pPr>
          </w:p>
        </w:tc>
        <w:tc>
          <w:tcPr>
            <w:tcW w:w="4784" w:type="pct"/>
          </w:tcPr>
          <w:p w14:paraId="3260DC0B" w14:textId="77777777" w:rsidR="006467B4" w:rsidRPr="005D0A6E" w:rsidRDefault="006467B4" w:rsidP="008D7B7F">
            <w:pPr>
              <w:pStyle w:val="Algorithm"/>
            </w:pPr>
            <w:r w:rsidRPr="00B91D19">
              <w:rPr>
                <w:b/>
                <w:bCs w:val="0"/>
              </w:rPr>
              <w:t>function</w:t>
            </w:r>
            <w:r>
              <w:t xml:space="preserve"> FreeNeighbors</w:t>
            </w:r>
            <m:oMath>
              <m:r>
                <w:rPr>
                  <w:rFonts w:ascii="Cambria Math" w:hAnsi="Cambria Math"/>
                </w:rPr>
                <m:t>(node, reserved, time)</m:t>
              </m:r>
            </m:oMath>
          </w:p>
        </w:tc>
      </w:tr>
      <w:tr w:rsidR="006467B4" w:rsidRPr="00E13A2B" w14:paraId="06AEE3F7" w14:textId="77777777" w:rsidTr="007D45D8">
        <w:tc>
          <w:tcPr>
            <w:tcW w:w="216" w:type="pct"/>
          </w:tcPr>
          <w:p w14:paraId="4B7E9A02" w14:textId="77777777" w:rsidR="006467B4" w:rsidRPr="00E13A2B" w:rsidRDefault="006467B4">
            <w:pPr>
              <w:pStyle w:val="Algorithm"/>
              <w:numPr>
                <w:ilvl w:val="0"/>
                <w:numId w:val="6"/>
              </w:numPr>
              <w:rPr>
                <w:rFonts w:cstheme="minorHAnsi"/>
              </w:rPr>
            </w:pPr>
          </w:p>
        </w:tc>
        <w:tc>
          <w:tcPr>
            <w:tcW w:w="4784" w:type="pct"/>
          </w:tcPr>
          <w:p w14:paraId="52E718CA" w14:textId="77777777" w:rsidR="006467B4" w:rsidRPr="00B91D19" w:rsidRDefault="006467B4" w:rsidP="008D7B7F">
            <w:pPr>
              <w:pStyle w:val="Algorithm"/>
            </w:pPr>
            <w:r w:rsidRPr="00B91D19">
              <w:tab/>
            </w:r>
            <m:oMath>
              <m:r>
                <w:rPr>
                  <w:rFonts w:ascii="Cambria Math" w:hAnsi="Cambria Math"/>
                </w:rPr>
                <m:t>result←∅</m:t>
              </m:r>
            </m:oMath>
          </w:p>
        </w:tc>
      </w:tr>
      <w:tr w:rsidR="006467B4" w:rsidRPr="00E13A2B" w14:paraId="50643A42" w14:textId="77777777" w:rsidTr="007D45D8">
        <w:tc>
          <w:tcPr>
            <w:tcW w:w="216" w:type="pct"/>
          </w:tcPr>
          <w:p w14:paraId="7E6C2164" w14:textId="77777777" w:rsidR="006467B4" w:rsidRPr="00E13A2B" w:rsidRDefault="006467B4">
            <w:pPr>
              <w:pStyle w:val="Algorithm"/>
              <w:numPr>
                <w:ilvl w:val="0"/>
                <w:numId w:val="6"/>
              </w:numPr>
              <w:rPr>
                <w:rFonts w:cstheme="minorHAnsi"/>
              </w:rPr>
            </w:pPr>
          </w:p>
        </w:tc>
        <w:tc>
          <w:tcPr>
            <w:tcW w:w="4784" w:type="pct"/>
          </w:tcPr>
          <w:p w14:paraId="1549EF0B" w14:textId="77777777" w:rsidR="006467B4" w:rsidRPr="00B91D19" w:rsidRDefault="006467B4" w:rsidP="008D7B7F">
            <w:pPr>
              <w:pStyle w:val="Algorithm"/>
            </w:pPr>
            <w:r>
              <w:tab/>
            </w:r>
            <w:r w:rsidRPr="00B91D19">
              <w:rPr>
                <w:b/>
                <w:bCs w:val="0"/>
              </w:rPr>
              <w:t>for</w:t>
            </w:r>
            <w:r>
              <w:t xml:space="preserve"> </w:t>
            </w:r>
            <m:oMath>
              <m:r>
                <w:rPr>
                  <w:rFonts w:ascii="Cambria Math" w:hAnsi="Cambria Math"/>
                </w:rPr>
                <m:t xml:space="preserve">n∈ </m:t>
              </m:r>
            </m:oMath>
            <w:r>
              <w:rPr>
                <w:rFonts w:eastAsiaTheme="minorEastAsia"/>
              </w:rPr>
              <w:t>Neighbors</w:t>
            </w:r>
            <m:oMath>
              <m:r>
                <w:rPr>
                  <w:rFonts w:ascii="Cambria Math" w:eastAsiaTheme="minorEastAsia" w:hAnsi="Cambria Math"/>
                </w:rPr>
                <m:t>(node)</m:t>
              </m:r>
            </m:oMath>
            <w:r>
              <w:rPr>
                <w:rFonts w:eastAsiaTheme="minorEastAsia"/>
              </w:rPr>
              <w:t>:</w:t>
            </w:r>
          </w:p>
        </w:tc>
      </w:tr>
      <w:tr w:rsidR="006467B4" w:rsidRPr="00E13A2B" w14:paraId="5D754745" w14:textId="77777777" w:rsidTr="007D45D8">
        <w:tc>
          <w:tcPr>
            <w:tcW w:w="216" w:type="pct"/>
          </w:tcPr>
          <w:p w14:paraId="301BD7D6" w14:textId="77777777" w:rsidR="006467B4" w:rsidRPr="00E13A2B" w:rsidRDefault="006467B4">
            <w:pPr>
              <w:pStyle w:val="Algorithm"/>
              <w:numPr>
                <w:ilvl w:val="0"/>
                <w:numId w:val="6"/>
              </w:numPr>
              <w:rPr>
                <w:rFonts w:cstheme="minorHAnsi"/>
              </w:rPr>
            </w:pPr>
          </w:p>
        </w:tc>
        <w:tc>
          <w:tcPr>
            <w:tcW w:w="4784" w:type="pct"/>
          </w:tcPr>
          <w:p w14:paraId="3733E8C3" w14:textId="77777777" w:rsidR="006467B4" w:rsidRDefault="006467B4" w:rsidP="008D7B7F">
            <w:pPr>
              <w:pStyle w:val="Algorithm"/>
            </w:pPr>
            <w:r>
              <w:tab/>
            </w:r>
            <w:r>
              <w:tab/>
            </w:r>
            <w:r w:rsidRPr="00B91D19">
              <w:rPr>
                <w:b/>
                <w:bCs w:val="0"/>
              </w:rPr>
              <w:t>if</w:t>
            </w:r>
            <w:r>
              <w:t xml:space="preserve"> (</w:t>
            </w:r>
            <m:oMath>
              <m:r>
                <w:rPr>
                  <w:rFonts w:ascii="Cambria Math" w:hAnsi="Cambria Math"/>
                </w:rPr>
                <m:t>n, time+1)∉</m:t>
              </m:r>
              <m:r>
                <w:rPr>
                  <w:rFonts w:ascii="Cambria Math" w:eastAsiaTheme="minorEastAsia" w:hAnsi="Cambria Math"/>
                </w:rPr>
                <m:t>reserved:</m:t>
              </m:r>
            </m:oMath>
          </w:p>
        </w:tc>
      </w:tr>
      <w:tr w:rsidR="006467B4" w:rsidRPr="00E13A2B" w14:paraId="6784CCA1" w14:textId="77777777" w:rsidTr="007D45D8">
        <w:tc>
          <w:tcPr>
            <w:tcW w:w="216" w:type="pct"/>
          </w:tcPr>
          <w:p w14:paraId="773C1860" w14:textId="77777777" w:rsidR="006467B4" w:rsidRPr="00E13A2B" w:rsidRDefault="006467B4">
            <w:pPr>
              <w:pStyle w:val="Algorithm"/>
              <w:numPr>
                <w:ilvl w:val="0"/>
                <w:numId w:val="6"/>
              </w:numPr>
              <w:rPr>
                <w:rFonts w:cstheme="minorHAnsi"/>
              </w:rPr>
            </w:pPr>
          </w:p>
        </w:tc>
        <w:tc>
          <w:tcPr>
            <w:tcW w:w="4784" w:type="pct"/>
          </w:tcPr>
          <w:p w14:paraId="578013CF" w14:textId="77777777" w:rsidR="006467B4" w:rsidRDefault="006467B4" w:rsidP="008D7B7F">
            <w:pPr>
              <w:pStyle w:val="Algorithm"/>
            </w:pPr>
            <w:r>
              <w:tab/>
            </w:r>
            <w:r>
              <w:tab/>
            </w:r>
            <w:r>
              <w:tab/>
            </w:r>
            <m:oMath>
              <m:r>
                <w:rPr>
                  <w:rFonts w:ascii="Cambria Math" w:hAnsi="Cambria Math"/>
                </w:rPr>
                <m:t>result←result∪{n}</m:t>
              </m:r>
            </m:oMath>
          </w:p>
        </w:tc>
      </w:tr>
      <w:tr w:rsidR="006467B4" w:rsidRPr="00E13A2B" w14:paraId="6AF67BB6" w14:textId="77777777" w:rsidTr="007D45D8">
        <w:tc>
          <w:tcPr>
            <w:tcW w:w="216" w:type="pct"/>
          </w:tcPr>
          <w:p w14:paraId="6CAB33EC" w14:textId="77777777" w:rsidR="006467B4" w:rsidRPr="00E13A2B" w:rsidRDefault="006467B4">
            <w:pPr>
              <w:pStyle w:val="Algorithm"/>
              <w:numPr>
                <w:ilvl w:val="0"/>
                <w:numId w:val="6"/>
              </w:numPr>
              <w:rPr>
                <w:rFonts w:cstheme="minorHAnsi"/>
              </w:rPr>
            </w:pPr>
          </w:p>
        </w:tc>
        <w:tc>
          <w:tcPr>
            <w:tcW w:w="4784" w:type="pct"/>
          </w:tcPr>
          <w:p w14:paraId="7EF3D31A" w14:textId="77777777" w:rsidR="006467B4" w:rsidRDefault="006467B4" w:rsidP="008D7B7F">
            <w:pPr>
              <w:pStyle w:val="Algorithm"/>
            </w:pPr>
            <w:r>
              <w:tab/>
            </w:r>
            <w:r w:rsidRPr="00B91D19">
              <w:rPr>
                <w:b/>
                <w:bCs w:val="0"/>
              </w:rPr>
              <w:t>return</w:t>
            </w:r>
            <w:r>
              <w:t xml:space="preserve"> </w:t>
            </w:r>
            <m:oMath>
              <m:r>
                <w:rPr>
                  <w:rFonts w:ascii="Cambria Math" w:hAnsi="Cambria Math"/>
                </w:rPr>
                <m:t>result</m:t>
              </m:r>
            </m:oMath>
          </w:p>
        </w:tc>
      </w:tr>
      <w:tr w:rsidR="006467B4" w:rsidRPr="00E13A2B" w14:paraId="449C26C7" w14:textId="77777777" w:rsidTr="007D45D8">
        <w:tc>
          <w:tcPr>
            <w:tcW w:w="216" w:type="pct"/>
          </w:tcPr>
          <w:p w14:paraId="0CF4EB48" w14:textId="77777777" w:rsidR="006467B4" w:rsidRPr="00E13A2B" w:rsidRDefault="006467B4">
            <w:pPr>
              <w:pStyle w:val="Algorithm"/>
              <w:numPr>
                <w:ilvl w:val="0"/>
                <w:numId w:val="6"/>
              </w:numPr>
              <w:rPr>
                <w:rFonts w:cstheme="minorHAnsi"/>
              </w:rPr>
            </w:pPr>
          </w:p>
        </w:tc>
        <w:tc>
          <w:tcPr>
            <w:tcW w:w="4784" w:type="pct"/>
          </w:tcPr>
          <w:p w14:paraId="2AF2EDDE" w14:textId="77777777" w:rsidR="006467B4" w:rsidRDefault="006467B4" w:rsidP="008D7B7F">
            <w:pPr>
              <w:pStyle w:val="Algorithm"/>
            </w:pPr>
            <w:r w:rsidRPr="00DC24E0">
              <w:rPr>
                <w:b/>
                <w:bCs w:val="0"/>
              </w:rPr>
              <w:t>function</w:t>
            </w:r>
            <w:r>
              <w:t xml:space="preserve"> Replan</w:t>
            </w:r>
            <m:oMath>
              <m:r>
                <w:rPr>
                  <w:rFonts w:ascii="Cambria Math" w:hAnsi="Cambria Math"/>
                </w:rPr>
                <m:t>(start, goal,reserved, oldPath)</m:t>
              </m:r>
            </m:oMath>
          </w:p>
        </w:tc>
      </w:tr>
      <w:tr w:rsidR="006467B4" w:rsidRPr="00E13A2B" w14:paraId="71211BD2" w14:textId="77777777" w:rsidTr="007D45D8">
        <w:tc>
          <w:tcPr>
            <w:tcW w:w="216" w:type="pct"/>
          </w:tcPr>
          <w:p w14:paraId="358884EC" w14:textId="77777777" w:rsidR="006467B4" w:rsidRPr="00E13A2B" w:rsidRDefault="006467B4">
            <w:pPr>
              <w:pStyle w:val="Algorithm"/>
              <w:numPr>
                <w:ilvl w:val="0"/>
                <w:numId w:val="6"/>
              </w:numPr>
              <w:rPr>
                <w:rFonts w:cstheme="minorHAnsi"/>
              </w:rPr>
            </w:pPr>
          </w:p>
        </w:tc>
        <w:tc>
          <w:tcPr>
            <w:tcW w:w="4784" w:type="pct"/>
          </w:tcPr>
          <w:p w14:paraId="51602966" w14:textId="77777777" w:rsidR="006467B4" w:rsidRDefault="006467B4" w:rsidP="008D7B7F">
            <w:pPr>
              <w:pStyle w:val="Algorithm"/>
            </w:pPr>
            <w:r>
              <w:tab/>
            </w:r>
            <m:oMath>
              <m:r>
                <w:rPr>
                  <w:rFonts w:ascii="Cambria Math" w:hAnsi="Cambria Math"/>
                </w:rPr>
                <m:t>reserved←reserved∖{∀(node,time)∈oldPath}</m:t>
              </m:r>
            </m:oMath>
          </w:p>
        </w:tc>
      </w:tr>
      <w:tr w:rsidR="006467B4" w:rsidRPr="00E13A2B" w14:paraId="0507A103" w14:textId="77777777" w:rsidTr="007D45D8">
        <w:tc>
          <w:tcPr>
            <w:tcW w:w="216" w:type="pct"/>
          </w:tcPr>
          <w:p w14:paraId="1E354B77" w14:textId="77777777" w:rsidR="006467B4" w:rsidRPr="00E13A2B" w:rsidRDefault="006467B4">
            <w:pPr>
              <w:pStyle w:val="Algorithm"/>
              <w:numPr>
                <w:ilvl w:val="0"/>
                <w:numId w:val="6"/>
              </w:numPr>
              <w:rPr>
                <w:rFonts w:cstheme="minorHAnsi"/>
              </w:rPr>
            </w:pPr>
          </w:p>
        </w:tc>
        <w:tc>
          <w:tcPr>
            <w:tcW w:w="4784" w:type="pct"/>
          </w:tcPr>
          <w:p w14:paraId="7D9CD796" w14:textId="77777777" w:rsidR="006467B4" w:rsidRDefault="006467B4" w:rsidP="008D7B7F">
            <w:pPr>
              <w:pStyle w:val="Algorithm"/>
            </w:pPr>
            <w:r>
              <w:tab/>
            </w:r>
            <m:oMath>
              <m:r>
                <w:rPr>
                  <w:rFonts w:ascii="Cambria Math" w:hAnsi="Cambria Math"/>
                </w:rPr>
                <m:t xml:space="preserve">newPath← </m:t>
              </m:r>
            </m:oMath>
            <w:r>
              <w:t>CAStar</w:t>
            </w:r>
            <m:oMath>
              <m:d>
                <m:dPr>
                  <m:ctrlPr>
                    <w:rPr>
                      <w:rFonts w:ascii="Cambria Math" w:hAnsi="Cambria Math"/>
                      <w:i/>
                    </w:rPr>
                  </m:ctrlPr>
                </m:dPr>
                <m:e>
                  <m:r>
                    <w:rPr>
                      <w:rFonts w:ascii="Cambria Math" w:hAnsi="Cambria Math"/>
                    </w:rPr>
                    <m:t>start,goal</m:t>
                  </m:r>
                </m:e>
              </m:d>
            </m:oMath>
          </w:p>
        </w:tc>
      </w:tr>
      <w:tr w:rsidR="006467B4" w:rsidRPr="00E13A2B" w14:paraId="648C5A79" w14:textId="77777777" w:rsidTr="007D45D8">
        <w:tc>
          <w:tcPr>
            <w:tcW w:w="216" w:type="pct"/>
            <w:tcBorders>
              <w:bottom w:val="single" w:sz="4" w:space="0" w:color="auto"/>
            </w:tcBorders>
          </w:tcPr>
          <w:p w14:paraId="10B8ABF6" w14:textId="77777777" w:rsidR="006467B4" w:rsidRPr="00E13A2B" w:rsidRDefault="006467B4">
            <w:pPr>
              <w:pStyle w:val="Algorithm"/>
              <w:numPr>
                <w:ilvl w:val="0"/>
                <w:numId w:val="6"/>
              </w:numPr>
              <w:rPr>
                <w:rFonts w:cstheme="minorHAnsi"/>
              </w:rPr>
            </w:pPr>
          </w:p>
        </w:tc>
        <w:tc>
          <w:tcPr>
            <w:tcW w:w="4784" w:type="pct"/>
            <w:tcBorders>
              <w:bottom w:val="single" w:sz="4" w:space="0" w:color="auto"/>
            </w:tcBorders>
          </w:tcPr>
          <w:p w14:paraId="17A9B4DE" w14:textId="77777777" w:rsidR="006467B4" w:rsidRPr="00DC24E0" w:rsidRDefault="006467B4" w:rsidP="008D7B7F">
            <w:pPr>
              <w:pStyle w:val="Algorithm"/>
              <w:rPr>
                <w:b/>
                <w:bCs w:val="0"/>
              </w:rPr>
            </w:pPr>
            <w:r>
              <w:tab/>
            </w:r>
            <w:r w:rsidRPr="00DC24E0">
              <w:rPr>
                <w:b/>
                <w:bCs w:val="0"/>
              </w:rPr>
              <w:t>return</w:t>
            </w:r>
            <w:r>
              <w:rPr>
                <w:b/>
                <w:bCs w:val="0"/>
              </w:rPr>
              <w:t xml:space="preserve"> </w:t>
            </w:r>
            <m:oMath>
              <m:r>
                <w:rPr>
                  <w:rFonts w:ascii="Cambria Math" w:hAnsi="Cambria Math"/>
                </w:rPr>
                <m:t>newPath</m:t>
              </m:r>
            </m:oMath>
          </w:p>
        </w:tc>
      </w:tr>
    </w:tbl>
    <w:p w14:paraId="7777CC24" w14:textId="77777777" w:rsidR="006467B4" w:rsidRDefault="006467B4" w:rsidP="006467B4">
      <w:pPr>
        <w:spacing w:line="480" w:lineRule="auto"/>
        <w:contextualSpacing/>
        <w:jc w:val="center"/>
        <w:rPr>
          <w:rFonts w:cs="Times New Roman"/>
          <w:szCs w:val="24"/>
        </w:rPr>
      </w:pPr>
    </w:p>
    <w:p w14:paraId="49DF6867" w14:textId="77777777" w:rsidR="006467B4" w:rsidRDefault="006467B4" w:rsidP="00375C20">
      <w:pPr>
        <w:pStyle w:val="Heading5"/>
      </w:pPr>
      <w:bookmarkStart w:id="54" w:name="_Toc151829325"/>
      <w:r>
        <w:t>Hierarchical Cooperative A*</w:t>
      </w:r>
      <w:bookmarkEnd w:id="54"/>
    </w:p>
    <w:p w14:paraId="1AB523D8" w14:textId="30244DF2"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Silver notes that the choice of heuristic may cause problems in more challenging environments, where searches generate complicated paths which are vulnerable to being replanned </w:t>
      </w:r>
      <w:r w:rsidR="00844B80">
        <w:rPr>
          <w:rFonts w:cs="Times New Roman"/>
          <w:szCs w:val="24"/>
        </w:rPr>
        <w:t>when</w:t>
      </w:r>
      <w:r>
        <w:rPr>
          <w:rFonts w:cs="Times New Roman"/>
          <w:szCs w:val="24"/>
        </w:rPr>
        <w:t xml:space="preserve"> the dynamics of the system cause interruptions. He proposes the use of simple hierarchy to represent the search space abstractly, reducing the difficulty of the search operation. This new algorithm, in combination with an optimization in the form of a reversed-direction A* search which is kept in memory, constitutes the Hierarchical Cooperative A* (HCA*) algorithm.</w:t>
      </w:r>
    </w:p>
    <w:p w14:paraId="322CC294" w14:textId="0BE1D7F0" w:rsidR="006467B4" w:rsidRDefault="006467B4" w:rsidP="006467B4">
      <w:pPr>
        <w:spacing w:line="480" w:lineRule="auto"/>
        <w:contextualSpacing/>
        <w:rPr>
          <w:rFonts w:cs="Times New Roman"/>
          <w:szCs w:val="24"/>
        </w:rPr>
      </w:pPr>
      <w:r>
        <w:rPr>
          <w:rFonts w:cs="Times New Roman"/>
          <w:szCs w:val="24"/>
        </w:rPr>
        <w:tab/>
        <w:t xml:space="preserve">The key to the hierarchy is that it is an abstraction of the graph’s state which does not include other agents or obstacles. The distance from starting position to the goal is therefore a perfect estimate. </w:t>
      </w:r>
      <w:r w:rsidR="00844B80">
        <w:rPr>
          <w:rFonts w:cs="Times New Roman"/>
          <w:szCs w:val="24"/>
        </w:rPr>
        <w:t xml:space="preserve">Provided that the chosen heuristic does not inherently </w:t>
      </w:r>
      <w:r w:rsidR="00844B80">
        <w:rPr>
          <w:rFonts w:cs="Times New Roman"/>
          <w:szCs w:val="24"/>
        </w:rPr>
        <w:lastRenderedPageBreak/>
        <w:t>overestimate the geometry of the space th</w:t>
      </w:r>
      <w:r>
        <w:rPr>
          <w:rFonts w:cs="Times New Roman"/>
          <w:szCs w:val="24"/>
        </w:rPr>
        <w:t>is clearly cannot overestimate the distance to the goal</w:t>
      </w:r>
      <w:r w:rsidR="00844B80">
        <w:rPr>
          <w:rFonts w:cs="Times New Roman"/>
          <w:szCs w:val="24"/>
        </w:rPr>
        <w:t>,</w:t>
      </w:r>
      <w:r>
        <w:rPr>
          <w:rFonts w:cs="Times New Roman"/>
          <w:szCs w:val="24"/>
        </w:rPr>
        <w:t xml:space="preserve"> making it a sufficient heuristic to assure optimality in A* searches. </w:t>
      </w:r>
    </w:p>
    <w:p w14:paraId="7A316893" w14:textId="28751EA9" w:rsidR="006467B4" w:rsidRDefault="006467B4" w:rsidP="006467B4">
      <w:pPr>
        <w:spacing w:line="480" w:lineRule="auto"/>
        <w:contextualSpacing/>
        <w:rPr>
          <w:rFonts w:cs="Times New Roman"/>
          <w:szCs w:val="24"/>
        </w:rPr>
      </w:pPr>
      <w:r>
        <w:rPr>
          <w:rFonts w:cs="Times New Roman"/>
          <w:szCs w:val="24"/>
        </w:rPr>
        <w:tab/>
        <w:t xml:space="preserve">The proposed hierarchy replaces the </w:t>
      </w:r>
      <w:r w:rsidRPr="00DC24E0">
        <w:rPr>
          <w:rFonts w:cs="Times New Roman"/>
          <w:b/>
          <w:bCs/>
          <w:i/>
          <w:iCs/>
          <w:szCs w:val="24"/>
        </w:rPr>
        <w:t>HD</w:t>
      </w:r>
      <w:r>
        <w:rPr>
          <w:rFonts w:cs="Times New Roman"/>
          <w:b/>
          <w:bCs/>
          <w:i/>
          <w:iCs/>
          <w:szCs w:val="24"/>
        </w:rPr>
        <w:t>istance</w:t>
      </w:r>
      <w:r>
        <w:rPr>
          <w:rFonts w:cs="Times New Roman"/>
          <w:szCs w:val="24"/>
        </w:rPr>
        <w:t xml:space="preserve"> subroutine with a search in the reverse direction, from goal to current position, which ignores the presence of agents and obstacles in the graph. Employing an A* search in place of the standard </w:t>
      </w:r>
      <w:r w:rsidRPr="00DC24E0">
        <w:rPr>
          <w:rFonts w:cs="Times New Roman"/>
          <w:b/>
          <w:bCs/>
          <w:i/>
          <w:iCs/>
          <w:szCs w:val="24"/>
        </w:rPr>
        <w:t>HD</w:t>
      </w:r>
      <w:r>
        <w:rPr>
          <w:rFonts w:cs="Times New Roman"/>
          <w:b/>
          <w:bCs/>
          <w:i/>
          <w:iCs/>
          <w:szCs w:val="24"/>
        </w:rPr>
        <w:t>istance</w:t>
      </w:r>
      <w:r>
        <w:rPr>
          <w:rFonts w:cs="Times New Roman"/>
          <w:szCs w:val="24"/>
        </w:rPr>
        <w:t xml:space="preserve"> subroutine means that the distance from the currently evaluated node to the goal is a more precise estimate. This increase in accuracy reduces the number of search operations needed by better guiding the agent</w:t>
      </w:r>
      <w:r w:rsidR="00844B80">
        <w:rPr>
          <w:rFonts w:cs="Times New Roman"/>
          <w:szCs w:val="24"/>
        </w:rPr>
        <w:t>’</w:t>
      </w:r>
      <w:r>
        <w:rPr>
          <w:rFonts w:cs="Times New Roman"/>
          <w:szCs w:val="24"/>
        </w:rPr>
        <w:t>s</w:t>
      </w:r>
      <w:r w:rsidR="00844B80">
        <w:rPr>
          <w:rFonts w:cs="Times New Roman"/>
          <w:szCs w:val="24"/>
        </w:rPr>
        <w:t xml:space="preserve"> primary</w:t>
      </w:r>
      <w:r>
        <w:rPr>
          <w:rFonts w:cs="Times New Roman"/>
          <w:szCs w:val="24"/>
        </w:rPr>
        <w:t xml:space="preserve"> CA* search toward the goal.</w:t>
      </w:r>
    </w:p>
    <w:p w14:paraId="5485D42D" w14:textId="7E234DD4" w:rsidR="006467B4" w:rsidRDefault="006467B4" w:rsidP="006467B4">
      <w:pPr>
        <w:spacing w:line="480" w:lineRule="auto"/>
        <w:contextualSpacing/>
        <w:rPr>
          <w:rFonts w:cs="Times New Roman"/>
          <w:szCs w:val="24"/>
        </w:rPr>
      </w:pPr>
      <w:r>
        <w:rPr>
          <w:rFonts w:cs="Times New Roman"/>
          <w:szCs w:val="24"/>
        </w:rPr>
        <w:tab/>
        <w:t>Further, the results of this reversed search are kept in memory as an optimization to avoid performance hits during operation due to the extra searches being performed. As an agent advances further along its plan, the hierarchical search data remains relevant because it is advancing further into already known data. Because the motion of agents does not impact the hierarchical search the search data is never invalidated by agent activity. If the properties of the graph change, then the stored data cannot be assured to be accurate.</w:t>
      </w:r>
      <w:r w:rsidR="00844B80">
        <w:rPr>
          <w:rFonts w:cs="Times New Roman"/>
          <w:szCs w:val="24"/>
        </w:rPr>
        <w:t xml:space="preserve"> This is a known weakness of A*</w:t>
      </w:r>
      <w:r w:rsidR="00D14FB0">
        <w:rPr>
          <w:rFonts w:cs="Times New Roman"/>
          <w:szCs w:val="24"/>
        </w:rPr>
        <w:t xml:space="preserve"> which other algorithms in the research overcome </w:t>
      </w:r>
      <w:r w:rsidR="00FF757F">
        <w:rPr>
          <w:rFonts w:cs="Times New Roman"/>
          <w:szCs w:val="24"/>
        </w:rPr>
        <w:fldChar w:fldCharType="begin"/>
      </w:r>
      <w:r w:rsidR="00FF757F">
        <w:rPr>
          <w:rFonts w:cs="Times New Roman"/>
          <w:szCs w:val="24"/>
        </w:rPr>
        <w:instrText xml:space="preserve"> ADDIN ZOTERO_ITEM CSL_CITATION {"citationID":"yCN8NgzX","properties":{"formattedCitation":"[31]","plainCitation":"[31]","noteIndex":0},"citationItems":[{"id":293,"uris":["http://zotero.org/users/local/rYTxwDyY/items/RVQBQ2XP"],"itemData":{"id":293,"type":"webpage","abstract":"Incremental heuristic search methods use heuristics to focus their search and reuse information from previous searches to find solutions to series of similar search tasks much faster than is possible by solving each search task from scratch. In this paper, we apply Lifelong Planning A* to robot navigation in unknown terrain, including goal-directed navigation in unknown terrain and mapping of unknown terrain. The resulting D* Lite algorithm is easy to understand and analyze. It implements the same behavior as Stentz' Focussed Dynamic A* but is algorithmically different. We prove properties about D* Lite and demonstrate experimentally the advantages of combining incremental and heuristic search for the applications studied. We believe that these results provide a strong foundation for further research on fast replanning methods in artificial intelligence and robotics.","title":"D* Lite","URL":"https://cdn.aaai.org/AAAI/2002/AAAI02-072.pdf","author":[{"family":"Koenig","given":"Sven"},{"family":"Likhachev","given":"M."}],"issued":{"date-parts":[["2002",7]]}}}],"schema":"https://github.com/citation-style-language/schema/raw/master/csl-citation.json"} </w:instrText>
      </w:r>
      <w:r w:rsidR="00FF757F">
        <w:rPr>
          <w:rFonts w:cs="Times New Roman"/>
          <w:szCs w:val="24"/>
        </w:rPr>
        <w:fldChar w:fldCharType="separate"/>
      </w:r>
      <w:r w:rsidR="00FF757F" w:rsidRPr="00FF757F">
        <w:rPr>
          <w:rFonts w:cs="Times New Roman"/>
        </w:rPr>
        <w:t>[31]</w:t>
      </w:r>
      <w:r w:rsidR="00FF757F">
        <w:rPr>
          <w:rFonts w:cs="Times New Roman"/>
          <w:szCs w:val="24"/>
        </w:rPr>
        <w:fldChar w:fldCharType="end"/>
      </w:r>
      <w:r w:rsidR="00D14FB0">
        <w:rPr>
          <w:rFonts w:cs="Times New Roman"/>
          <w:szCs w:val="24"/>
        </w:rPr>
        <w:t xml:space="preserve">. </w:t>
      </w:r>
      <w:r w:rsidR="00FF757F">
        <w:rPr>
          <w:rFonts w:cs="Times New Roman"/>
          <w:szCs w:val="24"/>
        </w:rPr>
        <w:t>In this work the map is considered static, which mitigates the need for lifelong methods.</w:t>
      </w:r>
    </w:p>
    <w:p w14:paraId="2D299718" w14:textId="4FDBF6A8" w:rsidR="006467B4" w:rsidRDefault="006467B4" w:rsidP="006467B4">
      <w:pPr>
        <w:spacing w:line="480" w:lineRule="auto"/>
        <w:contextualSpacing/>
        <w:rPr>
          <w:rFonts w:cs="Times New Roman"/>
          <w:szCs w:val="24"/>
        </w:rPr>
      </w:pPr>
      <w:r>
        <w:rPr>
          <w:rFonts w:cs="Times New Roman"/>
          <w:szCs w:val="24"/>
        </w:rPr>
        <w:tab/>
      </w:r>
      <w:r w:rsidR="00FF757F">
        <w:rPr>
          <w:rFonts w:cs="Times New Roman"/>
          <w:szCs w:val="24"/>
        </w:rPr>
        <w:t>Taken together</w:t>
      </w:r>
      <w:r>
        <w:rPr>
          <w:rFonts w:cs="Times New Roman"/>
          <w:szCs w:val="24"/>
        </w:rPr>
        <w:t xml:space="preserve">, these modifications to the heuristic function of the CA* search are termed Reverse Resumable A*. The procedure is outlined in </w:t>
      </w:r>
      <w:r w:rsidR="00555E6C">
        <w:rPr>
          <w:rFonts w:cs="Times New Roman"/>
          <w:szCs w:val="24"/>
        </w:rPr>
        <w:fldChar w:fldCharType="begin"/>
      </w:r>
      <w:r w:rsidR="00555E6C">
        <w:rPr>
          <w:rFonts w:cs="Times New Roman"/>
          <w:szCs w:val="24"/>
        </w:rPr>
        <w:instrText xml:space="preserve"> REF _Ref151168182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4</w:t>
      </w:r>
      <w:r w:rsidR="00555E6C">
        <w:rPr>
          <w:rFonts w:cs="Times New Roman"/>
          <w:szCs w:val="24"/>
        </w:rPr>
        <w:fldChar w:fldCharType="end"/>
      </w:r>
      <w:r>
        <w:rPr>
          <w:rFonts w:cs="Times New Roman"/>
          <w:szCs w:val="24"/>
        </w:rPr>
        <w:t xml:space="preserve">, serving as a drop-in replacement for the </w:t>
      </w:r>
      <w:r>
        <w:rPr>
          <w:rFonts w:cs="Times New Roman"/>
          <w:b/>
          <w:bCs/>
          <w:i/>
          <w:iCs/>
          <w:szCs w:val="24"/>
        </w:rPr>
        <w:t>HDistance</w:t>
      </w:r>
      <w:r>
        <w:rPr>
          <w:rFonts w:cs="Times New Roman"/>
          <w:szCs w:val="24"/>
        </w:rPr>
        <w:t xml:space="preserve"> routine in CA* (</w:t>
      </w:r>
      <w:r w:rsidR="00555E6C">
        <w:rPr>
          <w:rFonts w:cs="Times New Roman"/>
          <w:szCs w:val="24"/>
        </w:rPr>
        <w:fldChar w:fldCharType="begin"/>
      </w:r>
      <w:r w:rsidR="00555E6C">
        <w:rPr>
          <w:rFonts w:cs="Times New Roman"/>
          <w:szCs w:val="24"/>
        </w:rPr>
        <w:instrText xml:space="preserve"> REF _Ref151168168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3</w:t>
      </w:r>
      <w:r w:rsidR="00555E6C">
        <w:rPr>
          <w:rFonts w:cs="Times New Roman"/>
          <w:szCs w:val="24"/>
        </w:rPr>
        <w:fldChar w:fldCharType="end"/>
      </w:r>
      <w:r>
        <w:rPr>
          <w:rFonts w:cs="Times New Roman"/>
          <w:szCs w:val="24"/>
        </w:rPr>
        <w:t>). In this case, the goal is still the target node for the agent, but the reversed direction of the search means that the starting position</w:t>
      </w:r>
      <w:r w:rsidR="00FF757F">
        <w:rPr>
          <w:rFonts w:cs="Times New Roman"/>
          <w:szCs w:val="24"/>
        </w:rPr>
        <w:t xml:space="preserve"> for calculating distances</w:t>
      </w:r>
      <w:r>
        <w:rPr>
          <w:rFonts w:cs="Times New Roman"/>
          <w:szCs w:val="24"/>
        </w:rPr>
        <w:t xml:space="preserve"> is the goal</w:t>
      </w:r>
      <w:r w:rsidR="00FF757F">
        <w:rPr>
          <w:rFonts w:cs="Times New Roman"/>
          <w:szCs w:val="24"/>
        </w:rPr>
        <w:t xml:space="preserve"> node</w:t>
      </w:r>
      <w:r>
        <w:rPr>
          <w:rFonts w:cs="Times New Roman"/>
          <w:szCs w:val="24"/>
        </w:rPr>
        <w:t xml:space="preserve">. The search progresses toward the agent’s current position. When it is completed, the </w:t>
      </w:r>
      <w:r>
        <w:rPr>
          <w:rFonts w:cs="Times New Roman"/>
          <w:i/>
          <w:iCs/>
          <w:szCs w:val="24"/>
        </w:rPr>
        <w:t>g-Score</w:t>
      </w:r>
      <w:r>
        <w:rPr>
          <w:rFonts w:cs="Times New Roman"/>
          <w:szCs w:val="24"/>
        </w:rPr>
        <w:t xml:space="preserve"> of the search from target to </w:t>
      </w:r>
      <w:r>
        <w:rPr>
          <w:rFonts w:cs="Times New Roman"/>
          <w:szCs w:val="24"/>
        </w:rPr>
        <w:lastRenderedPageBreak/>
        <w:t>current position is equivalent to the hierarchical distance from agent to target and is returned.</w:t>
      </w:r>
    </w:p>
    <w:p w14:paraId="2F9637E8" w14:textId="77777777" w:rsidR="006467B4" w:rsidRPr="00E6391B" w:rsidRDefault="006467B4" w:rsidP="006467B4">
      <w:pPr>
        <w:spacing w:line="480" w:lineRule="auto"/>
        <w:contextualSpacing/>
        <w:rPr>
          <w:rFonts w:cs="Times New Roman"/>
          <w:szCs w:val="24"/>
        </w:rPr>
      </w:pPr>
      <w:r>
        <w:rPr>
          <w:rFonts w:cs="Times New Roman"/>
          <w:szCs w:val="24"/>
        </w:rPr>
        <w:tab/>
        <w:t xml:space="preserve">Before executing the search procedure in lines 9-22, the algorithm checks to see if it has already stored the appropriate </w:t>
      </w:r>
      <w:r>
        <w:rPr>
          <w:rFonts w:cs="Times New Roman"/>
          <w:i/>
          <w:iCs/>
          <w:szCs w:val="24"/>
        </w:rPr>
        <w:t>g-Score</w:t>
      </w:r>
      <w:r>
        <w:rPr>
          <w:rFonts w:cs="Times New Roman"/>
          <w:szCs w:val="24"/>
        </w:rPr>
        <w:t xml:space="preserve"> in its closed set of nodes. If the data is already available, the algorithm immediately returns the distance (lines 7-8). Declarations of the scoring, open, and closed sets must be moved out of the function in order to remain in memory after calls to the routine, as shown in lines 1-5.</w:t>
      </w:r>
    </w:p>
    <w:p w14:paraId="08F321CF" w14:textId="17471FB8" w:rsidR="00CC4C04" w:rsidRDefault="00E574D9" w:rsidP="007D45D8">
      <w:pPr>
        <w:pStyle w:val="Caption"/>
        <w:keepNext/>
        <w:pBdr>
          <w:top w:val="single" w:sz="4" w:space="1" w:color="auto"/>
        </w:pBdr>
        <w:spacing w:after="0"/>
      </w:pPr>
      <w:bookmarkStart w:id="55" w:name="_Ref151168182"/>
      <w:bookmarkStart w:id="56" w:name="_Toc151828303"/>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4</w:t>
      </w:r>
      <w:r>
        <w:rPr>
          <w:b/>
          <w:bCs/>
        </w:rPr>
        <w:fldChar w:fldCharType="end"/>
      </w:r>
      <w:bookmarkEnd w:id="55"/>
      <w:r w:rsidR="00CC4C04" w:rsidRPr="00E574D9">
        <w:rPr>
          <w:b/>
          <w:bCs/>
        </w:rPr>
        <w:t>.</w:t>
      </w:r>
      <w:r w:rsidR="00CC4C04">
        <w:t xml:space="preserve"> The Reverse-Resumable A* algorithm</w:t>
      </w:r>
      <w:bookmarkEnd w:id="5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17373E6F" w14:textId="77777777" w:rsidTr="007D45D8">
        <w:trPr>
          <w:trHeight w:val="293"/>
        </w:trPr>
        <w:tc>
          <w:tcPr>
            <w:tcW w:w="216" w:type="pct"/>
            <w:tcBorders>
              <w:top w:val="single" w:sz="4" w:space="0" w:color="auto"/>
            </w:tcBorders>
          </w:tcPr>
          <w:p w14:paraId="186AECCC" w14:textId="77777777" w:rsidR="006467B4" w:rsidRPr="00E13A2B" w:rsidRDefault="006467B4">
            <w:pPr>
              <w:pStyle w:val="Algorithm"/>
              <w:keepNext/>
              <w:numPr>
                <w:ilvl w:val="0"/>
                <w:numId w:val="7"/>
              </w:numPr>
              <w:rPr>
                <w:rFonts w:cstheme="minorHAnsi"/>
              </w:rPr>
            </w:pPr>
          </w:p>
        </w:tc>
        <w:tc>
          <w:tcPr>
            <w:tcW w:w="4784" w:type="pct"/>
            <w:tcBorders>
              <w:top w:val="single" w:sz="4" w:space="0" w:color="auto"/>
            </w:tcBorders>
          </w:tcPr>
          <w:p w14:paraId="590B07CE"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m:oMathPara>
          </w:p>
        </w:tc>
      </w:tr>
      <w:tr w:rsidR="006467B4" w:rsidRPr="00E13A2B" w14:paraId="73D9C7C8" w14:textId="77777777" w:rsidTr="007D45D8">
        <w:trPr>
          <w:trHeight w:val="293"/>
        </w:trPr>
        <w:tc>
          <w:tcPr>
            <w:tcW w:w="216" w:type="pct"/>
          </w:tcPr>
          <w:p w14:paraId="3D62DE93" w14:textId="77777777" w:rsidR="006467B4" w:rsidRPr="00E13A2B" w:rsidRDefault="006467B4">
            <w:pPr>
              <w:pStyle w:val="Algorithm"/>
              <w:keepNext/>
              <w:numPr>
                <w:ilvl w:val="0"/>
                <w:numId w:val="7"/>
              </w:numPr>
              <w:rPr>
                <w:rFonts w:cstheme="minorHAnsi"/>
              </w:rPr>
            </w:pPr>
          </w:p>
        </w:tc>
        <w:tc>
          <w:tcPr>
            <w:tcW w:w="4784" w:type="pct"/>
          </w:tcPr>
          <w:p w14:paraId="1501745D"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goal</m:t>
                    </m:r>
                  </m:e>
                </m:d>
              </m:oMath>
            </m:oMathPara>
          </w:p>
        </w:tc>
      </w:tr>
      <w:tr w:rsidR="006467B4" w:rsidRPr="00E13A2B" w14:paraId="346C8933" w14:textId="77777777" w:rsidTr="007D45D8">
        <w:trPr>
          <w:trHeight w:val="293"/>
        </w:trPr>
        <w:tc>
          <w:tcPr>
            <w:tcW w:w="216" w:type="pct"/>
          </w:tcPr>
          <w:p w14:paraId="04D2461C" w14:textId="77777777" w:rsidR="006467B4" w:rsidRPr="00E13A2B" w:rsidRDefault="006467B4">
            <w:pPr>
              <w:pStyle w:val="Algorithm"/>
              <w:keepNext/>
              <w:numPr>
                <w:ilvl w:val="0"/>
                <w:numId w:val="7"/>
              </w:numPr>
              <w:rPr>
                <w:rFonts w:cstheme="minorHAnsi"/>
              </w:rPr>
            </w:pPr>
          </w:p>
        </w:tc>
        <w:tc>
          <w:tcPr>
            <w:tcW w:w="4784" w:type="pct"/>
          </w:tcPr>
          <w:p w14:paraId="11D85CCB" w14:textId="77777777" w:rsidR="006467B4" w:rsidRPr="00E13A2B" w:rsidRDefault="006467B4" w:rsidP="008D7B7F">
            <w:pPr>
              <w:pStyle w:val="Algorithm"/>
              <w:keepNext/>
              <w:rPr>
                <w:rFonts w:ascii="Calibri" w:eastAsia="Calibri" w:hAnsi="Calibri" w:cs="Calibri"/>
                <w:b/>
                <w:bCs w:val="0"/>
              </w:rPr>
            </w:pP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goal</m:t>
                  </m:r>
                </m:e>
              </m:d>
              <m:r>
                <m:rPr>
                  <m:sty m:val="p"/>
                </m:rPr>
                <w:rPr>
                  <w:rFonts w:ascii="Cambria Math" w:hAnsi="Cambria Math"/>
                </w:rPr>
                <m:t>←0</m:t>
              </m:r>
            </m:oMath>
          </w:p>
        </w:tc>
      </w:tr>
      <w:tr w:rsidR="006467B4" w:rsidRPr="00E13A2B" w14:paraId="3BFF063D" w14:textId="77777777" w:rsidTr="007D45D8">
        <w:trPr>
          <w:trHeight w:val="293"/>
        </w:trPr>
        <w:tc>
          <w:tcPr>
            <w:tcW w:w="216" w:type="pct"/>
          </w:tcPr>
          <w:p w14:paraId="42D83EDF" w14:textId="77777777" w:rsidR="006467B4" w:rsidRPr="00E13A2B" w:rsidRDefault="006467B4">
            <w:pPr>
              <w:pStyle w:val="Algorithm"/>
              <w:keepNext/>
              <w:numPr>
                <w:ilvl w:val="0"/>
                <w:numId w:val="7"/>
              </w:numPr>
              <w:rPr>
                <w:rFonts w:cstheme="minorHAnsi"/>
              </w:rPr>
            </w:pPr>
          </w:p>
        </w:tc>
        <w:tc>
          <w:tcPr>
            <w:tcW w:w="4784" w:type="pct"/>
          </w:tcPr>
          <w:p w14:paraId="7CF0C694" w14:textId="77777777" w:rsidR="006467B4" w:rsidRPr="00E13A2B" w:rsidRDefault="006467B4" w:rsidP="008D7B7F">
            <w:pPr>
              <w:pStyle w:val="Algorithm"/>
              <w:keepNext/>
              <w:rPr>
                <w:rFonts w:ascii="Calibri" w:eastAsia="Calibri" w:hAnsi="Calibri" w:cs="Calibri"/>
                <w:b/>
                <w:bCs w:val="0"/>
              </w:rPr>
            </w:pP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goal</m:t>
                  </m:r>
                </m:e>
              </m:d>
              <m:r>
                <m:rPr>
                  <m:sty m:val="p"/>
                </m:rPr>
                <w:rPr>
                  <w:rFonts w:ascii="Cambria Math" w:hAnsi="Cambria Math"/>
                </w:rPr>
                <m:t>←</m:t>
              </m:r>
              <m:r>
                <m:rPr>
                  <m:nor/>
                </m:rPr>
                <m:t>HDistance</m:t>
              </m:r>
              <m:r>
                <m:rPr>
                  <m:sty m:val="p"/>
                </m:rPr>
                <w:rPr>
                  <w:rFonts w:ascii="Cambria Math" w:hAnsi="Cambria Math"/>
                </w:rPr>
                <m:t>(</m:t>
              </m:r>
              <m:r>
                <w:rPr>
                  <w:rFonts w:ascii="Cambria Math" w:eastAsiaTheme="minorEastAsia" w:hAnsi="Cambria Math"/>
                </w:rPr>
                <m:t>position</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2F3E1689" w14:textId="77777777" w:rsidTr="007D45D8">
        <w:trPr>
          <w:trHeight w:val="293"/>
        </w:trPr>
        <w:tc>
          <w:tcPr>
            <w:tcW w:w="216" w:type="pct"/>
          </w:tcPr>
          <w:p w14:paraId="419F3058" w14:textId="77777777" w:rsidR="006467B4" w:rsidRPr="00E13A2B" w:rsidRDefault="006467B4">
            <w:pPr>
              <w:pStyle w:val="Algorithm"/>
              <w:keepNext/>
              <w:numPr>
                <w:ilvl w:val="0"/>
                <w:numId w:val="7"/>
              </w:numPr>
              <w:rPr>
                <w:rFonts w:cstheme="minorHAnsi"/>
              </w:rPr>
            </w:pPr>
          </w:p>
        </w:tc>
        <w:tc>
          <w:tcPr>
            <w:tcW w:w="4784" w:type="pct"/>
          </w:tcPr>
          <w:p w14:paraId="130E862D"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m:oMathPara>
          </w:p>
        </w:tc>
      </w:tr>
      <w:tr w:rsidR="006467B4" w:rsidRPr="00E13A2B" w14:paraId="5132D9A7" w14:textId="77777777" w:rsidTr="007D45D8">
        <w:trPr>
          <w:trHeight w:val="293"/>
        </w:trPr>
        <w:tc>
          <w:tcPr>
            <w:tcW w:w="216" w:type="pct"/>
          </w:tcPr>
          <w:p w14:paraId="7BF3435B" w14:textId="77777777" w:rsidR="006467B4" w:rsidRPr="00E13A2B" w:rsidRDefault="006467B4">
            <w:pPr>
              <w:pStyle w:val="Algorithm"/>
              <w:keepNext/>
              <w:numPr>
                <w:ilvl w:val="0"/>
                <w:numId w:val="7"/>
              </w:numPr>
              <w:rPr>
                <w:rFonts w:cstheme="minorHAnsi"/>
              </w:rPr>
            </w:pPr>
          </w:p>
        </w:tc>
        <w:tc>
          <w:tcPr>
            <w:tcW w:w="4784" w:type="pct"/>
          </w:tcPr>
          <w:p w14:paraId="3E6C061A" w14:textId="77777777" w:rsidR="006467B4" w:rsidRPr="00E13A2B" w:rsidRDefault="006467B4" w:rsidP="008D7B7F">
            <w:pPr>
              <w:pStyle w:val="Algorithm"/>
              <w:keepNext/>
            </w:pPr>
            <m:oMathPara>
              <m:oMathParaPr>
                <m:jc m:val="left"/>
              </m:oMathParaPr>
              <m:oMath>
                <m:r>
                  <m:rPr>
                    <m:nor/>
                  </m:rPr>
                  <w:rPr>
                    <w:b/>
                    <w:bCs w:val="0"/>
                  </w:rPr>
                  <m:t xml:space="preserve">function </m:t>
                </m:r>
                <m:r>
                  <m:rPr>
                    <m:nor/>
                  </m:rPr>
                  <w:rPr>
                    <w:rFonts w:cstheme="minorHAnsi"/>
                    <w:bCs w:val="0"/>
                  </w:rPr>
                  <m:t>RRA</m:t>
                </m:r>
                <m:r>
                  <m:rPr>
                    <m:nor/>
                  </m:rPr>
                  <m:t>(</m:t>
                </m:r>
                <m:r>
                  <w:rPr>
                    <w:rFonts w:ascii="Cambria Math" w:eastAsiaTheme="minorEastAsia" w:hAnsi="Cambria Math" w:cstheme="minorHAnsi"/>
                  </w:rPr>
                  <m:t xml:space="preserve">position </m:t>
                </m:r>
                <m:r>
                  <m:rPr>
                    <m:sty m:val="p"/>
                  </m:rPr>
                  <w:rPr>
                    <w:rFonts w:ascii="Cambria Math" w:hAnsi="Cambria Math"/>
                  </w:rPr>
                  <m:t xml:space="preserve">, </m:t>
                </m:r>
                <m:r>
                  <w:rPr>
                    <w:rFonts w:ascii="Cambria Math" w:hAnsi="Cambria Math"/>
                  </w:rPr>
                  <m:t>goal</m:t>
                </m:r>
                <m:r>
                  <m:rPr>
                    <m:nor/>
                  </m:rPr>
                  <m:t>)</m:t>
                </m:r>
              </m:oMath>
            </m:oMathPara>
          </w:p>
        </w:tc>
      </w:tr>
      <w:tr w:rsidR="006467B4" w:rsidRPr="00E13A2B" w14:paraId="549DD0E6" w14:textId="77777777" w:rsidTr="007D45D8">
        <w:trPr>
          <w:trHeight w:val="293"/>
        </w:trPr>
        <w:tc>
          <w:tcPr>
            <w:tcW w:w="216" w:type="pct"/>
          </w:tcPr>
          <w:p w14:paraId="26D4BD14" w14:textId="77777777" w:rsidR="006467B4" w:rsidRPr="00E13A2B" w:rsidRDefault="006467B4">
            <w:pPr>
              <w:pStyle w:val="Algorithm"/>
              <w:keepNext/>
              <w:numPr>
                <w:ilvl w:val="0"/>
                <w:numId w:val="7"/>
              </w:numPr>
              <w:rPr>
                <w:rFonts w:cstheme="minorHAnsi"/>
              </w:rPr>
            </w:pPr>
          </w:p>
        </w:tc>
        <w:tc>
          <w:tcPr>
            <w:tcW w:w="4784" w:type="pct"/>
          </w:tcPr>
          <w:p w14:paraId="4A6660D6" w14:textId="77777777" w:rsidR="006467B4" w:rsidRPr="00E13A2B" w:rsidRDefault="006467B4" w:rsidP="008D7B7F">
            <w:pPr>
              <w:pStyle w:val="Algorithm"/>
              <w:keepNext/>
            </w:pPr>
            <w:r>
              <w:tab/>
            </w:r>
            <w:r w:rsidRPr="00E6391B">
              <w:rPr>
                <w:b/>
                <w:bCs w:val="0"/>
              </w:rPr>
              <w:t>if</w:t>
            </w:r>
            <w:r>
              <w:t xml:space="preserve"> </w:t>
            </w:r>
            <m:oMath>
              <m:r>
                <w:rPr>
                  <w:rFonts w:ascii="Cambria Math" w:hAnsi="Cambria Math"/>
                </w:rPr>
                <m:t>position∈closed:</m:t>
              </m:r>
            </m:oMath>
          </w:p>
        </w:tc>
      </w:tr>
      <w:tr w:rsidR="006467B4" w:rsidRPr="00E13A2B" w14:paraId="7647DBE7" w14:textId="77777777" w:rsidTr="007D45D8">
        <w:trPr>
          <w:trHeight w:val="293"/>
        </w:trPr>
        <w:tc>
          <w:tcPr>
            <w:tcW w:w="216" w:type="pct"/>
          </w:tcPr>
          <w:p w14:paraId="4563FB9E" w14:textId="77777777" w:rsidR="006467B4" w:rsidRPr="00E13A2B" w:rsidRDefault="006467B4">
            <w:pPr>
              <w:pStyle w:val="Algorithm"/>
              <w:keepNext/>
              <w:numPr>
                <w:ilvl w:val="0"/>
                <w:numId w:val="7"/>
              </w:numPr>
              <w:rPr>
                <w:rFonts w:cstheme="minorHAnsi"/>
              </w:rPr>
            </w:pPr>
          </w:p>
        </w:tc>
        <w:tc>
          <w:tcPr>
            <w:tcW w:w="4784" w:type="pct"/>
          </w:tcPr>
          <w:p w14:paraId="27B8C41A" w14:textId="77777777" w:rsidR="006467B4" w:rsidRDefault="006467B4" w:rsidP="008D7B7F">
            <w:pPr>
              <w:pStyle w:val="Algorithm"/>
              <w:keepNext/>
            </w:pPr>
            <w:r>
              <w:tab/>
            </w:r>
            <w:r>
              <w:tab/>
            </w:r>
            <w:r w:rsidRPr="00E6391B">
              <w:rPr>
                <w:b/>
                <w:bCs w:val="0"/>
              </w:rPr>
              <w:t>return</w:t>
            </w:r>
            <w:r>
              <w:t xml:space="preserve"> </w:t>
            </w:r>
            <m:oMath>
              <m:r>
                <w:rPr>
                  <w:rFonts w:ascii="Cambria Math" w:hAnsi="Cambria Math"/>
                </w:rPr>
                <m:t>g[position]</m:t>
              </m:r>
            </m:oMath>
          </w:p>
        </w:tc>
      </w:tr>
      <w:tr w:rsidR="006467B4" w:rsidRPr="00E13A2B" w14:paraId="47D50481" w14:textId="77777777" w:rsidTr="007D45D8">
        <w:trPr>
          <w:trHeight w:val="293"/>
        </w:trPr>
        <w:tc>
          <w:tcPr>
            <w:tcW w:w="216" w:type="pct"/>
          </w:tcPr>
          <w:p w14:paraId="3DCC318B" w14:textId="77777777" w:rsidR="006467B4" w:rsidRPr="00E13A2B" w:rsidRDefault="006467B4">
            <w:pPr>
              <w:pStyle w:val="Algorithm"/>
              <w:keepNext/>
              <w:numPr>
                <w:ilvl w:val="0"/>
                <w:numId w:val="7"/>
              </w:numPr>
              <w:rPr>
                <w:rFonts w:cstheme="minorHAnsi"/>
              </w:rPr>
            </w:pPr>
          </w:p>
        </w:tc>
        <w:tc>
          <w:tcPr>
            <w:tcW w:w="4784" w:type="pct"/>
          </w:tcPr>
          <w:p w14:paraId="5D956874" w14:textId="77777777" w:rsidR="006467B4" w:rsidRPr="00E13A2B" w:rsidRDefault="006467B4" w:rsidP="008D7B7F">
            <w:pPr>
              <w:pStyle w:val="Algorithm"/>
              <w:keepNext/>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4B6998EC" w14:textId="77777777" w:rsidTr="007D45D8">
        <w:trPr>
          <w:trHeight w:val="293"/>
        </w:trPr>
        <w:tc>
          <w:tcPr>
            <w:tcW w:w="216" w:type="pct"/>
          </w:tcPr>
          <w:p w14:paraId="521AA4F3" w14:textId="77777777" w:rsidR="006467B4" w:rsidRPr="00E13A2B" w:rsidRDefault="006467B4">
            <w:pPr>
              <w:pStyle w:val="Algorithm"/>
              <w:keepNext/>
              <w:numPr>
                <w:ilvl w:val="0"/>
                <w:numId w:val="7"/>
              </w:numPr>
              <w:rPr>
                <w:rFonts w:cstheme="minorHAnsi"/>
              </w:rPr>
            </w:pPr>
          </w:p>
        </w:tc>
        <w:tc>
          <w:tcPr>
            <w:tcW w:w="4784" w:type="pct"/>
          </w:tcPr>
          <w:p w14:paraId="6336E12E" w14:textId="77777777" w:rsidR="006467B4" w:rsidRPr="00E13A2B" w:rsidRDefault="006467B4" w:rsidP="008D7B7F">
            <w:pPr>
              <w:pStyle w:val="Algorithm"/>
              <w:keepNext/>
            </w:pPr>
            <w:r w:rsidRPr="00E13A2B">
              <w:tab/>
            </w:r>
            <w:r w:rsidRPr="00E13A2B">
              <w:tab/>
            </w:r>
            <m:oMath>
              <m:r>
                <w:rPr>
                  <w:rFonts w:ascii="Cambria Math" w:hAnsi="Cambria Math"/>
                </w:rPr>
                <m:t>current</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35D49CD7" w14:textId="77777777" w:rsidTr="007D45D8">
        <w:trPr>
          <w:trHeight w:val="293"/>
        </w:trPr>
        <w:tc>
          <w:tcPr>
            <w:tcW w:w="216" w:type="pct"/>
          </w:tcPr>
          <w:p w14:paraId="2D1C6F33" w14:textId="77777777" w:rsidR="006467B4" w:rsidRPr="00E13A2B" w:rsidRDefault="006467B4">
            <w:pPr>
              <w:pStyle w:val="Algorithm"/>
              <w:keepNext/>
              <w:numPr>
                <w:ilvl w:val="0"/>
                <w:numId w:val="7"/>
              </w:numPr>
              <w:rPr>
                <w:rFonts w:cstheme="minorHAnsi"/>
              </w:rPr>
            </w:pPr>
          </w:p>
        </w:tc>
        <w:tc>
          <w:tcPr>
            <w:tcW w:w="4784" w:type="pct"/>
          </w:tcPr>
          <w:p w14:paraId="36E2CCB9" w14:textId="77777777" w:rsidR="006467B4" w:rsidRPr="00E13A2B" w:rsidRDefault="006467B4" w:rsidP="008D7B7F">
            <w:pPr>
              <w:pStyle w:val="Algorithm"/>
              <w:keepNext/>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4189E590" w14:textId="77777777" w:rsidTr="007D45D8">
        <w:trPr>
          <w:trHeight w:val="293"/>
        </w:trPr>
        <w:tc>
          <w:tcPr>
            <w:tcW w:w="216" w:type="pct"/>
          </w:tcPr>
          <w:p w14:paraId="3891B075" w14:textId="77777777" w:rsidR="006467B4" w:rsidRPr="00E13A2B" w:rsidRDefault="006467B4">
            <w:pPr>
              <w:pStyle w:val="Algorithm"/>
              <w:keepNext/>
              <w:numPr>
                <w:ilvl w:val="0"/>
                <w:numId w:val="7"/>
              </w:numPr>
              <w:rPr>
                <w:rFonts w:cstheme="minorHAnsi"/>
              </w:rPr>
            </w:pPr>
          </w:p>
        </w:tc>
        <w:tc>
          <w:tcPr>
            <w:tcW w:w="4784" w:type="pct"/>
          </w:tcPr>
          <w:p w14:paraId="482B55DD" w14:textId="77777777" w:rsidR="006467B4" w:rsidRPr="00E13A2B" w:rsidRDefault="006467B4" w:rsidP="008D7B7F">
            <w:pPr>
              <w:pStyle w:val="Algorithm"/>
              <w:keepNext/>
            </w:pPr>
            <w:r w:rsidRPr="00E13A2B">
              <w:tab/>
            </w:r>
            <w:r w:rsidRPr="00E13A2B">
              <w:tab/>
            </w:r>
            <w:r w:rsidRPr="00E13A2B">
              <w:rPr>
                <w:b/>
                <w:bCs w:val="0"/>
              </w:rPr>
              <w:t>if</w:t>
            </w:r>
            <w:r w:rsidRPr="00E13A2B">
              <w:t xml:space="preserve"> IsGoal(</w:t>
            </w:r>
            <m:oMath>
              <m:r>
                <w:rPr>
                  <w:rFonts w:ascii="Cambria Math" w:hAnsi="Cambria Math"/>
                </w:rPr>
                <m:t>current</m:t>
              </m:r>
              <m:r>
                <m:rPr>
                  <m:sty m:val="p"/>
                </m:rPr>
                <w:rPr>
                  <w:rFonts w:ascii="Cambria Math" w:hAnsi="Cambria Math"/>
                </w:rPr>
                <m:t xml:space="preserve">, </m:t>
              </m:r>
              <m:r>
                <w:rPr>
                  <w:rFonts w:ascii="Cambria Math" w:eastAsiaTheme="minorEastAsia" w:hAnsi="Cambria Math"/>
                </w:rPr>
                <m:t>position</m:t>
              </m:r>
              <m:r>
                <m:rPr>
                  <m:sty m:val="p"/>
                </m:rPr>
                <w:rPr>
                  <w:rFonts w:ascii="Cambria Math" w:hAnsi="Cambria Math"/>
                </w:rPr>
                <m:t>)</m:t>
              </m:r>
            </m:oMath>
            <w:r w:rsidRPr="00E13A2B">
              <w:t>:</w:t>
            </w:r>
          </w:p>
        </w:tc>
      </w:tr>
      <w:tr w:rsidR="006467B4" w:rsidRPr="004770F2" w14:paraId="685B7AE2" w14:textId="77777777" w:rsidTr="007D45D8">
        <w:trPr>
          <w:trHeight w:val="293"/>
        </w:trPr>
        <w:tc>
          <w:tcPr>
            <w:tcW w:w="216" w:type="pct"/>
          </w:tcPr>
          <w:p w14:paraId="62389CD4" w14:textId="77777777" w:rsidR="006467B4" w:rsidRPr="00E13A2B" w:rsidRDefault="006467B4">
            <w:pPr>
              <w:pStyle w:val="Algorithm"/>
              <w:keepNext/>
              <w:numPr>
                <w:ilvl w:val="0"/>
                <w:numId w:val="7"/>
              </w:numPr>
              <w:rPr>
                <w:rFonts w:cstheme="minorHAnsi"/>
              </w:rPr>
            </w:pPr>
          </w:p>
        </w:tc>
        <w:tc>
          <w:tcPr>
            <w:tcW w:w="4784" w:type="pct"/>
          </w:tcPr>
          <w:p w14:paraId="30E550DA" w14:textId="77777777" w:rsidR="006467B4" w:rsidRPr="004770F2" w:rsidRDefault="006467B4" w:rsidP="008D7B7F">
            <w:pPr>
              <w:pStyle w:val="Algorithm"/>
              <w:keepNext/>
            </w:pPr>
            <w:r>
              <w:tab/>
            </w:r>
            <w:r>
              <w:tab/>
            </w:r>
            <w:r>
              <w:tab/>
            </w:r>
            <w:r w:rsidRPr="004770F2">
              <w:rPr>
                <w:b/>
                <w:bCs w:val="0"/>
              </w:rPr>
              <w:t>r</w:t>
            </w:r>
            <w:r>
              <w:rPr>
                <w:b/>
                <w:bCs w:val="0"/>
              </w:rPr>
              <w:t>eturn</w:t>
            </w:r>
            <w:r>
              <w:t xml:space="preserve"> </w:t>
            </w:r>
            <m:oMath>
              <m:r>
                <w:rPr>
                  <w:rFonts w:ascii="Cambria Math" w:hAnsi="Cambria Math"/>
                </w:rPr>
                <m:t>g[position]</m:t>
              </m:r>
            </m:oMath>
          </w:p>
        </w:tc>
      </w:tr>
      <w:tr w:rsidR="006467B4" w:rsidRPr="00E13A2B" w14:paraId="2FC7D603" w14:textId="77777777" w:rsidTr="007D45D8">
        <w:trPr>
          <w:trHeight w:val="293"/>
        </w:trPr>
        <w:tc>
          <w:tcPr>
            <w:tcW w:w="216" w:type="pct"/>
          </w:tcPr>
          <w:p w14:paraId="18861914" w14:textId="77777777" w:rsidR="006467B4" w:rsidRPr="00E13A2B" w:rsidRDefault="006467B4">
            <w:pPr>
              <w:pStyle w:val="Algorithm"/>
              <w:keepNext/>
              <w:numPr>
                <w:ilvl w:val="0"/>
                <w:numId w:val="7"/>
              </w:numPr>
              <w:rPr>
                <w:rFonts w:cstheme="minorHAnsi"/>
              </w:rPr>
            </w:pPr>
          </w:p>
        </w:tc>
        <w:tc>
          <w:tcPr>
            <w:tcW w:w="4784" w:type="pct"/>
          </w:tcPr>
          <w:p w14:paraId="6B7CDA19" w14:textId="77777777" w:rsidR="006467B4" w:rsidRPr="00E13A2B" w:rsidRDefault="006467B4" w:rsidP="008D7B7F">
            <w:pPr>
              <w:pStyle w:val="Algorithm"/>
              <w:keepNext/>
            </w:pPr>
            <w:r w:rsidRPr="00E13A2B">
              <w:tab/>
            </w:r>
            <w:r w:rsidRPr="00E13A2B">
              <w:tab/>
            </w:r>
            <w:r w:rsidRPr="00E13A2B">
              <w:rPr>
                <w:b/>
                <w:bCs w:val="0"/>
              </w:rPr>
              <w:t>for</w:t>
            </w:r>
            <w:r w:rsidRPr="00E13A2B">
              <w:t xml:space="preserve"> </w:t>
            </w:r>
            <m:oMath>
              <m:r>
                <w:rPr>
                  <w:rFonts w:ascii="Cambria Math" w:hAnsi="Cambria Math"/>
                </w:rPr>
                <m:t>neighbor</m:t>
              </m:r>
              <m:r>
                <m:rPr>
                  <m:sty m:val="p"/>
                </m:rPr>
                <w:rPr>
                  <w:rFonts w:ascii="Cambria Math" w:hAnsi="Cambria Math"/>
                </w:rPr>
                <m:t>∈</m:t>
              </m:r>
              <m:r>
                <m:rPr>
                  <m:nor/>
                </m:rPr>
                <m:t>Neighbors(</m:t>
              </m:r>
              <m:r>
                <w:rPr>
                  <w:rFonts w:ascii="Cambria Math" w:hAnsi="Cambria Math"/>
                </w:rPr>
                <m:t>current</m:t>
              </m:r>
              <m:r>
                <m:rPr>
                  <m:sty m:val="p"/>
                </m:rPr>
                <w:rPr>
                  <w:rFonts w:ascii="Cambria Math" w:hAnsi="Cambria Math"/>
                </w:rPr>
                <m:t>)</m:t>
              </m:r>
            </m:oMath>
            <w:r w:rsidRPr="00E13A2B">
              <w:t>:</w:t>
            </w:r>
          </w:p>
        </w:tc>
      </w:tr>
      <w:tr w:rsidR="006467B4" w:rsidRPr="00E13A2B" w14:paraId="02855A1D" w14:textId="77777777" w:rsidTr="007D45D8">
        <w:trPr>
          <w:trHeight w:val="293"/>
        </w:trPr>
        <w:tc>
          <w:tcPr>
            <w:tcW w:w="216" w:type="pct"/>
          </w:tcPr>
          <w:p w14:paraId="2069FE58" w14:textId="77777777" w:rsidR="006467B4" w:rsidRPr="00E13A2B" w:rsidRDefault="006467B4">
            <w:pPr>
              <w:pStyle w:val="Algorithm"/>
              <w:keepNext/>
              <w:numPr>
                <w:ilvl w:val="0"/>
                <w:numId w:val="7"/>
              </w:numPr>
              <w:rPr>
                <w:rFonts w:cstheme="minorHAnsi"/>
              </w:rPr>
            </w:pPr>
          </w:p>
        </w:tc>
        <w:tc>
          <w:tcPr>
            <w:tcW w:w="4784" w:type="pct"/>
          </w:tcPr>
          <w:p w14:paraId="1D4F33DD" w14:textId="77777777" w:rsidR="006467B4" w:rsidRPr="00E13A2B" w:rsidRDefault="006467B4" w:rsidP="008D7B7F">
            <w:pPr>
              <w:pStyle w:val="Algorithm"/>
              <w:keepNext/>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18370A10" w14:textId="77777777" w:rsidTr="007D45D8">
        <w:trPr>
          <w:trHeight w:val="293"/>
        </w:trPr>
        <w:tc>
          <w:tcPr>
            <w:tcW w:w="216" w:type="pct"/>
          </w:tcPr>
          <w:p w14:paraId="50DEC02F" w14:textId="77777777" w:rsidR="006467B4" w:rsidRPr="00E13A2B" w:rsidRDefault="006467B4">
            <w:pPr>
              <w:pStyle w:val="Algorithm"/>
              <w:keepNext/>
              <w:numPr>
                <w:ilvl w:val="0"/>
                <w:numId w:val="7"/>
              </w:numPr>
              <w:rPr>
                <w:rFonts w:cstheme="minorHAnsi"/>
              </w:rPr>
            </w:pPr>
          </w:p>
        </w:tc>
        <w:tc>
          <w:tcPr>
            <w:tcW w:w="4784" w:type="pct"/>
          </w:tcPr>
          <w:p w14:paraId="0C7FA704" w14:textId="77777777" w:rsidR="006467B4" w:rsidRPr="00E13A2B" w:rsidRDefault="006467B4" w:rsidP="008D7B7F">
            <w:pPr>
              <w:pStyle w:val="Algorithm"/>
              <w:keepNext/>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603FD451" w14:textId="77777777" w:rsidTr="007D45D8">
        <w:trPr>
          <w:trHeight w:val="293"/>
        </w:trPr>
        <w:tc>
          <w:tcPr>
            <w:tcW w:w="216" w:type="pct"/>
          </w:tcPr>
          <w:p w14:paraId="1289D7D7" w14:textId="77777777" w:rsidR="006467B4" w:rsidRPr="00E13A2B" w:rsidRDefault="006467B4">
            <w:pPr>
              <w:pStyle w:val="Algorithm"/>
              <w:keepNext/>
              <w:numPr>
                <w:ilvl w:val="0"/>
                <w:numId w:val="7"/>
              </w:numPr>
              <w:rPr>
                <w:rFonts w:cstheme="minorHAnsi"/>
              </w:rPr>
            </w:pPr>
          </w:p>
        </w:tc>
        <w:tc>
          <w:tcPr>
            <w:tcW w:w="4784" w:type="pct"/>
          </w:tcPr>
          <w:p w14:paraId="4D2A0648"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m:t>
              </m:r>
              <m:r>
                <m:rPr>
                  <m:sty m:val="p"/>
                </m:rPr>
                <w:rPr>
                  <w:rFonts w:ascii="Cambria Math" w:hAnsi="Cambria Math"/>
                </w:rPr>
                <m:t>]←</m:t>
              </m:r>
              <m:r>
                <w:rPr>
                  <w:rFonts w:ascii="Cambria Math" w:hAnsi="Cambria Math"/>
                </w:rPr>
                <m:t>current</m:t>
              </m:r>
            </m:oMath>
          </w:p>
        </w:tc>
      </w:tr>
      <w:tr w:rsidR="006467B4" w:rsidRPr="00E13A2B" w14:paraId="02E643DF" w14:textId="77777777" w:rsidTr="007D45D8">
        <w:trPr>
          <w:trHeight w:val="293"/>
        </w:trPr>
        <w:tc>
          <w:tcPr>
            <w:tcW w:w="216" w:type="pct"/>
          </w:tcPr>
          <w:p w14:paraId="0BC1114E" w14:textId="77777777" w:rsidR="006467B4" w:rsidRPr="00E13A2B" w:rsidRDefault="006467B4">
            <w:pPr>
              <w:pStyle w:val="Algorithm"/>
              <w:keepNext/>
              <w:numPr>
                <w:ilvl w:val="0"/>
                <w:numId w:val="7"/>
              </w:numPr>
              <w:rPr>
                <w:rFonts w:cstheme="minorHAnsi"/>
              </w:rPr>
            </w:pPr>
          </w:p>
        </w:tc>
        <w:tc>
          <w:tcPr>
            <w:tcW w:w="4784" w:type="pct"/>
          </w:tcPr>
          <w:p w14:paraId="08C183B4"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21AC15F1" w14:textId="77777777" w:rsidTr="007D45D8">
        <w:trPr>
          <w:trHeight w:val="293"/>
        </w:trPr>
        <w:tc>
          <w:tcPr>
            <w:tcW w:w="216" w:type="pct"/>
          </w:tcPr>
          <w:p w14:paraId="56C66D52" w14:textId="77777777" w:rsidR="006467B4" w:rsidRPr="00E13A2B" w:rsidRDefault="006467B4">
            <w:pPr>
              <w:pStyle w:val="Algorithm"/>
              <w:keepNext/>
              <w:numPr>
                <w:ilvl w:val="0"/>
                <w:numId w:val="7"/>
              </w:numPr>
              <w:rPr>
                <w:rFonts w:cstheme="minorHAnsi"/>
              </w:rPr>
            </w:pPr>
          </w:p>
        </w:tc>
        <w:tc>
          <w:tcPr>
            <w:tcW w:w="4784" w:type="pct"/>
          </w:tcPr>
          <w:p w14:paraId="155CBC2F"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2A4E372D" w14:textId="77777777" w:rsidTr="007D45D8">
        <w:trPr>
          <w:trHeight w:val="293"/>
        </w:trPr>
        <w:tc>
          <w:tcPr>
            <w:tcW w:w="216" w:type="pct"/>
          </w:tcPr>
          <w:p w14:paraId="61D2813C" w14:textId="77777777" w:rsidR="006467B4" w:rsidRPr="00E13A2B" w:rsidRDefault="006467B4">
            <w:pPr>
              <w:pStyle w:val="Algorithm"/>
              <w:keepNext/>
              <w:numPr>
                <w:ilvl w:val="0"/>
                <w:numId w:val="7"/>
              </w:numPr>
              <w:rPr>
                <w:rFonts w:cstheme="minorHAnsi"/>
              </w:rPr>
            </w:pPr>
          </w:p>
        </w:tc>
        <w:tc>
          <w:tcPr>
            <w:tcW w:w="4784" w:type="pct"/>
          </w:tcPr>
          <w:p w14:paraId="63B4CDF6" w14:textId="77777777" w:rsidR="006467B4" w:rsidRPr="00E13A2B" w:rsidRDefault="006467B4" w:rsidP="008D7B7F">
            <w:pPr>
              <w:pStyle w:val="Algorithm"/>
              <w:keepNext/>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29C5B77F" w14:textId="77777777" w:rsidTr="007D45D8">
        <w:trPr>
          <w:trHeight w:val="293"/>
        </w:trPr>
        <w:tc>
          <w:tcPr>
            <w:tcW w:w="216" w:type="pct"/>
          </w:tcPr>
          <w:p w14:paraId="15A786E7" w14:textId="77777777" w:rsidR="006467B4" w:rsidRPr="00E13A2B" w:rsidRDefault="006467B4">
            <w:pPr>
              <w:pStyle w:val="Algorithm"/>
              <w:keepNext/>
              <w:numPr>
                <w:ilvl w:val="0"/>
                <w:numId w:val="7"/>
              </w:numPr>
              <w:rPr>
                <w:rFonts w:cstheme="minorHAnsi"/>
              </w:rPr>
            </w:pPr>
          </w:p>
        </w:tc>
        <w:tc>
          <w:tcPr>
            <w:tcW w:w="4784" w:type="pct"/>
          </w:tcPr>
          <w:p w14:paraId="56EEFF51" w14:textId="77777777" w:rsidR="006467B4" w:rsidRPr="00E13A2B" w:rsidRDefault="006467B4" w:rsidP="008D7B7F">
            <w:pPr>
              <w:pStyle w:val="Algorithm"/>
              <w:keepNext/>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m:t>
              </m:r>
              <m:r>
                <m:rPr>
                  <m:sty m:val="p"/>
                </m:rPr>
                <w:rPr>
                  <w:rFonts w:ascii="Cambria Math" w:hAnsi="Cambria Math"/>
                </w:rPr>
                <m:t>}</m:t>
              </m:r>
            </m:oMath>
          </w:p>
        </w:tc>
      </w:tr>
      <w:tr w:rsidR="006467B4" w:rsidRPr="004770F2" w14:paraId="52B39BC9" w14:textId="77777777" w:rsidTr="007D45D8">
        <w:trPr>
          <w:trHeight w:val="293"/>
        </w:trPr>
        <w:tc>
          <w:tcPr>
            <w:tcW w:w="216" w:type="pct"/>
            <w:tcBorders>
              <w:bottom w:val="single" w:sz="4" w:space="0" w:color="auto"/>
            </w:tcBorders>
          </w:tcPr>
          <w:p w14:paraId="211D3A49" w14:textId="77777777" w:rsidR="006467B4" w:rsidRPr="00E13A2B" w:rsidRDefault="006467B4">
            <w:pPr>
              <w:pStyle w:val="Algorithm"/>
              <w:keepNext/>
              <w:numPr>
                <w:ilvl w:val="0"/>
                <w:numId w:val="7"/>
              </w:numPr>
              <w:rPr>
                <w:rFonts w:cstheme="minorHAnsi"/>
              </w:rPr>
            </w:pPr>
          </w:p>
        </w:tc>
        <w:tc>
          <w:tcPr>
            <w:tcW w:w="4784" w:type="pct"/>
            <w:tcBorders>
              <w:bottom w:val="single" w:sz="4" w:space="0" w:color="auto"/>
            </w:tcBorders>
          </w:tcPr>
          <w:p w14:paraId="7951D05E" w14:textId="77777777" w:rsidR="006467B4" w:rsidRPr="004770F2" w:rsidRDefault="006467B4" w:rsidP="008D7B7F">
            <w:pPr>
              <w:pStyle w:val="Algorithm"/>
              <w:keepNext/>
            </w:pPr>
            <w:r>
              <w:rPr>
                <w:b/>
                <w:bCs w:val="0"/>
              </w:rPr>
              <w:tab/>
              <w:t xml:space="preserve">return </w:t>
            </w:r>
            <m:oMath>
              <m:r>
                <w:rPr>
                  <w:rFonts w:ascii="Cambria Math" w:hAnsi="Cambria Math"/>
                </w:rPr>
                <m:t>failure</m:t>
              </m:r>
            </m:oMath>
          </w:p>
        </w:tc>
      </w:tr>
    </w:tbl>
    <w:p w14:paraId="4F6C4EC0" w14:textId="77777777" w:rsidR="006467B4" w:rsidRPr="0062671C" w:rsidRDefault="006467B4" w:rsidP="006467B4">
      <w:pPr>
        <w:spacing w:line="480" w:lineRule="auto"/>
        <w:contextualSpacing/>
        <w:rPr>
          <w:rFonts w:cs="Times New Roman"/>
          <w:szCs w:val="24"/>
        </w:rPr>
      </w:pPr>
    </w:p>
    <w:p w14:paraId="091608B3" w14:textId="77777777" w:rsidR="006467B4" w:rsidRDefault="006467B4" w:rsidP="00375C20">
      <w:pPr>
        <w:pStyle w:val="Heading5"/>
      </w:pPr>
      <w:bookmarkStart w:id="57" w:name="_Toc151829326"/>
      <w:r>
        <w:lastRenderedPageBreak/>
        <w:t>Windowed Hierarchical Cooperative A*</w:t>
      </w:r>
      <w:bookmarkEnd w:id="57"/>
    </w:p>
    <w:p w14:paraId="2D58728D" w14:textId="5F20266B" w:rsidR="006467B4" w:rsidRDefault="006467B4" w:rsidP="006467B4">
      <w:pPr>
        <w:spacing w:line="480" w:lineRule="auto"/>
        <w:contextualSpacing/>
        <w:rPr>
          <w:rFonts w:cs="Times New Roman"/>
          <w:szCs w:val="24"/>
        </w:rPr>
      </w:pPr>
      <w:r>
        <w:rPr>
          <w:rFonts w:cs="Times New Roman"/>
          <w:sz w:val="32"/>
          <w:szCs w:val="32"/>
        </w:rPr>
        <w:tab/>
      </w:r>
      <w:r>
        <w:rPr>
          <w:rFonts w:cs="Times New Roman"/>
          <w:szCs w:val="24"/>
        </w:rPr>
        <w:t xml:space="preserve">A final alteration is made to solve a set of practical concerns with the previous algorithms. By imposing a windowing restriction that prevents the algorithm from searching too deeply the </w:t>
      </w:r>
      <w:r w:rsidR="00FF757F">
        <w:rPr>
          <w:rFonts w:cs="Times New Roman"/>
          <w:szCs w:val="24"/>
        </w:rPr>
        <w:t>time spent searching for a path</w:t>
      </w:r>
      <w:r>
        <w:rPr>
          <w:rFonts w:cs="Times New Roman"/>
          <w:szCs w:val="24"/>
        </w:rPr>
        <w:t xml:space="preserve"> is potentially reduced dramatically, time is not wasted evaluating potential collisions which may not occur in a more loosely scheduled system, and the sensitivity of the algorithm to agent ordering is significantly reduced </w:t>
      </w:r>
      <w:r>
        <w:rPr>
          <w:rFonts w:cs="Times New Roman"/>
          <w:szCs w:val="24"/>
        </w:rPr>
        <w:fldChar w:fldCharType="begin"/>
      </w:r>
      <w:r w:rsidR="0098431F">
        <w:rPr>
          <w:rFonts w:cs="Times New Roman"/>
          <w:szCs w:val="24"/>
        </w:rPr>
        <w:instrText xml:space="preserve"> ADDIN ZOTERO_ITEM CSL_CITATION {"citationID":"umRVwciG","properties":{"formattedCitation":"[18]","plainCitation":"[18]","noteIndex":0},"citationItems":[{"id":237,"uris":["http://zotero.org/users/local/rYTxwDyY/items/4SFJM3K6"],"itemData":{"id":237,"type":"article-journal","abstract":"Cooperative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This final change, taken together with the changes found in CA* and HCA*</w:t>
      </w:r>
      <w:r w:rsidR="00FF757F">
        <w:rPr>
          <w:rFonts w:cs="Times New Roman"/>
          <w:szCs w:val="24"/>
        </w:rPr>
        <w:t>,</w:t>
      </w:r>
      <w:r>
        <w:rPr>
          <w:rFonts w:cs="Times New Roman"/>
          <w:szCs w:val="24"/>
        </w:rPr>
        <w:t xml:space="preserve"> comprises the Windowed Hierarchical Cooperative A* (WHCA*) algorithm.</w:t>
      </w:r>
    </w:p>
    <w:p w14:paraId="352F558D" w14:textId="0AADAE0B" w:rsidR="006467B4" w:rsidRDefault="006467B4" w:rsidP="006467B4">
      <w:pPr>
        <w:spacing w:line="480" w:lineRule="auto"/>
        <w:contextualSpacing/>
        <w:rPr>
          <w:rFonts w:cs="Times New Roman"/>
          <w:szCs w:val="24"/>
        </w:rPr>
      </w:pPr>
      <w:r>
        <w:rPr>
          <w:rFonts w:cs="Times New Roman"/>
          <w:szCs w:val="24"/>
        </w:rPr>
        <w:tab/>
        <w:t xml:space="preserve">The windowing restriction is an alteration of the </w:t>
      </w:r>
      <w:r w:rsidRPr="001B3243">
        <w:rPr>
          <w:rFonts w:cs="Times New Roman"/>
          <w:b/>
          <w:bCs/>
          <w:i/>
          <w:iCs/>
          <w:szCs w:val="24"/>
        </w:rPr>
        <w:t>I</w:t>
      </w:r>
      <w:r>
        <w:rPr>
          <w:rFonts w:cs="Times New Roman"/>
          <w:b/>
          <w:bCs/>
          <w:i/>
          <w:iCs/>
          <w:szCs w:val="24"/>
        </w:rPr>
        <w:t>s</w:t>
      </w:r>
      <w:r w:rsidRPr="001B3243">
        <w:rPr>
          <w:rFonts w:cs="Times New Roman"/>
          <w:b/>
          <w:bCs/>
          <w:i/>
          <w:iCs/>
          <w:szCs w:val="24"/>
        </w:rPr>
        <w:t>G</w:t>
      </w:r>
      <w:r>
        <w:rPr>
          <w:rFonts w:cs="Times New Roman"/>
          <w:b/>
          <w:bCs/>
          <w:i/>
          <w:iCs/>
          <w:szCs w:val="24"/>
        </w:rPr>
        <w:t>oal</w:t>
      </w:r>
      <w:r>
        <w:rPr>
          <w:rFonts w:cs="Times New Roman"/>
          <w:szCs w:val="24"/>
        </w:rPr>
        <w:t xml:space="preserve"> function which compares the current search depth to the window size parameter </w:t>
      </w:r>
      <m:oMath>
        <m:r>
          <m:rPr>
            <m:sty m:val="bi"/>
          </m:rPr>
          <w:rPr>
            <w:rFonts w:ascii="Cambria Math" w:hAnsi="Cambria Math" w:cs="Times New Roman"/>
            <w:szCs w:val="24"/>
          </w:rPr>
          <m:t>w</m:t>
        </m:r>
      </m:oMath>
      <w:r>
        <w:rPr>
          <w:rFonts w:cs="Times New Roman"/>
          <w:szCs w:val="24"/>
        </w:rPr>
        <w:t xml:space="preserve">, whose value is to be selected by the designer. If the search depth is equal to or greater than the size of the window, the search is terminated in the same fashion as if the agent had found a complete route to the goal node. The replacement algorithm, called </w:t>
      </w:r>
      <w:r>
        <w:rPr>
          <w:rFonts w:cs="Times New Roman"/>
          <w:b/>
          <w:bCs/>
          <w:i/>
          <w:iCs/>
          <w:szCs w:val="24"/>
        </w:rPr>
        <w:t>Finished-WHCA</w:t>
      </w:r>
      <w:r>
        <w:rPr>
          <w:rFonts w:cs="Times New Roman"/>
          <w:szCs w:val="24"/>
        </w:rPr>
        <w:t xml:space="preserve">, is shown in </w:t>
      </w:r>
      <w:r w:rsidR="00555E6C">
        <w:rPr>
          <w:rFonts w:cs="Times New Roman"/>
          <w:szCs w:val="24"/>
        </w:rPr>
        <w:fldChar w:fldCharType="begin"/>
      </w:r>
      <w:r w:rsidR="00555E6C">
        <w:rPr>
          <w:rFonts w:cs="Times New Roman"/>
          <w:szCs w:val="24"/>
        </w:rPr>
        <w:instrText xml:space="preserve"> REF _Ref151168212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5</w:t>
      </w:r>
      <w:r w:rsidR="00555E6C">
        <w:rPr>
          <w:rFonts w:cs="Times New Roman"/>
          <w:szCs w:val="24"/>
        </w:rPr>
        <w:fldChar w:fldCharType="end"/>
      </w:r>
      <w:r>
        <w:rPr>
          <w:rFonts w:cs="Times New Roman"/>
          <w:szCs w:val="24"/>
        </w:rPr>
        <w:t>.</w:t>
      </w:r>
    </w:p>
    <w:p w14:paraId="0725B807" w14:textId="4BAD2DA2" w:rsidR="00CC4C04" w:rsidRDefault="00E574D9" w:rsidP="007D45D8">
      <w:pPr>
        <w:pStyle w:val="Caption"/>
        <w:keepNext/>
        <w:pBdr>
          <w:top w:val="single" w:sz="4" w:space="1" w:color="auto"/>
        </w:pBdr>
        <w:spacing w:after="0"/>
      </w:pPr>
      <w:bookmarkStart w:id="58" w:name="_Ref151168212"/>
      <w:bookmarkStart w:id="59" w:name="_Toc151828304"/>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5</w:t>
      </w:r>
      <w:r>
        <w:rPr>
          <w:b/>
          <w:bCs/>
        </w:rPr>
        <w:fldChar w:fldCharType="end"/>
      </w:r>
      <w:bookmarkEnd w:id="58"/>
      <w:r w:rsidR="00CC4C04" w:rsidRPr="00E574D9">
        <w:rPr>
          <w:b/>
          <w:bCs/>
        </w:rPr>
        <w:t>.</w:t>
      </w:r>
      <w:r w:rsidR="00CC4C04">
        <w:t xml:space="preserve"> Finished function used in WHCA*</w:t>
      </w:r>
      <w:bookmarkEnd w:id="59"/>
    </w:p>
    <w:tbl>
      <w:tblPr>
        <w:tblStyle w:val="Algorithm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8099"/>
      </w:tblGrid>
      <w:tr w:rsidR="006467B4" w:rsidRPr="008E629F" w14:paraId="7B30FEF6" w14:textId="77777777" w:rsidTr="007D4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 w:type="pct"/>
            <w:tcBorders>
              <w:top w:val="single" w:sz="4" w:space="0" w:color="auto"/>
            </w:tcBorders>
          </w:tcPr>
          <w:p w14:paraId="4889DB17" w14:textId="77777777" w:rsidR="006467B4" w:rsidRPr="007D45D8" w:rsidRDefault="006467B4">
            <w:pPr>
              <w:pStyle w:val="Algorithm"/>
              <w:keepNext/>
              <w:numPr>
                <w:ilvl w:val="0"/>
                <w:numId w:val="14"/>
              </w:numPr>
              <w:rPr>
                <w:rFonts w:asciiTheme="minorHAnsi" w:hAnsiTheme="minorHAnsi" w:cstheme="minorHAnsi"/>
              </w:rPr>
            </w:pPr>
          </w:p>
        </w:tc>
        <w:tc>
          <w:tcPr>
            <w:tcW w:w="4688" w:type="pct"/>
            <w:tcBorders>
              <w:top w:val="single" w:sz="4" w:space="0" w:color="auto"/>
            </w:tcBorders>
          </w:tcPr>
          <w:p w14:paraId="6BA6DB1E" w14:textId="7CA985A1" w:rsidR="006467B4" w:rsidRPr="008E629F" w:rsidRDefault="006467B4" w:rsidP="008D7B7F">
            <w:pPr>
              <w:pStyle w:val="Algorithm"/>
              <w:keepN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m:oMath>
              <m:r>
                <m:rPr>
                  <m:nor/>
                </m:rPr>
                <w:rPr>
                  <w:rFonts w:asciiTheme="minorHAnsi" w:hAnsiTheme="minorHAnsi" w:cstheme="minorHAnsi"/>
                  <w:b/>
                </w:rPr>
                <m:t>function</m:t>
              </m:r>
              <m:r>
                <w:rPr>
                  <w:rFonts w:ascii="Cambria Math" w:hAnsi="Cambria Math" w:cstheme="minorHAnsi"/>
                </w:rPr>
                <m:t xml:space="preserve"> </m:t>
              </m:r>
            </m:oMath>
            <w:r w:rsidRPr="001B3243">
              <w:rPr>
                <w:rFonts w:asciiTheme="minorHAnsi" w:eastAsiaTheme="minorEastAsia" w:hAnsiTheme="minorHAnsi" w:cstheme="minorHAnsi"/>
              </w:rPr>
              <w:t>Finished-WHCA</w:t>
            </w:r>
            <m:oMath>
              <m:r>
                <w:rPr>
                  <w:rFonts w:ascii="Cambria Math" w:hAnsi="Cambria Math" w:cstheme="minorHAnsi"/>
                </w:rPr>
                <m:t>(current, goal, time, w)</m:t>
              </m:r>
            </m:oMath>
          </w:p>
        </w:tc>
      </w:tr>
      <w:tr w:rsidR="006467B4" w:rsidRPr="008E629F" w14:paraId="3CA6D2E9" w14:textId="77777777" w:rsidTr="007D45D8">
        <w:tc>
          <w:tcPr>
            <w:cnfStyle w:val="001000000000" w:firstRow="0" w:lastRow="0" w:firstColumn="1" w:lastColumn="0" w:oddVBand="0" w:evenVBand="0" w:oddHBand="0" w:evenHBand="0" w:firstRowFirstColumn="0" w:firstRowLastColumn="0" w:lastRowFirstColumn="0" w:lastRowLastColumn="0"/>
            <w:tcW w:w="313" w:type="pct"/>
            <w:tcBorders>
              <w:bottom w:val="single" w:sz="4" w:space="0" w:color="auto"/>
            </w:tcBorders>
          </w:tcPr>
          <w:p w14:paraId="21B22751" w14:textId="77777777" w:rsidR="006467B4" w:rsidRPr="007D45D8" w:rsidRDefault="006467B4">
            <w:pPr>
              <w:pStyle w:val="Algorithm"/>
              <w:keepNext/>
              <w:numPr>
                <w:ilvl w:val="0"/>
                <w:numId w:val="14"/>
              </w:numPr>
              <w:rPr>
                <w:rFonts w:asciiTheme="minorHAnsi" w:hAnsiTheme="minorHAnsi" w:cstheme="minorHAnsi"/>
                <w:b w:val="0"/>
              </w:rPr>
            </w:pPr>
          </w:p>
        </w:tc>
        <w:tc>
          <w:tcPr>
            <w:tcW w:w="4688" w:type="pct"/>
            <w:tcBorders>
              <w:bottom w:val="single" w:sz="4" w:space="0" w:color="auto"/>
            </w:tcBorders>
          </w:tcPr>
          <w:p w14:paraId="4A9B2352" w14:textId="3DC11462" w:rsidR="006467B4" w:rsidRPr="001C7A97"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1C7A97">
              <w:rPr>
                <w:rFonts w:asciiTheme="minorHAnsi" w:eastAsia="Calibri" w:hAnsiTheme="minorHAnsi" w:cstheme="minorHAnsi"/>
                <w:b/>
                <w:bCs w:val="0"/>
              </w:rPr>
              <w:tab/>
              <w:t>return</w:t>
            </w:r>
            <w:r>
              <w:rPr>
                <w:rFonts w:asciiTheme="minorHAnsi" w:eastAsia="Calibri" w:hAnsiTheme="minorHAnsi" w:cstheme="minorHAnsi"/>
              </w:rPr>
              <w:t xml:space="preserve"> </w:t>
            </w:r>
            <m:oMath>
              <m:r>
                <w:rPr>
                  <w:rFonts w:ascii="Cambria Math" w:eastAsia="Calibri" w:hAnsi="Cambria Math" w:cstheme="minorHAnsi"/>
                </w:rPr>
                <m:t>time≥w ⋁ current≡goal</m:t>
              </m:r>
            </m:oMath>
          </w:p>
        </w:tc>
      </w:tr>
    </w:tbl>
    <w:p w14:paraId="66F6117B" w14:textId="77777777" w:rsidR="006467B4" w:rsidRPr="001B3243" w:rsidRDefault="006467B4" w:rsidP="006467B4">
      <w:pPr>
        <w:spacing w:line="480" w:lineRule="auto"/>
        <w:contextualSpacing/>
        <w:rPr>
          <w:rFonts w:cs="Times New Roman"/>
          <w:szCs w:val="24"/>
        </w:rPr>
      </w:pPr>
    </w:p>
    <w:p w14:paraId="0909778D" w14:textId="4BE38B8A" w:rsidR="006467B4" w:rsidRDefault="006467B4" w:rsidP="006467B4">
      <w:pPr>
        <w:spacing w:line="480" w:lineRule="auto"/>
        <w:contextualSpacing/>
        <w:rPr>
          <w:rFonts w:cs="Times New Roman"/>
          <w:szCs w:val="24"/>
        </w:rPr>
      </w:pPr>
      <w:r>
        <w:rPr>
          <w:rFonts w:cs="Times New Roman"/>
          <w:szCs w:val="24"/>
        </w:rPr>
        <w:tab/>
        <w:t>Because of the HCA* implementation providing a heuristic which guides the search in the direction of the optimal path toward the goal, forward progress is still assured so long as</w:t>
      </w:r>
      <w:r w:rsidR="00BA1AFC">
        <w:rPr>
          <w:rFonts w:cs="Times New Roman"/>
          <w:szCs w:val="24"/>
        </w:rPr>
        <w:t xml:space="preserve"> a path to the goal is possible</w:t>
      </w:r>
      <w:r>
        <w:rPr>
          <w:rFonts w:cs="Times New Roman"/>
          <w:szCs w:val="24"/>
        </w:rPr>
        <w:t xml:space="preserve">. </w:t>
      </w:r>
      <w:r w:rsidR="00BA1AFC">
        <w:rPr>
          <w:rFonts w:cs="Times New Roman"/>
          <w:szCs w:val="24"/>
        </w:rPr>
        <w:t>T</w:t>
      </w:r>
      <w:r>
        <w:rPr>
          <w:rFonts w:cs="Times New Roman"/>
          <w:szCs w:val="24"/>
        </w:rPr>
        <w:t>his</w:t>
      </w:r>
      <w:r w:rsidR="00BA1AFC">
        <w:rPr>
          <w:rFonts w:cs="Times New Roman"/>
          <w:szCs w:val="24"/>
        </w:rPr>
        <w:t xml:space="preserve"> effectively</w:t>
      </w:r>
      <w:r>
        <w:rPr>
          <w:rFonts w:cs="Times New Roman"/>
          <w:szCs w:val="24"/>
        </w:rPr>
        <w:t xml:space="preserve"> means that</w:t>
      </w:r>
      <w:r w:rsidR="00BA1AFC">
        <w:rPr>
          <w:rFonts w:cs="Times New Roman"/>
          <w:szCs w:val="24"/>
        </w:rPr>
        <w:t xml:space="preserve"> only</w:t>
      </w:r>
      <w:r>
        <w:rPr>
          <w:rFonts w:cs="Times New Roman"/>
          <w:szCs w:val="24"/>
        </w:rPr>
        <w:t xml:space="preserve"> for search depths less than the size of the window the agent is navigating the base state of the graph where it considers other agents plans. Beyond the window the path is equivalent to the hierarchical abstraction from HCA*. Only the base graph search path is logged into the reservation </w:t>
      </w:r>
      <w:r>
        <w:rPr>
          <w:rFonts w:cs="Times New Roman"/>
          <w:szCs w:val="24"/>
        </w:rPr>
        <w:lastRenderedPageBreak/>
        <w:t>table of CA* so as to avoid unnecessarily obstructing other agents with the theoretical path given by the abstraction—which is not guaranteed to be followed.</w:t>
      </w:r>
    </w:p>
    <w:p w14:paraId="4B3C03DC" w14:textId="13BE06C8" w:rsidR="006467B4" w:rsidRPr="00D4790A" w:rsidRDefault="006467B4" w:rsidP="006467B4">
      <w:pPr>
        <w:spacing w:line="480" w:lineRule="auto"/>
        <w:contextualSpacing/>
        <w:rPr>
          <w:rFonts w:cs="Times New Roman"/>
          <w:szCs w:val="24"/>
        </w:rPr>
      </w:pPr>
      <w:r>
        <w:rPr>
          <w:rFonts w:cs="Times New Roman"/>
          <w:szCs w:val="24"/>
        </w:rPr>
        <w:tab/>
        <w:t>Notably, this implementation of WHCA* is designed to solve the MAPF problem. When an agent reaches its goal, it is assumed that its objective is to remain on the goal as much as possible, moving only to allow another agent to reach its own goal. However, the warehousing environment is much more analogous to the MAPD problem. This leaves the process vulnerable to the same problems present in LRA* because it is essentially the same at its core: new plans are made to avoid agents on a regular basis without deeply considering the disruptive impacts of doing so or what should occur when an agent has no possible actions to take according to the reservation table. To implement WHCA* in an MAPD scenario, additional care must be taken to process such cases in a manner which does not terminate the simulation of the problem</w:t>
      </w:r>
      <w:r w:rsidR="00BA1AFC">
        <w:rPr>
          <w:rFonts w:cs="Times New Roman"/>
          <w:szCs w:val="24"/>
        </w:rPr>
        <w:t xml:space="preserve"> in an error state</w:t>
      </w:r>
      <w:r>
        <w:rPr>
          <w:rFonts w:cs="Times New Roman"/>
          <w:szCs w:val="24"/>
        </w:rPr>
        <w:t xml:space="preserve">. The general collision resolution strategy </w:t>
      </w:r>
      <w:r w:rsidR="00BA1AFC">
        <w:rPr>
          <w:rFonts w:cs="Times New Roman"/>
          <w:szCs w:val="24"/>
        </w:rPr>
        <w:t>which was developed in this work</w:t>
      </w:r>
      <w:r>
        <w:rPr>
          <w:rFonts w:cs="Times New Roman"/>
          <w:szCs w:val="24"/>
        </w:rPr>
        <w:t xml:space="preserve"> is described in Appendix </w:t>
      </w:r>
      <w:r w:rsidR="00F10E9D">
        <w:rPr>
          <w:rFonts w:cs="Times New Roman"/>
          <w:szCs w:val="24"/>
        </w:rPr>
        <w:t>H</w:t>
      </w:r>
      <w:r>
        <w:rPr>
          <w:rFonts w:cs="Times New Roman"/>
          <w:szCs w:val="24"/>
        </w:rPr>
        <w:t>.</w:t>
      </w:r>
    </w:p>
    <w:p w14:paraId="586CEC22" w14:textId="4DCD6E19" w:rsidR="006467B4" w:rsidRDefault="006467B4" w:rsidP="00690ADA">
      <w:pPr>
        <w:pStyle w:val="Heading4"/>
      </w:pPr>
      <w:bookmarkStart w:id="60" w:name="_Toc151829327"/>
      <w:r>
        <w:t>Token Passing</w:t>
      </w:r>
      <w:bookmarkEnd w:id="60"/>
    </w:p>
    <w:p w14:paraId="65ABACB1" w14:textId="273064F8" w:rsidR="006467B4" w:rsidRDefault="006467B4" w:rsidP="006467B4">
      <w:pPr>
        <w:spacing w:line="480" w:lineRule="auto"/>
        <w:contextualSpacing/>
        <w:rPr>
          <w:rFonts w:cs="Times New Roman"/>
          <w:szCs w:val="24"/>
        </w:rPr>
      </w:pPr>
      <w:r>
        <w:rPr>
          <w:rFonts w:cs="Times New Roman"/>
          <w:szCs w:val="24"/>
        </w:rPr>
        <w:tab/>
        <w:t xml:space="preserve">A second family of approaches tackles the MAPD problem directly by making assertions about the class of problems which are solvable and therefore being provably complete, but not necessarily optimal. These algorithms employ a Token Passing strategy in which the token is a block of memory which represents combined knowledge of the state of the system at the current time step and into the future. By passing the token to agents one at a time, </w:t>
      </w:r>
      <w:r w:rsidR="00BA1AFC">
        <w:rPr>
          <w:rFonts w:cs="Times New Roman"/>
          <w:szCs w:val="24"/>
        </w:rPr>
        <w:t>each</w:t>
      </w:r>
      <w:r>
        <w:rPr>
          <w:rFonts w:cs="Times New Roman"/>
          <w:szCs w:val="24"/>
        </w:rPr>
        <w:t xml:space="preserve"> agent can find and plan paths in a decoupled fashion before passing the modified token back to the central authority.</w:t>
      </w:r>
    </w:p>
    <w:p w14:paraId="060CE210" w14:textId="438D2617" w:rsidR="006467B4" w:rsidRDefault="006467B4" w:rsidP="001603E0">
      <w:pPr>
        <w:pStyle w:val="Heading5"/>
      </w:pPr>
      <w:bookmarkStart w:id="61" w:name="_Toc151829328"/>
      <w:r>
        <w:lastRenderedPageBreak/>
        <w:t>Well-</w:t>
      </w:r>
      <w:r w:rsidR="0098431F">
        <w:t>F</w:t>
      </w:r>
      <w:r>
        <w:t>ormed Problems and Completeness Guarantees</w:t>
      </w:r>
      <w:bookmarkEnd w:id="61"/>
    </w:p>
    <w:p w14:paraId="37493889" w14:textId="0CCA0161" w:rsidR="006467B4" w:rsidRPr="00CE0AAE" w:rsidRDefault="006467B4" w:rsidP="006467B4">
      <w:pPr>
        <w:spacing w:line="480" w:lineRule="auto"/>
        <w:contextualSpacing/>
        <w:rPr>
          <w:rFonts w:cs="Times New Roman"/>
          <w:szCs w:val="24"/>
        </w:rPr>
      </w:pPr>
      <w:r>
        <w:rPr>
          <w:rFonts w:cs="Times New Roman"/>
          <w:szCs w:val="24"/>
        </w:rPr>
        <w:tab/>
        <w:t xml:space="preserve">The authors argue and prove that for a certain class of MAPD problems, solutions may be guaranteed </w:t>
      </w:r>
      <w:r>
        <w:rPr>
          <w:rFonts w:cs="Times New Roman"/>
          <w:szCs w:val="24"/>
        </w:rPr>
        <w:fldChar w:fldCharType="begin"/>
      </w:r>
      <w:r w:rsidR="0098431F">
        <w:rPr>
          <w:rFonts w:cs="Times New Roman"/>
          <w:szCs w:val="24"/>
        </w:rPr>
        <w:instrText xml:space="preserve"> ADDIN ZOTERO_ITEM CSL_CITATION {"citationID":"dMv719xj","properties":{"formattedCitation":"[12]","plainCitation":"[12]","noteIndex":0},"citationItems":[{"id":222,"uris":["http://zotero.org/users/local/rYTxwDyY/items/YC6I8SMB"],"itemData":{"id":222,"type":"article","abstract":"The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 xml:space="preserve">. Because of this, any algorithm which makes proper use of the conditions defining MAPD problems of this type can be said to be </w:t>
      </w:r>
      <w:r>
        <w:rPr>
          <w:rFonts w:cs="Times New Roman"/>
          <w:i/>
          <w:iCs/>
          <w:szCs w:val="24"/>
        </w:rPr>
        <w:t>complete</w:t>
      </w:r>
      <w:r>
        <w:rPr>
          <w:rFonts w:cs="Times New Roman"/>
          <w:szCs w:val="24"/>
        </w:rPr>
        <w:t xml:space="preserve"> such that it will not fail to eventually find a solution to the problem. </w:t>
      </w:r>
    </w:p>
    <w:p w14:paraId="0F0AA681" w14:textId="77777777" w:rsidR="006467B4" w:rsidRDefault="006467B4" w:rsidP="006467B4">
      <w:pPr>
        <w:spacing w:line="480" w:lineRule="auto"/>
        <w:contextualSpacing/>
        <w:rPr>
          <w:rFonts w:cs="Times New Roman"/>
          <w:szCs w:val="24"/>
        </w:rPr>
      </w:pPr>
      <w:r>
        <w:rPr>
          <w:rFonts w:cs="Times New Roman"/>
          <w:szCs w:val="24"/>
        </w:rPr>
        <w:tab/>
        <w:t xml:space="preserve">The concept of an </w:t>
      </w:r>
      <w:r w:rsidRPr="001C7A97">
        <w:rPr>
          <w:rFonts w:cs="Times New Roman"/>
          <w:szCs w:val="24"/>
        </w:rPr>
        <w:t>endpoint</w:t>
      </w:r>
      <w:r>
        <w:rPr>
          <w:rFonts w:cs="Times New Roman"/>
          <w:szCs w:val="24"/>
        </w:rPr>
        <w:t xml:space="preserve"> is introduced. An endpoint is defined as a node in which an agent could freely rest until the end of the time horizon. This amounts to an extension of the reservation table which reserves a node for an agent for all known timesteps in the future. This definition must be applied to pickup nodes, delivery nodes, and designated locations for agent parking in order to assure solutions can be found. Three sets of endpoints are defined:</w:t>
      </w:r>
    </w:p>
    <w:p w14:paraId="26A26853" w14:textId="77777777" w:rsidR="006467B4" w:rsidRDefault="006467B4">
      <w:pPr>
        <w:pStyle w:val="ListParagraph"/>
        <w:numPr>
          <w:ilvl w:val="0"/>
          <w:numId w:val="8"/>
        </w:numPr>
        <w:spacing w:line="480" w:lineRule="auto"/>
        <w:rPr>
          <w:rFonts w:cs="Times New Roman"/>
          <w:szCs w:val="24"/>
        </w:rPr>
      </w:pPr>
      <w:r>
        <w:rPr>
          <w:rFonts w:cs="Times New Roman"/>
          <w:szCs w:val="24"/>
        </w:rPr>
        <w:t>V</w:t>
      </w:r>
      <w:r>
        <w:rPr>
          <w:rFonts w:cs="Times New Roman"/>
          <w:szCs w:val="24"/>
          <w:vertAlign w:val="subscript"/>
        </w:rPr>
        <w:t>endpoints</w:t>
      </w:r>
      <w:r>
        <w:rPr>
          <w:rFonts w:cs="Times New Roman"/>
          <w:szCs w:val="24"/>
        </w:rPr>
        <w:t>, which contains all nodes satisfying the endpoint definition.</w:t>
      </w:r>
    </w:p>
    <w:p w14:paraId="3F88FA3D" w14:textId="77777777" w:rsidR="006467B4" w:rsidRPr="0099738E" w:rsidRDefault="006467B4">
      <w:pPr>
        <w:pStyle w:val="ListParagraph"/>
        <w:numPr>
          <w:ilvl w:val="0"/>
          <w:numId w:val="8"/>
        </w:numPr>
        <w:spacing w:line="480" w:lineRule="auto"/>
        <w:rPr>
          <w:rFonts w:cs="Times New Roman"/>
          <w:szCs w:val="24"/>
        </w:rPr>
      </w:pPr>
      <w:r>
        <w:rPr>
          <w:rFonts w:cs="Times New Roman"/>
          <w:szCs w:val="24"/>
        </w:rPr>
        <w:t>V</w:t>
      </w:r>
      <w:r>
        <w:rPr>
          <w:rFonts w:cs="Times New Roman"/>
          <w:szCs w:val="24"/>
          <w:vertAlign w:val="subscript"/>
        </w:rPr>
        <w:t>task</w:t>
      </w:r>
      <w:r>
        <w:rPr>
          <w:rFonts w:cs="Times New Roman"/>
          <w:szCs w:val="24"/>
        </w:rPr>
        <w:t>, which contains all pickup and delivery nodes.</w:t>
      </w:r>
    </w:p>
    <w:p w14:paraId="04F4D7F2" w14:textId="77777777" w:rsidR="006467B4" w:rsidRPr="00640C16" w:rsidRDefault="006467B4">
      <w:pPr>
        <w:pStyle w:val="ListParagraph"/>
        <w:numPr>
          <w:ilvl w:val="0"/>
          <w:numId w:val="8"/>
        </w:numPr>
        <w:spacing w:line="480" w:lineRule="auto"/>
        <w:rPr>
          <w:rFonts w:cs="Times New Roman"/>
          <w:szCs w:val="24"/>
        </w:rPr>
      </w:pPr>
      <w:r>
        <w:rPr>
          <w:rFonts w:cs="Times New Roman"/>
          <w:szCs w:val="24"/>
        </w:rPr>
        <w:t>V</w:t>
      </w:r>
      <w:r>
        <w:rPr>
          <w:rFonts w:cs="Times New Roman"/>
          <w:szCs w:val="24"/>
          <w:vertAlign w:val="subscript"/>
        </w:rPr>
        <w:t>ntask</w:t>
      </w:r>
      <w:r>
        <w:rPr>
          <w:rFonts w:cs="Times New Roman"/>
          <w:szCs w:val="24"/>
        </w:rPr>
        <w:t>, which contains all endpoints which are not pickup or delivery nodes.</w:t>
      </w:r>
    </w:p>
    <w:p w14:paraId="400D13F7" w14:textId="77777777" w:rsidR="006467B4" w:rsidRDefault="006467B4" w:rsidP="006467B4">
      <w:pPr>
        <w:spacing w:line="480" w:lineRule="auto"/>
        <w:contextualSpacing/>
        <w:rPr>
          <w:rFonts w:cs="Times New Roman"/>
          <w:szCs w:val="24"/>
        </w:rPr>
      </w:pPr>
      <w:r>
        <w:rPr>
          <w:rFonts w:cs="Times New Roman"/>
          <w:szCs w:val="24"/>
        </w:rPr>
        <w:tab/>
        <w:t>According to the authors, to guarantee the existence of a solution for a given MAPD problem, several prerequisites must be met:</w:t>
      </w:r>
    </w:p>
    <w:p w14:paraId="50C3B549" w14:textId="77777777"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t>The number of tasks in the system is finite</w:t>
      </w:r>
      <w:r>
        <w:rPr>
          <w:rFonts w:cs="Times New Roman"/>
          <w:szCs w:val="24"/>
        </w:rPr>
        <w:t>. This does not preclude the addition of tasks in an on-line fashion, merely that the act of searching for a task does not take arbitrarily long.</w:t>
      </w:r>
    </w:p>
    <w:p w14:paraId="7F0E8117" w14:textId="069E56BD"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t>V</w:t>
      </w:r>
      <w:r w:rsidRPr="001C7A97">
        <w:rPr>
          <w:rFonts w:cs="Times New Roman"/>
          <w:szCs w:val="24"/>
          <w:vertAlign w:val="subscript"/>
        </w:rPr>
        <w:t>ntask</w:t>
      </w:r>
      <w:r w:rsidRPr="001C7A97">
        <w:rPr>
          <w:rFonts w:cs="Times New Roman"/>
          <w:szCs w:val="24"/>
        </w:rPr>
        <w:t xml:space="preserve"> must contain at least as many endpoints as there are agents in the system</w:t>
      </w:r>
      <w:r>
        <w:rPr>
          <w:rFonts w:cs="Times New Roman"/>
          <w:szCs w:val="24"/>
        </w:rPr>
        <w:t>.</w:t>
      </w:r>
    </w:p>
    <w:p w14:paraId="6A7B4BCF" w14:textId="77777777"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lastRenderedPageBreak/>
        <w:t>For any two endpoints, a path in the graph exists which does not require passing over another endpoint</w:t>
      </w:r>
      <w:r>
        <w:rPr>
          <w:rFonts w:cs="Times New Roman"/>
          <w:szCs w:val="24"/>
        </w:rPr>
        <w:t>.</w:t>
      </w:r>
    </w:p>
    <w:p w14:paraId="1718392A" w14:textId="302E00F8" w:rsidR="006467B4" w:rsidRDefault="006467B4" w:rsidP="006467B4">
      <w:pPr>
        <w:spacing w:line="480" w:lineRule="auto"/>
        <w:ind w:firstLine="720"/>
        <w:rPr>
          <w:rFonts w:cs="Times New Roman"/>
          <w:szCs w:val="24"/>
        </w:rPr>
      </w:pPr>
      <w:r>
        <w:rPr>
          <w:rFonts w:cs="Times New Roman"/>
          <w:szCs w:val="24"/>
        </w:rPr>
        <w:t>MAPD problems</w:t>
      </w:r>
      <w:r w:rsidRPr="00CE0AAE">
        <w:rPr>
          <w:rFonts w:cs="Times New Roman"/>
          <w:szCs w:val="24"/>
        </w:rPr>
        <w:t xml:space="preserve"> satisfying these requirements are considered “well-formed” and solu</w:t>
      </w:r>
      <w:r>
        <w:rPr>
          <w:rFonts w:cs="Times New Roman"/>
          <w:szCs w:val="24"/>
        </w:rPr>
        <w:t xml:space="preserve">tions are guaranteed when using </w:t>
      </w:r>
      <w:r w:rsidR="00BA1AFC">
        <w:rPr>
          <w:rFonts w:cs="Times New Roman"/>
          <w:szCs w:val="24"/>
        </w:rPr>
        <w:t>certain</w:t>
      </w:r>
      <w:r>
        <w:rPr>
          <w:rFonts w:cs="Times New Roman"/>
          <w:szCs w:val="24"/>
        </w:rPr>
        <w:t xml:space="preserve"> algorithms, </w:t>
      </w:r>
      <w:r w:rsidR="00BA1AFC">
        <w:rPr>
          <w:rFonts w:cs="Times New Roman"/>
          <w:szCs w:val="24"/>
        </w:rPr>
        <w:t xml:space="preserve">two of which are </w:t>
      </w:r>
      <w:r>
        <w:rPr>
          <w:rFonts w:cs="Times New Roman"/>
          <w:szCs w:val="24"/>
        </w:rPr>
        <w:t xml:space="preserve">presented in the next sections. Optimality of solutions is not guaranteed, as greedier algorithms may find faster solutions while sacrificing the completeness guarantee. </w:t>
      </w:r>
      <w:r w:rsidR="00542147">
        <w:rPr>
          <w:rFonts w:cs="Times New Roman"/>
          <w:szCs w:val="24"/>
        </w:rPr>
        <w:fldChar w:fldCharType="begin"/>
      </w:r>
      <w:r w:rsidR="00542147">
        <w:rPr>
          <w:rFonts w:cs="Times New Roman"/>
          <w:szCs w:val="24"/>
        </w:rPr>
        <w:instrText xml:space="preserve"> REF _Ref151163437 \h </w:instrText>
      </w:r>
      <w:r w:rsidR="00542147">
        <w:rPr>
          <w:rFonts w:cs="Times New Roman"/>
          <w:szCs w:val="24"/>
        </w:rPr>
      </w:r>
      <w:r w:rsidR="00542147">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6</w:t>
      </w:r>
      <w:r w:rsidR="00542147">
        <w:rPr>
          <w:rFonts w:cs="Times New Roman"/>
          <w:szCs w:val="24"/>
        </w:rPr>
        <w:fldChar w:fldCharType="end"/>
      </w:r>
      <w:r>
        <w:rPr>
          <w:rFonts w:cs="Times New Roman"/>
          <w:szCs w:val="24"/>
        </w:rPr>
        <w:t xml:space="preserve"> presents three instances of an MAPD problem. The instance on the left shows a well-formed problem: there are two agents, two non-task endpoints, and no path to any endpoint requires passing over another</w:t>
      </w:r>
      <w:r w:rsidR="00542147">
        <w:rPr>
          <w:rFonts w:cs="Times New Roman"/>
          <w:szCs w:val="24"/>
        </w:rPr>
        <w:t xml:space="preserve"> endpoint</w:t>
      </w:r>
      <w:r>
        <w:rPr>
          <w:rFonts w:cs="Times New Roman"/>
          <w:szCs w:val="24"/>
        </w:rPr>
        <w:t>. The middle instance is not well-formed as there are fewer non-task endpoints than there are agents</w:t>
      </w:r>
      <w:r w:rsidR="00542147">
        <w:rPr>
          <w:rFonts w:cs="Times New Roman"/>
          <w:szCs w:val="24"/>
        </w:rPr>
        <w:t>,</w:t>
      </w:r>
      <w:r>
        <w:rPr>
          <w:rFonts w:cs="Times New Roman"/>
          <w:szCs w:val="24"/>
        </w:rPr>
        <w:t xml:space="preserve"> violat</w:t>
      </w:r>
      <w:r w:rsidR="00542147">
        <w:rPr>
          <w:rFonts w:cs="Times New Roman"/>
          <w:szCs w:val="24"/>
        </w:rPr>
        <w:t>ing</w:t>
      </w:r>
      <w:r>
        <w:rPr>
          <w:rFonts w:cs="Times New Roman"/>
          <w:szCs w:val="24"/>
        </w:rPr>
        <w:t xml:space="preserve"> the second requirement. The instance on the right is not well-formed because the path </w:t>
      </w:r>
      <w:r w:rsidR="00BA1AFC">
        <w:rPr>
          <w:rFonts w:cs="Times New Roman"/>
          <w:szCs w:val="24"/>
        </w:rPr>
        <w:t>from any endpoint in the top row to an endpoint in the bottom row is required to pass through the endpoint in the middle.</w:t>
      </w:r>
    </w:p>
    <w:p w14:paraId="1755C87E" w14:textId="77777777" w:rsidR="006467B4" w:rsidRDefault="006467B4" w:rsidP="006467B4">
      <w:pPr>
        <w:keepNext/>
        <w:ind w:firstLine="720"/>
      </w:pPr>
      <w:r>
        <w:rPr>
          <w:rFonts w:cs="Times New Roman"/>
          <w:noProof/>
          <w:szCs w:val="24"/>
        </w:rPr>
        <mc:AlternateContent>
          <mc:Choice Requires="wpc">
            <w:drawing>
              <wp:inline distT="0" distB="0" distL="0" distR="0" wp14:anchorId="2956BA00" wp14:editId="7F2A5249">
                <wp:extent cx="4542155" cy="1418590"/>
                <wp:effectExtent l="0" t="0" r="0" b="0"/>
                <wp:docPr id="1382425369" name="Canvas 4" descr="Three images, showing one MAPD instance each as examples of well- and badly-formed problems."/>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9122177" name="Picture 99122177" descr="Image, left, showing a well-formed instance with two agents, two task endpoints, and two non-task endpoints. No path between endpoints requires crossing another endpoint."/>
                          <pic:cNvPicPr>
                            <a:picLocks noChangeAspect="1"/>
                          </pic:cNvPicPr>
                        </pic:nvPicPr>
                        <pic:blipFill>
                          <a:blip r:embed="rId30"/>
                          <a:stretch>
                            <a:fillRect/>
                          </a:stretch>
                        </pic:blipFill>
                        <pic:spPr>
                          <a:xfrm>
                            <a:off x="0" y="0"/>
                            <a:ext cx="1380490" cy="1380490"/>
                          </a:xfrm>
                          <a:prstGeom prst="rect">
                            <a:avLst/>
                          </a:prstGeom>
                        </pic:spPr>
                      </pic:pic>
                      <pic:pic xmlns:pic="http://schemas.openxmlformats.org/drawingml/2006/picture">
                        <pic:nvPicPr>
                          <pic:cNvPr id="1129493974" name="Picture 1129493974" descr="Image, center, showing an MAPD instance which is not well-formed because there are two agents and only one non-task endpoint. A solution cannot be guaranteed."/>
                          <pic:cNvPicPr>
                            <a:picLocks noChangeAspect="1"/>
                          </pic:cNvPicPr>
                        </pic:nvPicPr>
                        <pic:blipFill>
                          <a:blip r:embed="rId31"/>
                          <a:stretch>
                            <a:fillRect/>
                          </a:stretch>
                        </pic:blipFill>
                        <pic:spPr>
                          <a:xfrm>
                            <a:off x="1583298" y="0"/>
                            <a:ext cx="1380490" cy="1380490"/>
                          </a:xfrm>
                          <a:prstGeom prst="rect">
                            <a:avLst/>
                          </a:prstGeom>
                        </pic:spPr>
                      </pic:pic>
                      <pic:pic xmlns:pic="http://schemas.openxmlformats.org/drawingml/2006/picture">
                        <pic:nvPicPr>
                          <pic:cNvPr id="459702327" name="Picture 459702327" descr="Image, right, showing an MAPD instance which is not well-formed because the path to the bottom right endpoint requires passing the endpoint in the middle."/>
                          <pic:cNvPicPr>
                            <a:picLocks noChangeAspect="1"/>
                          </pic:cNvPicPr>
                        </pic:nvPicPr>
                        <pic:blipFill>
                          <a:blip r:embed="rId32"/>
                          <a:stretch>
                            <a:fillRect/>
                          </a:stretch>
                        </pic:blipFill>
                        <pic:spPr>
                          <a:xfrm>
                            <a:off x="3161203" y="0"/>
                            <a:ext cx="1380952" cy="1380952"/>
                          </a:xfrm>
                          <a:prstGeom prst="rect">
                            <a:avLst/>
                          </a:prstGeom>
                        </pic:spPr>
                      </pic:pic>
                    </wpc:wpc>
                  </a:graphicData>
                </a:graphic>
              </wp:inline>
            </w:drawing>
          </mc:Choice>
          <mc:Fallback>
            <w:pict>
              <v:group w14:anchorId="5AF1A108" id="Canvas 4" o:spid="_x0000_s1026" editas="canvas" alt="Three images, showing one MAPD instance each as examples of well- and badly-formed problems." style="width:357.65pt;height:111.7pt;mso-position-horizontal-relative:char;mso-position-vertical-relative:line" coordsize="45421,14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">
                <v:shape id="_x0000_s1027" type="#_x0000_t75" alt="Three images, showing one MAPD instance each as examples of well- and badly-formed problems." style="position:absolute;width:45421;height:14185;visibility:visible;mso-wrap-style:square" filled="t">
                  <v:fill o:detectmouseclick="t"/>
                  <v:path o:connecttype="none"/>
                </v:shape>
                <v:shape id="Picture 99122177" o:spid="_x0000_s1028" type="#_x0000_t75" alt="Image, left, showing a well-formed instance with two agents, two task endpoints, and two non-task endpoints. No path between endpoints requires crossing another endpoint." style="position:absolute;width:13804;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">
                  <v:imagedata r:id="rId33" o:title="Image, left, showing a well-formed instance with two agents, two task endpoints, and two non-task endpoints. No path between endpoints requires crossing another endpoint"/>
                </v:shape>
                <v:shape id="Picture 1129493974" o:spid="_x0000_s1029" type="#_x0000_t75" alt="Image, center, showing an MAPD instance which is not well-formed because there are two agents and only one non-task endpoint. A solution cannot be guaranteed." style="position:absolute;left:15832;width:13805;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">
                  <v:imagedata r:id="rId34" o:title="Image, center, showing an MAPD instance which is not well-formed because there are two agents and only one non-task endpoint. A solution cannot be guaranteed"/>
                </v:shape>
                <v:shape id="Picture 459702327" o:spid="_x0000_s1030" type="#_x0000_t75" alt="Image, right, showing an MAPD instance which is not well-formed because the path to the bottom right endpoint requires passing the endpoint in the middle." style="position:absolute;left:31612;width:13809;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">
                  <v:imagedata r:id="rId35" o:title="Image, right, showing an MAPD instance which is not well-formed because the path to the bottom right endpoint requires passing the endpoint in the middle"/>
                </v:shape>
                <w10:anchorlock/>
              </v:group>
            </w:pict>
          </mc:Fallback>
        </mc:AlternateContent>
      </w:r>
    </w:p>
    <w:p w14:paraId="70E502E5" w14:textId="30BB7716" w:rsidR="001D49EF" w:rsidRPr="001D49EF" w:rsidRDefault="006467B4" w:rsidP="003C51E6">
      <w:pPr>
        <w:pStyle w:val="Caption"/>
        <w:keepLines/>
        <w:jc w:val="center"/>
        <w:rPr>
          <w:rFonts w:cs="Times New Roman"/>
          <w:vanish/>
          <w:szCs w:val="24"/>
          <w:specVanish/>
        </w:rPr>
      </w:pPr>
      <w:bookmarkStart w:id="62" w:name="_Ref151163437"/>
      <w:bookmarkStart w:id="63" w:name="_Toc151828275"/>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6</w:t>
      </w:r>
      <w:r w:rsidRPr="001D49EF">
        <w:rPr>
          <w:rFonts w:cs="Times New Roman"/>
          <w:b/>
          <w:bCs/>
          <w:szCs w:val="24"/>
        </w:rPr>
        <w:fldChar w:fldCharType="end"/>
      </w:r>
      <w:bookmarkEnd w:id="62"/>
      <w:r w:rsidRPr="001D49EF">
        <w:rPr>
          <w:rFonts w:cs="Times New Roman"/>
          <w:b/>
          <w:bCs/>
          <w:szCs w:val="24"/>
        </w:rPr>
        <w:t>:</w:t>
      </w:r>
      <w:r w:rsidRPr="00D33730">
        <w:rPr>
          <w:rFonts w:cs="Times New Roman"/>
          <w:szCs w:val="24"/>
        </w:rPr>
        <w:t xml:space="preserve"> Three MAPD instances</w:t>
      </w:r>
      <w:r w:rsidR="001D49EF">
        <w:rPr>
          <w:rFonts w:cs="Times New Roman"/>
          <w:szCs w:val="24"/>
        </w:rPr>
        <w:t>, each well- or badly-formed</w:t>
      </w:r>
      <w:r w:rsidRPr="00D33730">
        <w:rPr>
          <w:rFonts w:cs="Times New Roman"/>
          <w:szCs w:val="24"/>
        </w:rPr>
        <w:t>.</w:t>
      </w:r>
      <w:bookmarkEnd w:id="63"/>
    </w:p>
    <w:p w14:paraId="50F94125" w14:textId="61EE2EB1" w:rsidR="006467B4" w:rsidRPr="00D33730" w:rsidRDefault="006467B4" w:rsidP="003C51E6">
      <w:pPr>
        <w:pStyle w:val="Caption"/>
        <w:keepLines/>
        <w:jc w:val="center"/>
        <w:rPr>
          <w:rFonts w:cs="Times New Roman"/>
          <w:szCs w:val="24"/>
        </w:rPr>
      </w:pPr>
      <w:r w:rsidRPr="00D33730">
        <w:rPr>
          <w:rFonts w:cs="Times New Roman"/>
          <w:szCs w:val="24"/>
        </w:rPr>
        <w:t xml:space="preserve"> Green circles indicate </w:t>
      </w:r>
      <w:r w:rsidR="00D3418B">
        <w:rPr>
          <w:rFonts w:cs="Times New Roman"/>
          <w:szCs w:val="24"/>
        </w:rPr>
        <w:t>delivery</w:t>
      </w:r>
      <w:r w:rsidRPr="00D33730">
        <w:rPr>
          <w:rFonts w:cs="Times New Roman"/>
          <w:szCs w:val="24"/>
        </w:rPr>
        <w:t xml:space="preserve"> endpoints. Blue circles indicate </w:t>
      </w:r>
      <w:r w:rsidR="00D3418B">
        <w:rPr>
          <w:rFonts w:cs="Times New Roman"/>
          <w:szCs w:val="24"/>
        </w:rPr>
        <w:t>pickup</w:t>
      </w:r>
      <w:r w:rsidRPr="00D33730">
        <w:rPr>
          <w:rFonts w:cs="Times New Roman"/>
          <w:szCs w:val="24"/>
        </w:rPr>
        <w:t xml:space="preserve"> endpoints. Brown nodes indicate non-task endpoints. Two agents,</w:t>
      </w:r>
      <w:r w:rsidRPr="00D33730">
        <w:rPr>
          <w:rFonts w:cs="Times New Roman"/>
          <w:noProof/>
          <w:szCs w:val="24"/>
        </w:rPr>
        <w:t xml:space="preserve"> shown as diamonds, are in the problem space.</w:t>
      </w:r>
    </w:p>
    <w:p w14:paraId="05450B33" w14:textId="77777777" w:rsidR="006467B4" w:rsidRDefault="006467B4" w:rsidP="00375C20">
      <w:pPr>
        <w:pStyle w:val="Heading5"/>
      </w:pPr>
      <w:bookmarkStart w:id="64" w:name="_Toc151829329"/>
      <w:r>
        <w:t>Token Passing</w:t>
      </w:r>
      <w:bookmarkEnd w:id="64"/>
    </w:p>
    <w:p w14:paraId="44CB6670" w14:textId="443DC336" w:rsidR="006467B4" w:rsidRPr="0099738E" w:rsidRDefault="006467B4" w:rsidP="006467B4">
      <w:pPr>
        <w:spacing w:line="480" w:lineRule="auto"/>
        <w:rPr>
          <w:rFonts w:cs="Times New Roman"/>
          <w:szCs w:val="24"/>
        </w:rPr>
      </w:pPr>
      <w:r>
        <w:rPr>
          <w:rFonts w:cs="Times New Roman"/>
          <w:b/>
          <w:bCs/>
          <w:szCs w:val="24"/>
        </w:rPr>
        <w:tab/>
      </w:r>
      <w:r>
        <w:rPr>
          <w:rFonts w:cs="Times New Roman"/>
          <w:szCs w:val="24"/>
        </w:rPr>
        <w:t xml:space="preserve">Token Passing (TP) is very similar to CA* in that it uses reservations to govern the set of nodes which are accessible to the agent seeking a path. However, using the endpoint </w:t>
      </w:r>
      <w:r>
        <w:rPr>
          <w:rFonts w:cs="Times New Roman"/>
          <w:szCs w:val="24"/>
        </w:rPr>
        <w:lastRenderedPageBreak/>
        <w:t>definition, the reservation table must now reserve endpoint</w:t>
      </w:r>
      <w:r w:rsidR="0057082B">
        <w:rPr>
          <w:rFonts w:cs="Times New Roman"/>
          <w:szCs w:val="24"/>
        </w:rPr>
        <w:t xml:space="preserve">s which either contain an agent or will contain an agent </w:t>
      </w:r>
      <w:r>
        <w:rPr>
          <w:rFonts w:cs="Times New Roman"/>
          <w:szCs w:val="24"/>
        </w:rPr>
        <w:t xml:space="preserve">for all timesteps into the future. The authors prove that an agent is only able to plan paths ending in an endpoint, so the final node in any agent’s path is not allowable into the path of any agent’s search operations. This imposes a restriction on the set of tasks to which an agent can be assigned: no task whose pickup node </w:t>
      </w:r>
      <m:oMath>
        <m:r>
          <m:rPr>
            <m:sty m:val="bi"/>
          </m:rPr>
          <w:rPr>
            <w:rFonts w:ascii="Cambria Math" w:hAnsi="Cambria Math" w:cs="Times New Roman"/>
            <w:szCs w:val="24"/>
          </w:rPr>
          <m:t>p</m:t>
        </m:r>
      </m:oMath>
      <w:r>
        <w:rPr>
          <w:rFonts w:cs="Times New Roman"/>
          <w:szCs w:val="24"/>
        </w:rPr>
        <w:t xml:space="preserve"> or delivery node </w:t>
      </w:r>
      <m:oMath>
        <m:r>
          <m:rPr>
            <m:sty m:val="bi"/>
          </m:rPr>
          <w:rPr>
            <w:rFonts w:ascii="Cambria Math" w:hAnsi="Cambria Math" w:cs="Times New Roman"/>
            <w:szCs w:val="24"/>
          </w:rPr>
          <m:t>d</m:t>
        </m:r>
      </m:oMath>
      <w:r>
        <w:rPr>
          <w:rFonts w:cs="Times New Roman"/>
          <w:szCs w:val="24"/>
        </w:rPr>
        <w:t xml:space="preserve"> are the end of another agent’s path in the token may be considered a valid assignment. </w:t>
      </w:r>
      <w:r w:rsidR="0057082B">
        <w:rPr>
          <w:rFonts w:cs="Times New Roman"/>
          <w:szCs w:val="24"/>
        </w:rPr>
        <w:t xml:space="preserve">The resulting set is called </w:t>
      </w:r>
      <m:oMath>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viable</m:t>
            </m:r>
          </m:sub>
        </m:sSub>
      </m:oMath>
      <w:r w:rsidR="0057082B">
        <w:rPr>
          <w:rFonts w:eastAsiaTheme="minorEastAsia" w:cs="Times New Roman"/>
          <w:szCs w:val="24"/>
        </w:rPr>
        <w:t>.</w:t>
      </w:r>
    </w:p>
    <w:p w14:paraId="4A25B865" w14:textId="77777777" w:rsidR="006467B4" w:rsidRDefault="006467B4" w:rsidP="006467B4">
      <w:pPr>
        <w:spacing w:line="480" w:lineRule="auto"/>
        <w:rPr>
          <w:rFonts w:cs="Times New Roman"/>
          <w:szCs w:val="24"/>
        </w:rPr>
      </w:pPr>
      <w:r>
        <w:rPr>
          <w:rFonts w:cs="Times New Roman"/>
          <w:szCs w:val="24"/>
        </w:rPr>
        <w:tab/>
        <w:t xml:space="preserve">Unlike WHCA*, TP takes advantage of a precompute step which executes before the act of solving the problem begins. This is only possible on maps which remain static during the solving process, else the information from the precompute step would become unreliable. During the preprocessing step distances and paths from every node in the graph to each endpoint are found. Because an agent operating in this algorithm will only ever find paths toward an endpoint, this data may also be used in place of the </w:t>
      </w:r>
      <w:r w:rsidRPr="00F51D72">
        <w:rPr>
          <w:rFonts w:cs="Times New Roman"/>
          <w:b/>
          <w:bCs/>
          <w:i/>
          <w:iCs/>
          <w:szCs w:val="24"/>
        </w:rPr>
        <w:t>HDistance</w:t>
      </w:r>
      <w:r>
        <w:rPr>
          <w:rFonts w:cs="Times New Roman"/>
          <w:szCs w:val="24"/>
        </w:rPr>
        <w:t xml:space="preserve"> routine for notions of distance from an agent’s goal. For large graphs this may take a significant amount of time but need only be done once, yielding results which are reusable by the algorithm for the lifetime of the problem. This shortest-path data is stored in the problem data </w:t>
      </w:r>
      <m:oMath>
        <m:r>
          <m:rPr>
            <m:sty m:val="bi"/>
          </m:rPr>
          <w:rPr>
            <w:rFonts w:ascii="Cambria Math" w:hAnsi="Cambria Math" w:cs="Times New Roman"/>
            <w:szCs w:val="24"/>
          </w:rPr>
          <m:t>M</m:t>
        </m:r>
      </m:oMath>
      <w:r>
        <w:rPr>
          <w:rFonts w:eastAsiaTheme="minorEastAsia" w:cs="Times New Roman"/>
          <w:b/>
          <w:bCs/>
          <w:szCs w:val="24"/>
        </w:rPr>
        <w:t xml:space="preserve"> </w:t>
      </w:r>
      <w:r>
        <w:rPr>
          <w:rFonts w:eastAsiaTheme="minorEastAsia" w:cs="Times New Roman"/>
          <w:szCs w:val="24"/>
        </w:rPr>
        <w:t xml:space="preserve">as </w:t>
      </w:r>
      <m:oMath>
        <m:r>
          <m:rPr>
            <m:sty m:val="bi"/>
          </m:rPr>
          <w:rPr>
            <w:rFonts w:ascii="Cambria Math" w:eastAsiaTheme="minorEastAsia" w:hAnsi="Cambria Math" w:cs="Times New Roman"/>
            <w:szCs w:val="24"/>
          </w:rPr>
          <m:t>δ</m:t>
        </m:r>
      </m:oMath>
      <w:r>
        <w:rPr>
          <w:rFonts w:cs="Times New Roman"/>
          <w:szCs w:val="24"/>
        </w:rPr>
        <w:t xml:space="preserve">. </w:t>
      </w:r>
    </w:p>
    <w:p w14:paraId="241FCF23" w14:textId="6FE6228E" w:rsidR="006467B4" w:rsidRDefault="006467B4" w:rsidP="006467B4">
      <w:pPr>
        <w:spacing w:line="480" w:lineRule="auto"/>
        <w:rPr>
          <w:rFonts w:cs="Times New Roman"/>
          <w:szCs w:val="24"/>
        </w:rPr>
      </w:pPr>
      <w:r>
        <w:rPr>
          <w:rFonts w:cs="Times New Roman"/>
          <w:szCs w:val="24"/>
        </w:rPr>
        <w:tab/>
        <w:t>The primary benefit of this preprocessing is that it becomes trivial to select the task with the nearest pickup location</w:t>
      </w:r>
      <w:r w:rsidR="0057082B">
        <w:rPr>
          <w:rFonts w:cs="Times New Roman"/>
          <w:szCs w:val="24"/>
        </w:rPr>
        <w:t>. Finding “best” tasks has the effect of</w:t>
      </w:r>
      <w:r>
        <w:rPr>
          <w:rFonts w:cs="Times New Roman"/>
          <w:szCs w:val="24"/>
        </w:rPr>
        <w:t xml:space="preserve"> significantly reducing the amount of travel time before an agent is performing useful work. The act of finding this task is given as a named subroutine, </w:t>
      </w:r>
      <w:r w:rsidRPr="00F51D72">
        <w:rPr>
          <w:rFonts w:cs="Times New Roman"/>
          <w:b/>
          <w:bCs/>
          <w:i/>
          <w:iCs/>
          <w:szCs w:val="24"/>
        </w:rPr>
        <w:t>B</w:t>
      </w:r>
      <w:r>
        <w:rPr>
          <w:rFonts w:cs="Times New Roman"/>
          <w:b/>
          <w:bCs/>
          <w:i/>
          <w:iCs/>
          <w:szCs w:val="24"/>
        </w:rPr>
        <w:t>estTask</w:t>
      </w:r>
      <w:r>
        <w:rPr>
          <w:rFonts w:cs="Times New Roman"/>
          <w:szCs w:val="24"/>
        </w:rPr>
        <w:t xml:space="preserve">, in </w:t>
      </w:r>
      <w:r w:rsidR="00555E6C">
        <w:rPr>
          <w:rFonts w:cs="Times New Roman"/>
          <w:szCs w:val="24"/>
        </w:rPr>
        <w:fldChar w:fldCharType="begin"/>
      </w:r>
      <w:r w:rsidR="00555E6C">
        <w:rPr>
          <w:rFonts w:cs="Times New Roman"/>
          <w:szCs w:val="24"/>
        </w:rPr>
        <w:instrText xml:space="preserve"> REF _Ref151168224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6</w:t>
      </w:r>
      <w:r w:rsidR="00555E6C">
        <w:rPr>
          <w:rFonts w:cs="Times New Roman"/>
          <w:szCs w:val="24"/>
        </w:rPr>
        <w:fldChar w:fldCharType="end"/>
      </w:r>
      <w:r>
        <w:rPr>
          <w:rFonts w:cs="Times New Roman"/>
          <w:szCs w:val="24"/>
        </w:rPr>
        <w:t xml:space="preserve">. By using the </w:t>
      </w:r>
      <w:r>
        <w:rPr>
          <w:rFonts w:cs="Times New Roman"/>
          <w:szCs w:val="24"/>
        </w:rPr>
        <w:lastRenderedPageBreak/>
        <w:t>stored data from the preprocessing step, this process is made</w:t>
      </w:r>
      <w:r w:rsidR="0057082B">
        <w:rPr>
          <w:rFonts w:cs="Times New Roman"/>
          <w:szCs w:val="24"/>
        </w:rPr>
        <w:t xml:space="preserve"> computationally</w:t>
      </w:r>
      <w:r>
        <w:rPr>
          <w:rFonts w:cs="Times New Roman"/>
          <w:szCs w:val="24"/>
        </w:rPr>
        <w:t xml:space="preserve"> efficient. This information cannot be used to quickly generate the path an agent will take while executing the task, however, because the agent must still be conscious of other agents and avoid collisions.</w:t>
      </w:r>
    </w:p>
    <w:p w14:paraId="71C44D6D" w14:textId="66A182E1" w:rsidR="00CC4C04" w:rsidRDefault="00E574D9" w:rsidP="007D45D8">
      <w:pPr>
        <w:pStyle w:val="Caption"/>
        <w:keepNext/>
        <w:pBdr>
          <w:top w:val="single" w:sz="4" w:space="1" w:color="auto"/>
        </w:pBdr>
        <w:spacing w:after="0"/>
      </w:pPr>
      <w:bookmarkStart w:id="65" w:name="_Ref151168224"/>
      <w:bookmarkStart w:id="66" w:name="_Toc151828305"/>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6</w:t>
      </w:r>
      <w:r>
        <w:rPr>
          <w:b/>
          <w:bCs/>
        </w:rPr>
        <w:fldChar w:fldCharType="end"/>
      </w:r>
      <w:bookmarkEnd w:id="65"/>
      <w:r w:rsidR="00CC4C04" w:rsidRPr="00E574D9">
        <w:rPr>
          <w:b/>
          <w:bCs/>
        </w:rPr>
        <w:t>.</w:t>
      </w:r>
      <w:r w:rsidR="00CC4C04">
        <w:t xml:space="preserve"> Finding nearest tasks to an agent for Token Passing</w:t>
      </w:r>
      <w:bookmarkEnd w:id="6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6391B" w14:paraId="3CDB2F8A" w14:textId="77777777" w:rsidTr="00492534">
        <w:trPr>
          <w:trHeight w:val="293"/>
        </w:trPr>
        <w:tc>
          <w:tcPr>
            <w:tcW w:w="216" w:type="pct"/>
            <w:tcBorders>
              <w:top w:val="single" w:sz="4" w:space="0" w:color="auto"/>
            </w:tcBorders>
          </w:tcPr>
          <w:p w14:paraId="077813BC" w14:textId="77777777" w:rsidR="006467B4" w:rsidRPr="00E13A2B" w:rsidRDefault="006467B4">
            <w:pPr>
              <w:pStyle w:val="Algorithm"/>
              <w:keepNext/>
              <w:numPr>
                <w:ilvl w:val="0"/>
                <w:numId w:val="10"/>
              </w:numPr>
              <w:rPr>
                <w:rFonts w:cstheme="minorHAnsi"/>
              </w:rPr>
            </w:pPr>
          </w:p>
        </w:tc>
        <w:tc>
          <w:tcPr>
            <w:tcW w:w="4784" w:type="pct"/>
            <w:tcBorders>
              <w:top w:val="single" w:sz="4" w:space="0" w:color="auto"/>
            </w:tcBorders>
          </w:tcPr>
          <w:p w14:paraId="2499D709" w14:textId="77777777" w:rsidR="006467B4" w:rsidRPr="00636760" w:rsidRDefault="006467B4" w:rsidP="008D7B7F">
            <w:pPr>
              <w:pStyle w:val="Algorithm"/>
              <w:keepNext/>
              <w:rPr>
                <w:rFonts w:ascii="Calibri" w:eastAsia="Calibri" w:hAnsi="Calibri" w:cs="Calibri"/>
              </w:rPr>
            </w:pPr>
            <w:r>
              <w:rPr>
                <w:rFonts w:ascii="Calibri" w:eastAsia="Calibri" w:hAnsi="Calibri" w:cs="Calibri"/>
                <w:b/>
                <w:bCs w:val="0"/>
              </w:rPr>
              <w:t>function</w:t>
            </w:r>
            <w:r>
              <w:rPr>
                <w:rFonts w:ascii="Calibri" w:eastAsia="Calibri" w:hAnsi="Calibri" w:cs="Calibri"/>
              </w:rPr>
              <w:t xml:space="preserve"> BestTask</w:t>
            </w:r>
            <m:oMath>
              <m:r>
                <w:rPr>
                  <w:rFonts w:ascii="Cambria Math" w:eastAsia="Calibri" w:hAnsi="Cambria Math" w:cs="Calibri"/>
                </w:rPr>
                <m:t>(node, viableTasks)</m:t>
              </m:r>
            </m:oMath>
          </w:p>
        </w:tc>
      </w:tr>
      <w:tr w:rsidR="006467B4" w:rsidRPr="00E6391B" w14:paraId="4AEFCF6B" w14:textId="77777777" w:rsidTr="00492534">
        <w:trPr>
          <w:trHeight w:val="293"/>
        </w:trPr>
        <w:tc>
          <w:tcPr>
            <w:tcW w:w="216" w:type="pct"/>
          </w:tcPr>
          <w:p w14:paraId="3FBB8E9C" w14:textId="77777777" w:rsidR="006467B4" w:rsidRPr="00E13A2B" w:rsidRDefault="006467B4">
            <w:pPr>
              <w:pStyle w:val="Algorithm"/>
              <w:keepNext/>
              <w:numPr>
                <w:ilvl w:val="0"/>
                <w:numId w:val="10"/>
              </w:numPr>
              <w:rPr>
                <w:rFonts w:cstheme="minorHAnsi"/>
              </w:rPr>
            </w:pPr>
          </w:p>
        </w:tc>
        <w:tc>
          <w:tcPr>
            <w:tcW w:w="4784" w:type="pct"/>
          </w:tcPr>
          <w:p w14:paraId="195AC978" w14:textId="04176EF1" w:rsidR="006467B4" w:rsidRPr="00636760" w:rsidRDefault="006467B4" w:rsidP="008D7B7F">
            <w:pPr>
              <w:pStyle w:val="Algorithm"/>
              <w:keepNext/>
              <w:rPr>
                <w:rFonts w:ascii="Calibri" w:eastAsia="Calibri" w:hAnsi="Calibri" w:cs="Calibri"/>
              </w:rPr>
            </w:pPr>
            <w:r>
              <w:rPr>
                <w:rFonts w:ascii="Calibri" w:eastAsia="Calibri" w:hAnsi="Calibri" w:cs="Calibri"/>
              </w:rPr>
              <w:tab/>
            </w:r>
            <m:oMath>
              <m:r>
                <w:rPr>
                  <w:rFonts w:ascii="Cambria Math" w:eastAsia="Calibri" w:hAnsi="Cambria Math" w:cs="Calibri"/>
                </w:rPr>
                <m:t>task←</m:t>
              </m:r>
              <m:sSub>
                <m:sSubPr>
                  <m:ctrlPr>
                    <w:rPr>
                      <w:rFonts w:ascii="Cambria Math" w:eastAsia="Calibri" w:hAnsi="Cambria Math" w:cstheme="minorHAnsi"/>
                      <w:i/>
                    </w:rPr>
                  </m:ctrlPr>
                </m:sSubPr>
                <m:e>
                  <m:r>
                    <w:rPr>
                      <w:rFonts w:ascii="Cambria Math" w:eastAsia="Calibri" w:hAnsi="Cambria Math" w:cstheme="minorHAnsi"/>
                    </w:rPr>
                    <m:t>argmin</m:t>
                  </m:r>
                </m:e>
                <m:sub>
                  <m:sSub>
                    <m:sSubPr>
                      <m:ctrlPr>
                        <w:rPr>
                          <w:rFonts w:ascii="Cambria Math" w:eastAsia="Calibri" w:hAnsi="Cambria Math" w:cstheme="minorHAnsi"/>
                          <w:i/>
                        </w:rPr>
                      </m:ctrlPr>
                    </m:sSubPr>
                    <m:e>
                      <m:r>
                        <w:rPr>
                          <w:rFonts w:ascii="Cambria Math" w:eastAsia="Calibri" w:hAnsi="Cambria Math" w:cstheme="minorHAnsi"/>
                        </w:rPr>
                        <m:t>o</m:t>
                      </m:r>
                    </m:e>
                    <m:sub>
                      <m:r>
                        <w:rPr>
                          <w:rFonts w:ascii="Cambria Math" w:eastAsia="Calibri" w:hAnsi="Cambria Math" w:cstheme="minorHAnsi"/>
                        </w:rPr>
                        <m:t>j</m:t>
                      </m:r>
                    </m:sub>
                  </m:sSub>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O</m:t>
                      </m:r>
                    </m:e>
                    <m:sub>
                      <m:r>
                        <w:rPr>
                          <w:rFonts w:ascii="Cambria Math" w:eastAsia="Calibri" w:hAnsi="Cambria Math" w:cstheme="minorHAnsi"/>
                        </w:rPr>
                        <m:t>viable</m:t>
                      </m:r>
                    </m:sub>
                  </m:sSub>
                </m:sub>
              </m:sSub>
              <m:r>
                <w:rPr>
                  <w:rFonts w:ascii="Cambria Math" w:eastAsia="Calibri" w:hAnsi="Cambria Math" w:cstheme="minorHAnsi"/>
                </w:rPr>
                <m:t xml:space="preserve"> δ(node,</m:t>
              </m:r>
              <m:sSub>
                <m:sSubPr>
                  <m:ctrlPr>
                    <w:rPr>
                      <w:rFonts w:ascii="Cambria Math" w:eastAsia="Calibri" w:hAnsi="Cambria Math" w:cstheme="minorHAnsi"/>
                      <w:i/>
                    </w:rPr>
                  </m:ctrlPr>
                </m:sSubPr>
                <m:e>
                  <m:r>
                    <w:rPr>
                      <w:rFonts w:ascii="Cambria Math" w:eastAsia="Calibri" w:hAnsi="Cambria Math" w:cstheme="minorHAnsi"/>
                    </w:rPr>
                    <m:t>p</m:t>
                  </m:r>
                </m:e>
                <m:sub>
                  <m:r>
                    <w:rPr>
                      <w:rFonts w:ascii="Cambria Math" w:eastAsia="Calibri" w:hAnsi="Cambria Math" w:cstheme="minorHAnsi"/>
                    </w:rPr>
                    <m:t>j</m:t>
                  </m:r>
                </m:sub>
              </m:sSub>
              <m:r>
                <w:rPr>
                  <w:rFonts w:ascii="Cambria Math" w:eastAsia="Calibri" w:hAnsi="Cambria Math" w:cstheme="minorHAnsi"/>
                </w:rPr>
                <m:t>)</m:t>
              </m:r>
            </m:oMath>
          </w:p>
        </w:tc>
      </w:tr>
      <w:tr w:rsidR="006467B4" w:rsidRPr="00E6391B" w14:paraId="082E2A1D" w14:textId="77777777" w:rsidTr="00492534">
        <w:trPr>
          <w:trHeight w:val="293"/>
        </w:trPr>
        <w:tc>
          <w:tcPr>
            <w:tcW w:w="216" w:type="pct"/>
            <w:tcBorders>
              <w:bottom w:val="single" w:sz="4" w:space="0" w:color="auto"/>
            </w:tcBorders>
          </w:tcPr>
          <w:p w14:paraId="6CF51901" w14:textId="77777777" w:rsidR="006467B4" w:rsidRPr="00E13A2B" w:rsidRDefault="006467B4">
            <w:pPr>
              <w:pStyle w:val="Algorithm"/>
              <w:keepNext/>
              <w:numPr>
                <w:ilvl w:val="0"/>
                <w:numId w:val="10"/>
              </w:numPr>
              <w:rPr>
                <w:rFonts w:cstheme="minorHAnsi"/>
              </w:rPr>
            </w:pPr>
          </w:p>
        </w:tc>
        <w:tc>
          <w:tcPr>
            <w:tcW w:w="4784" w:type="pct"/>
            <w:tcBorders>
              <w:bottom w:val="single" w:sz="4" w:space="0" w:color="auto"/>
            </w:tcBorders>
          </w:tcPr>
          <w:p w14:paraId="11CD331A" w14:textId="77777777" w:rsidR="006467B4" w:rsidRPr="00636760" w:rsidRDefault="006467B4" w:rsidP="008D7B7F">
            <w:pPr>
              <w:pStyle w:val="Algorithm"/>
              <w:keepNext/>
              <w:rPr>
                <w:rFonts w:ascii="Calibri" w:eastAsia="Calibri" w:hAnsi="Calibri" w:cs="Calibri"/>
              </w:rPr>
            </w:pPr>
            <w:r>
              <w:rPr>
                <w:rFonts w:ascii="Calibri" w:eastAsia="Calibri" w:hAnsi="Calibri" w:cs="Calibri"/>
              </w:rPr>
              <w:tab/>
            </w:r>
            <w:r w:rsidRPr="00DA189E">
              <w:rPr>
                <w:rFonts w:ascii="Calibri" w:eastAsia="Calibri" w:hAnsi="Calibri" w:cs="Calibri"/>
                <w:b/>
                <w:bCs w:val="0"/>
              </w:rPr>
              <w:t>return</w:t>
            </w:r>
            <w:r>
              <w:rPr>
                <w:rFonts w:ascii="Calibri" w:eastAsia="Calibri" w:hAnsi="Calibri" w:cs="Calibri"/>
              </w:rPr>
              <w:t xml:space="preserve"> </w:t>
            </w:r>
            <m:oMath>
              <m:r>
                <w:rPr>
                  <w:rFonts w:ascii="Cambria Math" w:eastAsia="Calibri" w:hAnsi="Cambria Math" w:cs="Calibri"/>
                </w:rPr>
                <m:t>task</m:t>
              </m:r>
            </m:oMath>
          </w:p>
        </w:tc>
      </w:tr>
    </w:tbl>
    <w:p w14:paraId="6E1260D1" w14:textId="77777777" w:rsidR="006467B4" w:rsidRDefault="006467B4" w:rsidP="006467B4">
      <w:pPr>
        <w:spacing w:line="480" w:lineRule="auto"/>
        <w:rPr>
          <w:rFonts w:cs="Times New Roman"/>
          <w:szCs w:val="24"/>
        </w:rPr>
      </w:pPr>
    </w:p>
    <w:p w14:paraId="52191A4D" w14:textId="71CD5B85" w:rsidR="006467B4" w:rsidRDefault="006467B4" w:rsidP="006467B4">
      <w:pPr>
        <w:spacing w:line="480" w:lineRule="auto"/>
        <w:rPr>
          <w:rFonts w:cs="Times New Roman"/>
          <w:szCs w:val="24"/>
        </w:rPr>
      </w:pPr>
      <w:r>
        <w:rPr>
          <w:rFonts w:cs="Times New Roman"/>
          <w:szCs w:val="24"/>
        </w:rPr>
        <w:tab/>
        <w:t xml:space="preserve">Pathfinding operations in TP are classed as one of two types; a search for a path to a task endpoint, called </w:t>
      </w:r>
      <w:r w:rsidRPr="002D4BA7">
        <w:rPr>
          <w:rFonts w:cs="Times New Roman"/>
          <w:b/>
          <w:bCs/>
          <w:i/>
          <w:iCs/>
          <w:szCs w:val="24"/>
        </w:rPr>
        <w:t>P</w:t>
      </w:r>
      <w:r>
        <w:rPr>
          <w:rFonts w:cs="Times New Roman"/>
          <w:b/>
          <w:bCs/>
          <w:i/>
          <w:iCs/>
          <w:szCs w:val="24"/>
        </w:rPr>
        <w:t>ath</w:t>
      </w:r>
      <w:r w:rsidRPr="002D4BA7">
        <w:rPr>
          <w:rFonts w:cs="Times New Roman"/>
          <w:b/>
          <w:bCs/>
          <w:i/>
          <w:iCs/>
          <w:szCs w:val="24"/>
        </w:rPr>
        <w:t>1</w:t>
      </w:r>
      <w:r>
        <w:rPr>
          <w:rFonts w:cs="Times New Roman"/>
          <w:szCs w:val="24"/>
        </w:rPr>
        <w:t xml:space="preserve">, or a search for a path to a non-task endpoint, called </w:t>
      </w:r>
      <w:r w:rsidRPr="002D4BA7">
        <w:rPr>
          <w:rFonts w:cs="Times New Roman"/>
          <w:b/>
          <w:bCs/>
          <w:i/>
          <w:iCs/>
          <w:szCs w:val="24"/>
        </w:rPr>
        <w:t>P</w:t>
      </w:r>
      <w:r>
        <w:rPr>
          <w:rFonts w:cs="Times New Roman"/>
          <w:b/>
          <w:bCs/>
          <w:i/>
          <w:iCs/>
          <w:szCs w:val="24"/>
        </w:rPr>
        <w:t>ath</w:t>
      </w:r>
      <w:r w:rsidRPr="002D4BA7">
        <w:rPr>
          <w:rFonts w:cs="Times New Roman"/>
          <w:b/>
          <w:bCs/>
          <w:i/>
          <w:iCs/>
          <w:szCs w:val="24"/>
        </w:rPr>
        <w:t>2</w:t>
      </w:r>
      <w:r>
        <w:rPr>
          <w:rFonts w:cs="Times New Roman"/>
          <w:szCs w:val="24"/>
        </w:rPr>
        <w:t>. If the agent is content to remain in its current position</w:t>
      </w:r>
      <w:r w:rsidR="0057082B">
        <w:rPr>
          <w:rFonts w:cs="Times New Roman"/>
          <w:szCs w:val="24"/>
        </w:rPr>
        <w:t xml:space="preserve"> then</w:t>
      </w:r>
      <w:r>
        <w:rPr>
          <w:rFonts w:cs="Times New Roman"/>
          <w:szCs w:val="24"/>
        </w:rPr>
        <w:t xml:space="preserve"> the trivial path</w:t>
      </w:r>
      <w:r w:rsidR="0057082B">
        <w:rPr>
          <w:rFonts w:cs="Times New Roman"/>
          <w:szCs w:val="24"/>
        </w:rPr>
        <w:t xml:space="preserve"> is found using</w:t>
      </w:r>
      <w:r>
        <w:rPr>
          <w:rFonts w:cs="Times New Roman"/>
          <w:szCs w:val="24"/>
        </w:rPr>
        <w:t xml:space="preserve"> </w:t>
      </w:r>
      <w:r>
        <w:rPr>
          <w:rFonts w:cs="Times New Roman"/>
          <w:b/>
          <w:bCs/>
          <w:i/>
          <w:iCs/>
          <w:szCs w:val="24"/>
        </w:rPr>
        <w:t>Stay</w:t>
      </w:r>
      <w:r>
        <w:rPr>
          <w:rFonts w:cs="Times New Roman"/>
          <w:szCs w:val="24"/>
        </w:rPr>
        <w:t>, and the agent waits in its current position</w:t>
      </w:r>
      <w:r w:rsidR="0057082B">
        <w:rPr>
          <w:rFonts w:cs="Times New Roman"/>
          <w:szCs w:val="24"/>
        </w:rPr>
        <w:t xml:space="preserve"> if able</w:t>
      </w:r>
      <w:r>
        <w:rPr>
          <w:rFonts w:cs="Times New Roman"/>
          <w:szCs w:val="24"/>
        </w:rPr>
        <w:t xml:space="preserve">. </w:t>
      </w:r>
      <w:r w:rsidRPr="002D4BA7">
        <w:rPr>
          <w:rFonts w:cs="Times New Roman"/>
          <w:b/>
          <w:bCs/>
          <w:i/>
          <w:iCs/>
          <w:szCs w:val="24"/>
        </w:rPr>
        <w:t>Path2</w:t>
      </w:r>
      <w:r>
        <w:rPr>
          <w:rFonts w:cs="Times New Roman"/>
          <w:szCs w:val="24"/>
        </w:rPr>
        <w:t xml:space="preserve"> is executed when the agent is not able to complete any task, while also unable to remain in its current position due to the path of another agent. In either case, the pathfinding is done in a manner identical to CA*, using the augmented reservation table which respects an agent’s intent to rest forever in a location when it reaches the end of its planned path. If it is ever impossible to find a path, the agent will use its ability to remain in place, waiting until </w:t>
      </w:r>
      <w:r w:rsidR="0057082B">
        <w:rPr>
          <w:rFonts w:cs="Times New Roman"/>
          <w:szCs w:val="24"/>
        </w:rPr>
        <w:t xml:space="preserve">a </w:t>
      </w:r>
      <w:r>
        <w:rPr>
          <w:rFonts w:cs="Times New Roman"/>
          <w:szCs w:val="24"/>
        </w:rPr>
        <w:t>path can be found for its assigned task.</w:t>
      </w:r>
    </w:p>
    <w:p w14:paraId="2812D6DD" w14:textId="6D0866E3" w:rsidR="006467B4" w:rsidRPr="004F4C89" w:rsidRDefault="006467B4" w:rsidP="006467B4">
      <w:pPr>
        <w:spacing w:line="480" w:lineRule="auto"/>
        <w:rPr>
          <w:rFonts w:cs="Times New Roman"/>
          <w:szCs w:val="24"/>
        </w:rPr>
      </w:pPr>
      <w:r>
        <w:rPr>
          <w:rFonts w:cs="Times New Roman"/>
          <w:szCs w:val="24"/>
        </w:rPr>
        <w:tab/>
        <w:t xml:space="preserve">The complete TP algorithm is described in </w:t>
      </w:r>
      <w:r w:rsidR="00555E6C">
        <w:rPr>
          <w:rFonts w:cs="Times New Roman"/>
          <w:szCs w:val="24"/>
        </w:rPr>
        <w:fldChar w:fldCharType="begin"/>
      </w:r>
      <w:r w:rsidR="00555E6C">
        <w:rPr>
          <w:rFonts w:cs="Times New Roman"/>
          <w:szCs w:val="24"/>
        </w:rPr>
        <w:instrText xml:space="preserve"> REF _Ref151168260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7</w:t>
      </w:r>
      <w:r w:rsidR="00555E6C">
        <w:rPr>
          <w:rFonts w:cs="Times New Roman"/>
          <w:szCs w:val="24"/>
        </w:rPr>
        <w:fldChar w:fldCharType="end"/>
      </w:r>
      <w:r>
        <w:rPr>
          <w:rFonts w:cs="Times New Roman"/>
          <w:szCs w:val="24"/>
        </w:rPr>
        <w:t xml:space="preserve">. Unlike other algorithms presented in this chapter, TP is not designed exclusively to find paths through the system state. It also performs operations on the set of tasks in the system before seeking paths. A named routine, called </w:t>
      </w:r>
      <w:r>
        <w:rPr>
          <w:rFonts w:cs="Times New Roman"/>
          <w:b/>
          <w:bCs/>
          <w:i/>
          <w:iCs/>
          <w:szCs w:val="24"/>
        </w:rPr>
        <w:t>Preprocess</w:t>
      </w:r>
      <w:r>
        <w:rPr>
          <w:rFonts w:cs="Times New Roman"/>
          <w:szCs w:val="24"/>
        </w:rPr>
        <w:t xml:space="preserve">, is introduced to represent the precomputation step, </w:t>
      </w:r>
      <w:r>
        <w:rPr>
          <w:rFonts w:cs="Times New Roman"/>
          <w:szCs w:val="24"/>
        </w:rPr>
        <w:lastRenderedPageBreak/>
        <w:t xml:space="preserve">which returns all information necessary to define </w:t>
      </w:r>
      <m:oMath>
        <m:r>
          <m:rPr>
            <m:sty m:val="bi"/>
          </m:rPr>
          <w:rPr>
            <w:rFonts w:ascii="Cambria Math" w:hAnsi="Cambria Math" w:cs="Times New Roman"/>
            <w:szCs w:val="24"/>
          </w:rPr>
          <m:t>M</m:t>
        </m:r>
      </m:oMath>
      <w:r w:rsidRPr="00221F09">
        <w:rPr>
          <w:rFonts w:eastAsiaTheme="minorEastAsia" w:cs="Times New Roman"/>
          <w:szCs w:val="24"/>
        </w:rPr>
        <w:t>,</w:t>
      </w:r>
      <w:r>
        <w:rPr>
          <w:rFonts w:eastAsiaTheme="minorEastAsia" w:cs="Times New Roman"/>
          <w:szCs w:val="24"/>
        </w:rPr>
        <w:t xml:space="preserve"> including all computed distances (line 1)</w:t>
      </w:r>
      <w:r w:rsidRPr="004F4C89">
        <w:rPr>
          <w:rFonts w:eastAsiaTheme="minorEastAsia" w:cs="Times New Roman"/>
          <w:szCs w:val="24"/>
        </w:rPr>
        <w:t>.</w:t>
      </w:r>
      <w:r>
        <w:rPr>
          <w:rFonts w:eastAsiaTheme="minorEastAsia" w:cs="Times New Roman"/>
          <w:szCs w:val="24"/>
        </w:rPr>
        <w:t xml:space="preserve"> From then on, TP is executed continuously, using </w:t>
      </w:r>
      <w:r>
        <w:rPr>
          <w:rFonts w:eastAsiaTheme="minorEastAsia" w:cs="Times New Roman"/>
          <w:b/>
          <w:bCs/>
          <w:i/>
          <w:iCs/>
          <w:szCs w:val="24"/>
        </w:rPr>
        <w:t>Update</w:t>
      </w:r>
      <w:r>
        <w:t xml:space="preserve"> </w:t>
      </w:r>
      <w:r>
        <w:rPr>
          <w:rFonts w:cs="Times New Roman"/>
          <w:szCs w:val="24"/>
        </w:rPr>
        <w:t>to add new tasks to the task set (lines 3-4)</w:t>
      </w:r>
      <w:r>
        <w:rPr>
          <w:rFonts w:eastAsiaTheme="minorEastAsia" w:cs="Times New Roman"/>
          <w:szCs w:val="24"/>
        </w:rPr>
        <w:t>. It first assigns the best task in the system to each agent, removing the task from the task set and planning an optimal path (lines 5-11). If there is no assignable task, an agent should be allowed to rest in place</w:t>
      </w:r>
      <w:r>
        <w:rPr>
          <w:rFonts w:eastAsiaTheme="minorEastAsia" w:cs="Times New Roman"/>
          <w:b/>
          <w:bCs/>
          <w:szCs w:val="24"/>
        </w:rPr>
        <w:t xml:space="preserve"> </w:t>
      </w:r>
      <w:r>
        <w:rPr>
          <w:rFonts w:eastAsiaTheme="minorEastAsia" w:cs="Times New Roman"/>
          <w:szCs w:val="24"/>
        </w:rPr>
        <w:t>so long as its current position is not the endpoint of another task in the system to avoid future blockages (lines 12-13). Otherwise,</w:t>
      </w:r>
      <w:r w:rsidR="0057082B">
        <w:rPr>
          <w:rFonts w:eastAsiaTheme="minorEastAsia" w:cs="Times New Roman"/>
          <w:szCs w:val="24"/>
        </w:rPr>
        <w:t xml:space="preserve"> if the agent obstructs another agent’s plan,</w:t>
      </w:r>
      <w:r>
        <w:rPr>
          <w:rFonts w:eastAsiaTheme="minorEastAsia" w:cs="Times New Roman"/>
          <w:szCs w:val="24"/>
        </w:rPr>
        <w:t xml:space="preserve"> the agent should navigate to a non-task endpoint to make space for other agents (lines 14-15). At the end of the loop, the simulation advances by executing agent plans and incrementing the system timestep (line 16).</w:t>
      </w:r>
    </w:p>
    <w:p w14:paraId="114C9123" w14:textId="60FC5AE2" w:rsidR="00CC4C04" w:rsidRDefault="00E574D9" w:rsidP="007D45D8">
      <w:pPr>
        <w:pStyle w:val="Caption"/>
        <w:keepNext/>
        <w:pBdr>
          <w:top w:val="single" w:sz="4" w:space="1" w:color="auto"/>
        </w:pBdr>
        <w:spacing w:after="0"/>
      </w:pPr>
      <w:bookmarkStart w:id="67" w:name="_Ref151168260"/>
      <w:bookmarkStart w:id="68" w:name="_Toc151828306"/>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7</w:t>
      </w:r>
      <w:r>
        <w:rPr>
          <w:b/>
          <w:bCs/>
        </w:rPr>
        <w:fldChar w:fldCharType="end"/>
      </w:r>
      <w:bookmarkEnd w:id="67"/>
      <w:r w:rsidR="00CC4C04" w:rsidRPr="00E574D9">
        <w:rPr>
          <w:b/>
          <w:bCs/>
        </w:rPr>
        <w:t>.</w:t>
      </w:r>
      <w:r w:rsidR="00CC4C04">
        <w:t xml:space="preserve"> The Token Passing algorithm</w:t>
      </w:r>
      <w:bookmarkEnd w:id="68"/>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530EB94C" w14:textId="77777777" w:rsidTr="007D45D8">
        <w:trPr>
          <w:trHeight w:val="293"/>
        </w:trPr>
        <w:tc>
          <w:tcPr>
            <w:tcW w:w="216" w:type="pct"/>
            <w:tcBorders>
              <w:top w:val="single" w:sz="4" w:space="0" w:color="auto"/>
            </w:tcBorders>
          </w:tcPr>
          <w:p w14:paraId="7E324B93" w14:textId="77777777" w:rsidR="006467B4" w:rsidRPr="00E13A2B" w:rsidRDefault="006467B4">
            <w:pPr>
              <w:pStyle w:val="Algorithm"/>
              <w:numPr>
                <w:ilvl w:val="0"/>
                <w:numId w:val="12"/>
              </w:numPr>
              <w:rPr>
                <w:rFonts w:cstheme="minorHAnsi"/>
              </w:rPr>
            </w:pPr>
          </w:p>
        </w:tc>
        <w:tc>
          <w:tcPr>
            <w:tcW w:w="4784" w:type="pct"/>
            <w:tcBorders>
              <w:top w:val="single" w:sz="4" w:space="0" w:color="auto"/>
            </w:tcBorders>
          </w:tcPr>
          <w:p w14:paraId="6A8A348B" w14:textId="77777777" w:rsidR="006467B4" w:rsidRDefault="006467B4" w:rsidP="007D45D8">
            <w:pPr>
              <w:pStyle w:val="Algorithm"/>
            </w:pPr>
            <m:oMath>
              <m:r>
                <w:rPr>
                  <w:rFonts w:ascii="Cambria Math" w:hAnsi="Cambria Math"/>
                </w:rPr>
                <m:t>M←</m:t>
              </m:r>
              <m:r>
                <w:rPr>
                  <w:rFonts w:ascii="Cambria Math" w:eastAsiaTheme="minorEastAsia" w:hAnsi="Cambria Math"/>
                </w:rPr>
                <m:t xml:space="preserve"> </m:t>
              </m:r>
            </m:oMath>
            <w:r>
              <w:rPr>
                <w:rFonts w:eastAsiaTheme="minorEastAsia"/>
              </w:rPr>
              <w:t>Preprocess</w:t>
            </w:r>
            <m:oMath>
              <m:r>
                <w:rPr>
                  <w:rFonts w:ascii="Cambria Math" w:eastAsiaTheme="minorEastAsia" w:hAnsi="Cambria Math"/>
                </w:rPr>
                <m:t>(MAPD)</m:t>
              </m:r>
            </m:oMath>
          </w:p>
        </w:tc>
      </w:tr>
      <w:tr w:rsidR="006467B4" w:rsidRPr="00E13A2B" w14:paraId="2FAE30CB" w14:textId="77777777" w:rsidTr="007D45D8">
        <w:trPr>
          <w:trHeight w:val="293"/>
        </w:trPr>
        <w:tc>
          <w:tcPr>
            <w:tcW w:w="216" w:type="pct"/>
          </w:tcPr>
          <w:p w14:paraId="76E77BA9" w14:textId="77777777" w:rsidR="006467B4" w:rsidRPr="00E13A2B" w:rsidRDefault="006467B4">
            <w:pPr>
              <w:pStyle w:val="Algorithm"/>
              <w:numPr>
                <w:ilvl w:val="0"/>
                <w:numId w:val="12"/>
              </w:numPr>
              <w:rPr>
                <w:rFonts w:cstheme="minorHAnsi"/>
              </w:rPr>
            </w:pPr>
          </w:p>
        </w:tc>
        <w:tc>
          <w:tcPr>
            <w:tcW w:w="4784" w:type="pct"/>
          </w:tcPr>
          <w:p w14:paraId="2980078B" w14:textId="77777777" w:rsidR="006467B4" w:rsidRPr="00D70980" w:rsidRDefault="006467B4" w:rsidP="007D45D8">
            <w:pPr>
              <w:pStyle w:val="Algorithm"/>
              <w:rPr>
                <w:rFonts w:ascii="Calibri" w:eastAsia="Calibri" w:hAnsi="Calibri" w:cs="Calibri"/>
              </w:rPr>
            </w:pPr>
            <m:oMathPara>
              <m:oMathParaPr>
                <m:jc m:val="left"/>
              </m:oMathParaPr>
              <m:oMath>
                <m:r>
                  <w:rPr>
                    <w:rFonts w:ascii="Cambria Math" w:hAnsi="Cambria Math"/>
                  </w:rPr>
                  <m:t>reserved←∅</m:t>
                </m:r>
              </m:oMath>
            </m:oMathPara>
          </w:p>
        </w:tc>
      </w:tr>
      <w:tr w:rsidR="006467B4" w:rsidRPr="00E13A2B" w14:paraId="3345D32A" w14:textId="77777777" w:rsidTr="007D45D8">
        <w:trPr>
          <w:trHeight w:val="293"/>
        </w:trPr>
        <w:tc>
          <w:tcPr>
            <w:tcW w:w="216" w:type="pct"/>
          </w:tcPr>
          <w:p w14:paraId="4892B8A8" w14:textId="77777777" w:rsidR="006467B4" w:rsidRPr="00E13A2B" w:rsidRDefault="006467B4">
            <w:pPr>
              <w:pStyle w:val="Algorithm"/>
              <w:numPr>
                <w:ilvl w:val="0"/>
                <w:numId w:val="12"/>
              </w:numPr>
              <w:rPr>
                <w:rFonts w:cstheme="minorHAnsi"/>
              </w:rPr>
            </w:pPr>
          </w:p>
        </w:tc>
        <w:tc>
          <w:tcPr>
            <w:tcW w:w="4784" w:type="pct"/>
          </w:tcPr>
          <w:p w14:paraId="3FC2E7DD" w14:textId="77777777" w:rsidR="006467B4" w:rsidRPr="00E13A2B" w:rsidRDefault="006467B4" w:rsidP="007D45D8">
            <w:pPr>
              <w:pStyle w:val="Algorithm"/>
            </w:pPr>
            <w:r w:rsidRPr="00B25624">
              <w:rPr>
                <w:b/>
                <w:bCs w:val="0"/>
              </w:rPr>
              <w:t>while</w:t>
            </w:r>
            <w:r>
              <w:t xml:space="preserve"> </w:t>
            </w:r>
            <m:oMath>
              <m:r>
                <w:rPr>
                  <w:rFonts w:ascii="Cambria Math" w:hAnsi="Cambria Math"/>
                </w:rPr>
                <m:t>true:</m:t>
              </m:r>
            </m:oMath>
          </w:p>
        </w:tc>
      </w:tr>
      <w:tr w:rsidR="006467B4" w:rsidRPr="00E13A2B" w14:paraId="64DCF009" w14:textId="77777777" w:rsidTr="007D45D8">
        <w:trPr>
          <w:trHeight w:val="293"/>
        </w:trPr>
        <w:tc>
          <w:tcPr>
            <w:tcW w:w="216" w:type="pct"/>
          </w:tcPr>
          <w:p w14:paraId="18C2CFD9" w14:textId="77777777" w:rsidR="006467B4" w:rsidRPr="00E13A2B" w:rsidRDefault="006467B4">
            <w:pPr>
              <w:pStyle w:val="Algorithm"/>
              <w:numPr>
                <w:ilvl w:val="0"/>
                <w:numId w:val="12"/>
              </w:numPr>
              <w:rPr>
                <w:rFonts w:cstheme="minorHAnsi"/>
              </w:rPr>
            </w:pPr>
          </w:p>
        </w:tc>
        <w:tc>
          <w:tcPr>
            <w:tcW w:w="4784" w:type="pct"/>
          </w:tcPr>
          <w:p w14:paraId="04AC664B" w14:textId="77777777" w:rsidR="006467B4" w:rsidRPr="00E13A2B" w:rsidRDefault="006467B4" w:rsidP="007D45D8">
            <w:pPr>
              <w:pStyle w:val="Algorithm"/>
            </w:pPr>
            <w:r>
              <w:tab/>
            </w:r>
            <m:oMath>
              <m:r>
                <w:rPr>
                  <w:rFonts w:ascii="Cambria Math" w:hAnsi="Cambria Math"/>
                </w:rPr>
                <m:t>M←</m:t>
              </m:r>
            </m:oMath>
            <w:r>
              <w:rPr>
                <w:rFonts w:eastAsiaTheme="minorEastAsia"/>
              </w:rPr>
              <w:t xml:space="preserve"> Update</w:t>
            </w:r>
            <m:oMath>
              <m:r>
                <w:rPr>
                  <w:rFonts w:ascii="Cambria Math" w:eastAsiaTheme="minorEastAsia" w:hAnsi="Cambria Math"/>
                </w:rPr>
                <m:t>(M)</m:t>
              </m:r>
            </m:oMath>
          </w:p>
        </w:tc>
      </w:tr>
      <w:tr w:rsidR="006467B4" w14:paraId="0D8C5579" w14:textId="77777777" w:rsidTr="007D45D8">
        <w:trPr>
          <w:trHeight w:val="293"/>
        </w:trPr>
        <w:tc>
          <w:tcPr>
            <w:tcW w:w="216" w:type="pct"/>
          </w:tcPr>
          <w:p w14:paraId="0AF16A3B" w14:textId="77777777" w:rsidR="006467B4" w:rsidRPr="00E13A2B" w:rsidRDefault="006467B4">
            <w:pPr>
              <w:pStyle w:val="Algorithm"/>
              <w:numPr>
                <w:ilvl w:val="0"/>
                <w:numId w:val="12"/>
              </w:numPr>
              <w:rPr>
                <w:rFonts w:cstheme="minorHAnsi"/>
              </w:rPr>
            </w:pPr>
          </w:p>
        </w:tc>
        <w:tc>
          <w:tcPr>
            <w:tcW w:w="4784" w:type="pct"/>
          </w:tcPr>
          <w:p w14:paraId="6A850E8E" w14:textId="77777777" w:rsidR="006467B4" w:rsidRDefault="006467B4" w:rsidP="007D45D8">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∈A </m:t>
              </m:r>
              <m:r>
                <m:rPr>
                  <m:nor/>
                </m:rPr>
                <w:rPr>
                  <w:rFonts w:cstheme="minorHAnsi"/>
                </w:rPr>
                <m:t>with no assignment</m:t>
              </m:r>
              <m:r>
                <w:rPr>
                  <w:rFonts w:ascii="Cambria Math" w:hAnsi="Cambria Math"/>
                </w:rPr>
                <m:t>:</m:t>
              </m:r>
            </m:oMath>
          </w:p>
        </w:tc>
      </w:tr>
      <w:tr w:rsidR="006467B4" w:rsidRPr="00E13A2B" w14:paraId="1A981A0A" w14:textId="77777777" w:rsidTr="007D45D8">
        <w:trPr>
          <w:trHeight w:val="293"/>
        </w:trPr>
        <w:tc>
          <w:tcPr>
            <w:tcW w:w="216" w:type="pct"/>
          </w:tcPr>
          <w:p w14:paraId="5BB7CE69" w14:textId="77777777" w:rsidR="006467B4" w:rsidRPr="00E13A2B" w:rsidRDefault="006467B4">
            <w:pPr>
              <w:pStyle w:val="Algorithm"/>
              <w:numPr>
                <w:ilvl w:val="0"/>
                <w:numId w:val="12"/>
              </w:numPr>
              <w:rPr>
                <w:rFonts w:cstheme="minorHAnsi"/>
              </w:rPr>
            </w:pPr>
          </w:p>
        </w:tc>
        <w:tc>
          <w:tcPr>
            <w:tcW w:w="4784" w:type="pct"/>
          </w:tcPr>
          <w:p w14:paraId="3576689D" w14:textId="77777777" w:rsidR="006467B4" w:rsidRPr="00E13A2B" w:rsidRDefault="006467B4" w:rsidP="007D45D8">
            <w:pPr>
              <w:pStyle w:val="Algorithm"/>
            </w:pPr>
            <w:r w:rsidRPr="00E13A2B">
              <w:tab/>
            </w:r>
            <w:r>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r>
      <w:tr w:rsidR="006467B4" w:rsidRPr="00E13A2B" w14:paraId="5EAEFFD3" w14:textId="77777777" w:rsidTr="007D45D8">
        <w:trPr>
          <w:trHeight w:val="293"/>
        </w:trPr>
        <w:tc>
          <w:tcPr>
            <w:tcW w:w="216" w:type="pct"/>
          </w:tcPr>
          <w:p w14:paraId="582BC4A7" w14:textId="77777777" w:rsidR="006467B4" w:rsidRPr="00E13A2B" w:rsidRDefault="006467B4">
            <w:pPr>
              <w:pStyle w:val="Algorithm"/>
              <w:numPr>
                <w:ilvl w:val="0"/>
                <w:numId w:val="12"/>
              </w:numPr>
              <w:rPr>
                <w:rFonts w:cstheme="minorHAnsi"/>
              </w:rPr>
            </w:pPr>
          </w:p>
        </w:tc>
        <w:tc>
          <w:tcPr>
            <w:tcW w:w="4784" w:type="pct"/>
          </w:tcPr>
          <w:p w14:paraId="22241E66" w14:textId="77777777" w:rsidR="006467B4" w:rsidRPr="00E13A2B" w:rsidRDefault="006467B4" w:rsidP="007D45D8">
            <w:pPr>
              <w:pStyle w:val="Algorithm"/>
            </w:pPr>
            <w:r w:rsidRPr="00E13A2B">
              <w:tab/>
            </w:r>
            <w:r w:rsidRPr="00E13A2B">
              <w:tab/>
            </w:r>
            <w:r w:rsidRPr="00B25624">
              <w:rPr>
                <w:b/>
                <w:bCs w:val="0"/>
              </w:rPr>
              <w:t>if</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r>
      <w:tr w:rsidR="006467B4" w:rsidRPr="00E13A2B" w14:paraId="70386789" w14:textId="77777777" w:rsidTr="007D45D8">
        <w:trPr>
          <w:trHeight w:val="293"/>
        </w:trPr>
        <w:tc>
          <w:tcPr>
            <w:tcW w:w="216" w:type="pct"/>
          </w:tcPr>
          <w:p w14:paraId="7A993A82" w14:textId="77777777" w:rsidR="006467B4" w:rsidRPr="00E13A2B" w:rsidRDefault="006467B4">
            <w:pPr>
              <w:pStyle w:val="Algorithm"/>
              <w:numPr>
                <w:ilvl w:val="0"/>
                <w:numId w:val="12"/>
              </w:numPr>
              <w:rPr>
                <w:rFonts w:cstheme="minorHAnsi"/>
              </w:rPr>
            </w:pPr>
          </w:p>
        </w:tc>
        <w:tc>
          <w:tcPr>
            <w:tcW w:w="4784" w:type="pct"/>
          </w:tcPr>
          <w:p w14:paraId="63668CE7" w14:textId="77777777" w:rsidR="006467B4" w:rsidRPr="00E13A2B" w:rsidRDefault="006467B4" w:rsidP="007D45D8">
            <w:pPr>
              <w:pStyle w:val="Algorithm"/>
            </w:pPr>
            <w:r>
              <w:tab/>
            </w: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r>
      <w:tr w:rsidR="006467B4" w:rsidRPr="00E13A2B" w14:paraId="1054E3AA" w14:textId="77777777" w:rsidTr="007D45D8">
        <w:trPr>
          <w:trHeight w:val="293"/>
        </w:trPr>
        <w:tc>
          <w:tcPr>
            <w:tcW w:w="216" w:type="pct"/>
          </w:tcPr>
          <w:p w14:paraId="3EE8E902" w14:textId="77777777" w:rsidR="006467B4" w:rsidRPr="00E13A2B" w:rsidRDefault="006467B4">
            <w:pPr>
              <w:pStyle w:val="Algorithm"/>
              <w:numPr>
                <w:ilvl w:val="0"/>
                <w:numId w:val="12"/>
              </w:numPr>
              <w:rPr>
                <w:rFonts w:cstheme="minorHAnsi"/>
              </w:rPr>
            </w:pPr>
          </w:p>
        </w:tc>
        <w:tc>
          <w:tcPr>
            <w:tcW w:w="4784" w:type="pct"/>
          </w:tcPr>
          <w:p w14:paraId="083FBD7C" w14:textId="77777777" w:rsidR="006467B4" w:rsidRPr="00E13A2B" w:rsidRDefault="006467B4" w:rsidP="007D45D8">
            <w:pPr>
              <w:pStyle w:val="Algorithm"/>
            </w:pPr>
            <w:r w:rsidRPr="00E13A2B">
              <w:tab/>
            </w:r>
            <w:r w:rsidRPr="00E13A2B">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w:t>
            </w:r>
            <m:oMath>
              <m:r>
                <w:rPr>
                  <w:rFonts w:ascii="Cambria Math" w:eastAsiaTheme="minorEastAsia" w:hAnsi="Cambria Math"/>
                </w:rPr>
                <m:t>task</m:t>
              </m:r>
            </m:oMath>
          </w:p>
        </w:tc>
      </w:tr>
      <w:tr w:rsidR="006467B4" w:rsidRPr="004770F2" w14:paraId="7BD2ADB4" w14:textId="77777777" w:rsidTr="007D45D8">
        <w:trPr>
          <w:trHeight w:val="293"/>
        </w:trPr>
        <w:tc>
          <w:tcPr>
            <w:tcW w:w="216" w:type="pct"/>
          </w:tcPr>
          <w:p w14:paraId="23AEAB47" w14:textId="77777777" w:rsidR="006467B4" w:rsidRPr="00E13A2B" w:rsidRDefault="006467B4">
            <w:pPr>
              <w:pStyle w:val="Algorithm"/>
              <w:numPr>
                <w:ilvl w:val="0"/>
                <w:numId w:val="12"/>
              </w:numPr>
              <w:rPr>
                <w:rFonts w:cstheme="minorHAnsi"/>
              </w:rPr>
            </w:pPr>
          </w:p>
        </w:tc>
        <w:tc>
          <w:tcPr>
            <w:tcW w:w="4784" w:type="pct"/>
          </w:tcPr>
          <w:p w14:paraId="7EED974F" w14:textId="77777777" w:rsidR="006467B4" w:rsidRPr="004770F2" w:rsidRDefault="006467B4" w:rsidP="007D45D8">
            <w:pPr>
              <w:pStyle w:val="Algorithm"/>
            </w:pPr>
            <w:r>
              <w:tab/>
            </w:r>
            <w:r>
              <w:tab/>
            </w:r>
            <w:r>
              <w:tab/>
            </w:r>
            <m:oMath>
              <m:r>
                <w:rPr>
                  <w:rFonts w:ascii="Cambria Math" w:hAnsi="Cambria Math"/>
                </w:rPr>
                <m:t>O←O∖task</m:t>
              </m:r>
            </m:oMath>
          </w:p>
        </w:tc>
      </w:tr>
      <w:tr w:rsidR="006467B4" w:rsidRPr="00E13A2B" w14:paraId="0743EB86" w14:textId="77777777" w:rsidTr="007D45D8">
        <w:trPr>
          <w:trHeight w:val="293"/>
        </w:trPr>
        <w:tc>
          <w:tcPr>
            <w:tcW w:w="216" w:type="pct"/>
          </w:tcPr>
          <w:p w14:paraId="5C5EC3E8" w14:textId="77777777" w:rsidR="006467B4" w:rsidRPr="00E13A2B" w:rsidRDefault="006467B4">
            <w:pPr>
              <w:pStyle w:val="Algorithm"/>
              <w:numPr>
                <w:ilvl w:val="0"/>
                <w:numId w:val="12"/>
              </w:numPr>
              <w:rPr>
                <w:rFonts w:cstheme="minorHAnsi"/>
              </w:rPr>
            </w:pPr>
          </w:p>
        </w:tc>
        <w:tc>
          <w:tcPr>
            <w:tcW w:w="4784" w:type="pct"/>
          </w:tcPr>
          <w:p w14:paraId="3A8E7C50" w14:textId="77777777" w:rsidR="006467B4" w:rsidRPr="00E13A2B" w:rsidRDefault="006467B4" w:rsidP="007D45D8">
            <w:pPr>
              <w:pStyle w:val="Algorithm"/>
            </w:pPr>
            <w:r>
              <w:tab/>
            </w:r>
            <w:r>
              <w:tab/>
            </w:r>
            <w:r>
              <w:tab/>
              <w:t>Path1</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task)</m:t>
              </m:r>
            </m:oMath>
          </w:p>
        </w:tc>
      </w:tr>
      <w:tr w:rsidR="006467B4" w:rsidRPr="00E13A2B" w14:paraId="5772296E" w14:textId="77777777" w:rsidTr="007D45D8">
        <w:trPr>
          <w:trHeight w:val="293"/>
        </w:trPr>
        <w:tc>
          <w:tcPr>
            <w:tcW w:w="216" w:type="pct"/>
          </w:tcPr>
          <w:p w14:paraId="53AF1AB7" w14:textId="77777777" w:rsidR="006467B4" w:rsidRPr="00E13A2B" w:rsidRDefault="006467B4">
            <w:pPr>
              <w:pStyle w:val="Algorithm"/>
              <w:numPr>
                <w:ilvl w:val="0"/>
                <w:numId w:val="12"/>
              </w:numPr>
              <w:rPr>
                <w:rFonts w:cstheme="minorHAnsi"/>
              </w:rPr>
            </w:pPr>
          </w:p>
        </w:tc>
        <w:tc>
          <w:tcPr>
            <w:tcW w:w="4784" w:type="pct"/>
          </w:tcPr>
          <w:p w14:paraId="7FA0D0AB" w14:textId="77777777" w:rsidR="006467B4" w:rsidRPr="00E13A2B" w:rsidRDefault="006467B4" w:rsidP="007D45D8">
            <w:pPr>
              <w:pStyle w:val="Algorithm"/>
            </w:pPr>
            <w:r>
              <w:tab/>
            </w:r>
            <w:r>
              <w:tab/>
            </w:r>
            <w:r w:rsidRPr="00B25624">
              <w:rPr>
                <w:b/>
                <w:bCs w:val="0"/>
              </w:rPr>
              <w:t>else 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r>
      <w:tr w:rsidR="006467B4" w:rsidRPr="00E13A2B" w14:paraId="386B9C75" w14:textId="77777777" w:rsidTr="007D45D8">
        <w:trPr>
          <w:trHeight w:val="293"/>
        </w:trPr>
        <w:tc>
          <w:tcPr>
            <w:tcW w:w="216" w:type="pct"/>
          </w:tcPr>
          <w:p w14:paraId="51AC3DCC" w14:textId="77777777" w:rsidR="006467B4" w:rsidRPr="00E13A2B" w:rsidRDefault="006467B4">
            <w:pPr>
              <w:pStyle w:val="Algorithm"/>
              <w:numPr>
                <w:ilvl w:val="0"/>
                <w:numId w:val="12"/>
              </w:numPr>
              <w:rPr>
                <w:rFonts w:cstheme="minorHAnsi"/>
              </w:rPr>
            </w:pPr>
          </w:p>
        </w:tc>
        <w:tc>
          <w:tcPr>
            <w:tcW w:w="4784" w:type="pct"/>
          </w:tcPr>
          <w:p w14:paraId="57CB96F8" w14:textId="77777777" w:rsidR="006467B4" w:rsidRPr="00E13A2B" w:rsidRDefault="006467B4" w:rsidP="007D45D8">
            <w:pPr>
              <w:pStyle w:val="Algorithm"/>
            </w:pPr>
            <w:r w:rsidRPr="00E13A2B">
              <w:tab/>
            </w:r>
            <w:r w:rsidRPr="00E13A2B">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rsidRPr="00E13A2B" w14:paraId="494D650C" w14:textId="77777777" w:rsidTr="007D45D8">
        <w:trPr>
          <w:trHeight w:val="293"/>
        </w:trPr>
        <w:tc>
          <w:tcPr>
            <w:tcW w:w="216" w:type="pct"/>
          </w:tcPr>
          <w:p w14:paraId="135E11B8" w14:textId="77777777" w:rsidR="006467B4" w:rsidRPr="00E13A2B" w:rsidRDefault="006467B4">
            <w:pPr>
              <w:pStyle w:val="Algorithm"/>
              <w:numPr>
                <w:ilvl w:val="0"/>
                <w:numId w:val="12"/>
              </w:numPr>
              <w:rPr>
                <w:rFonts w:cstheme="minorHAnsi"/>
              </w:rPr>
            </w:pPr>
          </w:p>
        </w:tc>
        <w:tc>
          <w:tcPr>
            <w:tcW w:w="4784" w:type="pct"/>
          </w:tcPr>
          <w:p w14:paraId="1ADA71D3" w14:textId="77777777" w:rsidR="006467B4" w:rsidRPr="00E13A2B" w:rsidRDefault="006467B4" w:rsidP="007D45D8">
            <w:pPr>
              <w:pStyle w:val="Algorithm"/>
            </w:pPr>
            <w:r w:rsidRPr="00E13A2B">
              <w:tab/>
            </w:r>
            <w:r w:rsidRPr="00E13A2B">
              <w:tab/>
            </w:r>
            <w:r w:rsidRPr="00B25624">
              <w:rPr>
                <w:b/>
                <w:bCs w:val="0"/>
              </w:rPr>
              <w:t>else</w:t>
            </w:r>
            <w:r>
              <w:t>:</w:t>
            </w:r>
          </w:p>
        </w:tc>
      </w:tr>
      <w:tr w:rsidR="006467B4" w:rsidRPr="00E13A2B" w14:paraId="2FC19F44" w14:textId="77777777" w:rsidTr="007D45D8">
        <w:trPr>
          <w:trHeight w:val="293"/>
        </w:trPr>
        <w:tc>
          <w:tcPr>
            <w:tcW w:w="216" w:type="pct"/>
          </w:tcPr>
          <w:p w14:paraId="392A5C72" w14:textId="77777777" w:rsidR="006467B4" w:rsidRPr="00E13A2B" w:rsidRDefault="006467B4">
            <w:pPr>
              <w:pStyle w:val="Algorithm"/>
              <w:numPr>
                <w:ilvl w:val="0"/>
                <w:numId w:val="12"/>
              </w:numPr>
              <w:rPr>
                <w:rFonts w:cstheme="minorHAnsi"/>
              </w:rPr>
            </w:pPr>
          </w:p>
        </w:tc>
        <w:tc>
          <w:tcPr>
            <w:tcW w:w="4784" w:type="pct"/>
          </w:tcPr>
          <w:p w14:paraId="29294826" w14:textId="77777777" w:rsidR="006467B4" w:rsidRPr="00E13A2B" w:rsidRDefault="006467B4" w:rsidP="007D45D8">
            <w:pPr>
              <w:pStyle w:val="Algorithm"/>
            </w:pPr>
            <w:r w:rsidRPr="00E13A2B">
              <w:tab/>
            </w:r>
            <w:r w:rsidRPr="00E13A2B">
              <w:tab/>
            </w:r>
            <w:r w:rsidRPr="00E13A2B">
              <w:tab/>
            </w:r>
            <w:r>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rsidRPr="004770F2" w14:paraId="65386EAB" w14:textId="77777777" w:rsidTr="007D45D8">
        <w:trPr>
          <w:trHeight w:val="293"/>
        </w:trPr>
        <w:tc>
          <w:tcPr>
            <w:tcW w:w="216" w:type="pct"/>
          </w:tcPr>
          <w:p w14:paraId="3207B5CB" w14:textId="77777777" w:rsidR="006467B4" w:rsidRPr="00E13A2B" w:rsidRDefault="006467B4">
            <w:pPr>
              <w:pStyle w:val="Algorithm"/>
              <w:numPr>
                <w:ilvl w:val="0"/>
                <w:numId w:val="12"/>
              </w:numPr>
              <w:rPr>
                <w:rFonts w:cstheme="minorHAnsi"/>
              </w:rPr>
            </w:pPr>
          </w:p>
        </w:tc>
        <w:tc>
          <w:tcPr>
            <w:tcW w:w="4784" w:type="pct"/>
          </w:tcPr>
          <w:p w14:paraId="6CD5E829" w14:textId="77777777" w:rsidR="006467B4" w:rsidRPr="00B25624" w:rsidRDefault="006467B4" w:rsidP="007D45D8">
            <w:pPr>
              <w:pStyle w:val="Algorithm"/>
            </w:pPr>
            <w:r>
              <w:rPr>
                <w:b/>
                <w:bCs w:val="0"/>
              </w:rPr>
              <w:tab/>
            </w:r>
            <w:r>
              <w:t xml:space="preserve">All agents execute plans; </w:t>
            </w:r>
            <m:oMath>
              <m:r>
                <w:rPr>
                  <w:rFonts w:ascii="Cambria Math" w:hAnsi="Cambria Math"/>
                </w:rPr>
                <m:t>time←time+1</m:t>
              </m:r>
            </m:oMath>
          </w:p>
        </w:tc>
      </w:tr>
      <w:tr w:rsidR="006467B4" w:rsidRPr="004770F2" w14:paraId="42607959" w14:textId="77777777" w:rsidTr="007D45D8">
        <w:trPr>
          <w:trHeight w:val="293"/>
        </w:trPr>
        <w:tc>
          <w:tcPr>
            <w:tcW w:w="216" w:type="pct"/>
          </w:tcPr>
          <w:p w14:paraId="40FA870A" w14:textId="77777777" w:rsidR="006467B4" w:rsidRPr="00E13A2B" w:rsidRDefault="006467B4">
            <w:pPr>
              <w:pStyle w:val="Algorithm"/>
              <w:numPr>
                <w:ilvl w:val="0"/>
                <w:numId w:val="12"/>
              </w:numPr>
              <w:rPr>
                <w:rFonts w:cstheme="minorHAnsi"/>
              </w:rPr>
            </w:pPr>
          </w:p>
        </w:tc>
        <w:tc>
          <w:tcPr>
            <w:tcW w:w="4784" w:type="pct"/>
          </w:tcPr>
          <w:p w14:paraId="661B5A34" w14:textId="6E28B236" w:rsidR="006467B4" w:rsidRPr="00B25624" w:rsidRDefault="006467B4" w:rsidP="007D45D8">
            <w:pPr>
              <w:pStyle w:val="Algorithm"/>
            </w:pPr>
            <w:r>
              <w:rPr>
                <w:b/>
                <w:bCs w:val="0"/>
              </w:rPr>
              <w:t>function</w:t>
            </w:r>
            <w:r>
              <w:t xml:space="preserve"> Path1</w:t>
            </w:r>
            <m:oMath>
              <m:r>
                <w:rPr>
                  <w:rFonts w:ascii="Cambria Math" w:hAnsi="Cambria Math"/>
                </w:rPr>
                <m:t xml:space="preserve">(agent, </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oMath>
          </w:p>
        </w:tc>
      </w:tr>
      <w:tr w:rsidR="006467B4" w:rsidRPr="004770F2" w14:paraId="19AAC2EF" w14:textId="77777777" w:rsidTr="007D45D8">
        <w:trPr>
          <w:trHeight w:val="293"/>
        </w:trPr>
        <w:tc>
          <w:tcPr>
            <w:tcW w:w="216" w:type="pct"/>
          </w:tcPr>
          <w:p w14:paraId="0A1C19DC" w14:textId="77777777" w:rsidR="006467B4" w:rsidRPr="00E13A2B" w:rsidRDefault="006467B4">
            <w:pPr>
              <w:pStyle w:val="Algorithm"/>
              <w:numPr>
                <w:ilvl w:val="0"/>
                <w:numId w:val="12"/>
              </w:numPr>
              <w:rPr>
                <w:rFonts w:cstheme="minorHAnsi"/>
              </w:rPr>
            </w:pPr>
          </w:p>
        </w:tc>
        <w:tc>
          <w:tcPr>
            <w:tcW w:w="4784" w:type="pct"/>
          </w:tcPr>
          <w:p w14:paraId="7318CE2E" w14:textId="77777777" w:rsidR="006467B4" w:rsidRDefault="006467B4" w:rsidP="007D45D8">
            <w:pPr>
              <w:pStyle w:val="Algorithm"/>
              <w:rPr>
                <w:b/>
                <w:bCs w:val="0"/>
              </w:rPr>
            </w:pPr>
            <w:r>
              <w:rPr>
                <w:b/>
                <w:bCs w:val="0"/>
              </w:rPr>
              <w:tab/>
              <w:t xml:space="preserve">if </w:t>
            </w:r>
            <m:oMath>
              <m:r>
                <w:rPr>
                  <w:rFonts w:ascii="Cambria Math" w:hAnsi="Cambria Math"/>
                </w:rPr>
                <m:t>agent</m:t>
              </m:r>
            </m:oMath>
            <w:r>
              <w:rPr>
                <w:rFonts w:eastAsiaTheme="minorEastAsia"/>
              </w:rPr>
              <w:t xml:space="preserve"> reached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oMath>
          </w:p>
        </w:tc>
      </w:tr>
      <w:tr w:rsidR="006467B4" w:rsidRPr="004770F2" w14:paraId="7CDA0BA5" w14:textId="77777777" w:rsidTr="007D45D8">
        <w:trPr>
          <w:trHeight w:val="293"/>
        </w:trPr>
        <w:tc>
          <w:tcPr>
            <w:tcW w:w="216" w:type="pct"/>
          </w:tcPr>
          <w:p w14:paraId="470506FE" w14:textId="77777777" w:rsidR="006467B4" w:rsidRPr="00E13A2B" w:rsidRDefault="006467B4">
            <w:pPr>
              <w:pStyle w:val="Algorithm"/>
              <w:numPr>
                <w:ilvl w:val="0"/>
                <w:numId w:val="12"/>
              </w:numPr>
              <w:rPr>
                <w:rFonts w:cstheme="minorHAnsi"/>
              </w:rPr>
            </w:pPr>
          </w:p>
        </w:tc>
        <w:tc>
          <w:tcPr>
            <w:tcW w:w="4784" w:type="pct"/>
          </w:tcPr>
          <w:p w14:paraId="26EA12A5" w14:textId="77777777" w:rsidR="006467B4" w:rsidRPr="00B25624" w:rsidRDefault="006467B4" w:rsidP="007D45D8">
            <w:pPr>
              <w:pStyle w:val="Algorithm"/>
            </w:pPr>
            <w:r>
              <w:rPr>
                <w:b/>
                <w:bCs w:val="0"/>
              </w:rPr>
              <w:tab/>
            </w:r>
            <w:r>
              <w:rPr>
                <w:b/>
                <w:bCs w:val="0"/>
              </w:rPr>
              <w:tab/>
            </w:r>
            <w:r w:rsidRPr="00B25624">
              <w:t>CA</w:t>
            </w:r>
            <w:r>
              <w:t>Star</w:t>
            </w:r>
            <m:oMath>
              <m:r>
                <w:rPr>
                  <w:rFonts w:ascii="Cambria Math" w:hAnsi="Cambria Math"/>
                </w:rPr>
                <m:t>(</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oMath>
          </w:p>
        </w:tc>
      </w:tr>
      <w:tr w:rsidR="006467B4" w:rsidRPr="004770F2" w14:paraId="7B683F6F" w14:textId="77777777" w:rsidTr="007D45D8">
        <w:trPr>
          <w:trHeight w:val="293"/>
        </w:trPr>
        <w:tc>
          <w:tcPr>
            <w:tcW w:w="216" w:type="pct"/>
          </w:tcPr>
          <w:p w14:paraId="53FDB2A0" w14:textId="77777777" w:rsidR="006467B4" w:rsidRPr="00E13A2B" w:rsidRDefault="006467B4">
            <w:pPr>
              <w:pStyle w:val="Algorithm"/>
              <w:numPr>
                <w:ilvl w:val="0"/>
                <w:numId w:val="12"/>
              </w:numPr>
              <w:rPr>
                <w:rFonts w:cstheme="minorHAnsi"/>
              </w:rPr>
            </w:pPr>
          </w:p>
        </w:tc>
        <w:tc>
          <w:tcPr>
            <w:tcW w:w="4784" w:type="pct"/>
          </w:tcPr>
          <w:p w14:paraId="46BA7D5D" w14:textId="77777777" w:rsidR="006467B4" w:rsidRDefault="006467B4" w:rsidP="007D45D8">
            <w:pPr>
              <w:pStyle w:val="Algorithm"/>
              <w:rPr>
                <w:b/>
                <w:bCs w:val="0"/>
              </w:rPr>
            </w:pPr>
            <w:r>
              <w:rPr>
                <w:b/>
                <w:bCs w:val="0"/>
              </w:rPr>
              <w:tab/>
              <w:t>else</w:t>
            </w:r>
            <w:r w:rsidRPr="00B25624">
              <w:t>:</w:t>
            </w:r>
          </w:p>
        </w:tc>
      </w:tr>
      <w:tr w:rsidR="006467B4" w:rsidRPr="004770F2" w14:paraId="149FAB46" w14:textId="77777777" w:rsidTr="007D45D8">
        <w:trPr>
          <w:trHeight w:val="293"/>
        </w:trPr>
        <w:tc>
          <w:tcPr>
            <w:tcW w:w="216" w:type="pct"/>
          </w:tcPr>
          <w:p w14:paraId="69567FAE" w14:textId="77777777" w:rsidR="006467B4" w:rsidRPr="00E13A2B" w:rsidRDefault="006467B4">
            <w:pPr>
              <w:pStyle w:val="Algorithm"/>
              <w:numPr>
                <w:ilvl w:val="0"/>
                <w:numId w:val="12"/>
              </w:numPr>
              <w:rPr>
                <w:rFonts w:cstheme="minorHAnsi"/>
              </w:rPr>
            </w:pPr>
          </w:p>
        </w:tc>
        <w:tc>
          <w:tcPr>
            <w:tcW w:w="4784" w:type="pct"/>
          </w:tcPr>
          <w:p w14:paraId="366D27E1" w14:textId="77777777" w:rsidR="006467B4" w:rsidRPr="00B25624" w:rsidRDefault="006467B4" w:rsidP="007D45D8">
            <w:pPr>
              <w:pStyle w:val="Algorithm"/>
              <w:rPr>
                <w:bCs w:val="0"/>
              </w:rPr>
            </w:pPr>
            <w:r>
              <w:rPr>
                <w:b/>
                <w:bCs w:val="0"/>
              </w:rPr>
              <w:tab/>
            </w:r>
            <w:r>
              <w:rPr>
                <w:b/>
                <w:bCs w:val="0"/>
              </w:rPr>
              <w:tab/>
            </w:r>
            <w:r w:rsidRPr="00B25624">
              <w:rPr>
                <w:bCs w:val="0"/>
              </w:rPr>
              <w:t>CA</w:t>
            </w:r>
            <w:r>
              <w:rPr>
                <w:bCs w:val="0"/>
              </w:rPr>
              <w:t>Star</w:t>
            </w:r>
            <m:oMath>
              <m:r>
                <w:rPr>
                  <w:rFonts w:ascii="Cambria Math" w:hAnsi="Cambria Math"/>
                </w:rPr>
                <m:t>(</m:t>
              </m:r>
              <m:r>
                <m:rPr>
                  <m:nor/>
                </m:rPr>
                <w:rPr>
                  <w:rFonts w:cstheme="minorHAnsi"/>
                  <w:bCs w:val="0"/>
                </w:rPr>
                <m:t>Position</m:t>
              </m:r>
              <m:d>
                <m:dPr>
                  <m:ctrlPr>
                    <w:rPr>
                      <w:rFonts w:ascii="Cambria Math" w:hAnsi="Cambria Math"/>
                      <w:bCs w:val="0"/>
                      <w:i/>
                    </w:rPr>
                  </m:ctrlPr>
                </m:dPr>
                <m:e>
                  <m:r>
                    <w:rPr>
                      <w:rFonts w:ascii="Cambria Math" w:hAnsi="Cambria Math"/>
                    </w:rPr>
                    <m:t>agent</m:t>
                  </m:r>
                </m:e>
              </m:d>
              <m:r>
                <w:rPr>
                  <w:rFonts w:ascii="Cambria Math" w:hAnsi="Cambria Math"/>
                </w:rPr>
                <m:t xml:space="preserve">, </m:t>
              </m:r>
              <m:sSub>
                <m:sSubPr>
                  <m:ctrlPr>
                    <w:rPr>
                      <w:rFonts w:ascii="Cambria Math" w:hAnsi="Cambria Math"/>
                      <w:bCs w:val="0"/>
                      <w:i/>
                    </w:rPr>
                  </m:ctrlPr>
                </m:sSubPr>
                <m:e>
                  <m:r>
                    <w:rPr>
                      <w:rFonts w:ascii="Cambria Math" w:hAnsi="Cambria Math"/>
                    </w:rPr>
                    <m:t>p</m:t>
                  </m:r>
                </m:e>
                <m:sub>
                  <m:r>
                    <w:rPr>
                      <w:rFonts w:ascii="Cambria Math" w:hAnsi="Cambria Math"/>
                    </w:rPr>
                    <m:t>j</m:t>
                  </m:r>
                </m:sub>
              </m:sSub>
              <m:r>
                <w:rPr>
                  <w:rFonts w:ascii="Cambria Math" w:hAnsi="Cambria Math"/>
                </w:rPr>
                <m:t>)</m:t>
              </m:r>
            </m:oMath>
          </w:p>
        </w:tc>
      </w:tr>
      <w:tr w:rsidR="006467B4" w:rsidRPr="004770F2" w14:paraId="6CBF2BA6" w14:textId="77777777" w:rsidTr="007D45D8">
        <w:trPr>
          <w:trHeight w:val="293"/>
        </w:trPr>
        <w:tc>
          <w:tcPr>
            <w:tcW w:w="216" w:type="pct"/>
          </w:tcPr>
          <w:p w14:paraId="4C7A4950" w14:textId="77777777" w:rsidR="006467B4" w:rsidRPr="00E13A2B" w:rsidRDefault="006467B4">
            <w:pPr>
              <w:pStyle w:val="Algorithm"/>
              <w:numPr>
                <w:ilvl w:val="0"/>
                <w:numId w:val="12"/>
              </w:numPr>
              <w:rPr>
                <w:rFonts w:cstheme="minorHAnsi"/>
              </w:rPr>
            </w:pPr>
          </w:p>
        </w:tc>
        <w:tc>
          <w:tcPr>
            <w:tcW w:w="4784" w:type="pct"/>
          </w:tcPr>
          <w:p w14:paraId="0A5B5456" w14:textId="77777777" w:rsidR="006467B4" w:rsidRPr="00ED253B" w:rsidRDefault="006467B4" w:rsidP="007D45D8">
            <w:pPr>
              <w:pStyle w:val="Algorithm"/>
            </w:pPr>
            <w:r>
              <w:rPr>
                <w:b/>
                <w:bCs w:val="0"/>
              </w:rPr>
              <w:t xml:space="preserve">function </w:t>
            </w:r>
            <w:r>
              <w:t>Path2</w:t>
            </w:r>
            <m:oMath>
              <m:r>
                <w:rPr>
                  <w:rFonts w:ascii="Cambria Math" w:hAnsi="Cambria Math"/>
                </w:rPr>
                <m:t>(agent)</m:t>
              </m:r>
            </m:oMath>
          </w:p>
        </w:tc>
      </w:tr>
      <w:tr w:rsidR="006467B4" w:rsidRPr="004770F2" w14:paraId="51CF4F18" w14:textId="77777777" w:rsidTr="007D45D8">
        <w:trPr>
          <w:trHeight w:val="293"/>
        </w:trPr>
        <w:tc>
          <w:tcPr>
            <w:tcW w:w="216" w:type="pct"/>
          </w:tcPr>
          <w:p w14:paraId="7CFA7949" w14:textId="77777777" w:rsidR="006467B4" w:rsidRPr="00E13A2B" w:rsidRDefault="006467B4">
            <w:pPr>
              <w:pStyle w:val="Algorithm"/>
              <w:numPr>
                <w:ilvl w:val="0"/>
                <w:numId w:val="12"/>
              </w:numPr>
              <w:rPr>
                <w:rFonts w:cstheme="minorHAnsi"/>
              </w:rPr>
            </w:pPr>
          </w:p>
        </w:tc>
        <w:tc>
          <w:tcPr>
            <w:tcW w:w="4784" w:type="pct"/>
          </w:tcPr>
          <w:p w14:paraId="300BDAA2" w14:textId="77777777" w:rsidR="006467B4" w:rsidRPr="00ED253B" w:rsidRDefault="006467B4" w:rsidP="007D45D8">
            <w:pPr>
              <w:pStyle w:val="Algorithm"/>
              <w:rPr>
                <w:i/>
              </w:rPr>
            </w:pPr>
            <w:r>
              <w:rPr>
                <w:b/>
                <w:bCs w:val="0"/>
              </w:rPr>
              <w:tab/>
            </w:r>
            <m:oMath>
              <m:r>
                <w:rPr>
                  <w:rFonts w:ascii="Cambria Math" w:hAnsi="Cambria Math"/>
                </w:rPr>
                <m:t>node←</m:t>
              </m:r>
              <m:sSub>
                <m:sSubPr>
                  <m:ctrlPr>
                    <w:rPr>
                      <w:rFonts w:ascii="Cambria Math" w:hAnsi="Cambria Math"/>
                      <w:i/>
                    </w:rPr>
                  </m:ctrlPr>
                </m:sSubPr>
                <m:e>
                  <m:r>
                    <w:rPr>
                      <w:rFonts w:ascii="Cambria Math" w:hAnsi="Cambria Math"/>
                    </w:rPr>
                    <m:t>argmin</m:t>
                  </m:r>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ntask</m:t>
                      </m:r>
                    </m:sub>
                  </m:sSub>
                </m:sub>
              </m:sSub>
              <m:r>
                <w:rPr>
                  <w:rFonts w:ascii="Cambria Math" w:hAnsi="Cambria Math"/>
                </w:rPr>
                <m:t>δ(</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,v)</m:t>
              </m:r>
            </m:oMath>
          </w:p>
        </w:tc>
      </w:tr>
      <w:tr w:rsidR="006467B4" w:rsidRPr="004770F2" w14:paraId="3D681753" w14:textId="77777777" w:rsidTr="007D45D8">
        <w:trPr>
          <w:trHeight w:val="293"/>
        </w:trPr>
        <w:tc>
          <w:tcPr>
            <w:tcW w:w="216" w:type="pct"/>
          </w:tcPr>
          <w:p w14:paraId="191A282F" w14:textId="77777777" w:rsidR="006467B4" w:rsidRPr="00E13A2B" w:rsidRDefault="006467B4">
            <w:pPr>
              <w:pStyle w:val="Algorithm"/>
              <w:numPr>
                <w:ilvl w:val="0"/>
                <w:numId w:val="12"/>
              </w:numPr>
              <w:rPr>
                <w:rFonts w:cstheme="minorHAnsi"/>
              </w:rPr>
            </w:pPr>
          </w:p>
        </w:tc>
        <w:tc>
          <w:tcPr>
            <w:tcW w:w="4784" w:type="pct"/>
          </w:tcPr>
          <w:p w14:paraId="1B844C19" w14:textId="77777777" w:rsidR="006467B4" w:rsidRPr="00ED253B" w:rsidRDefault="006467B4" w:rsidP="007D45D8">
            <w:pPr>
              <w:pStyle w:val="Algorithm"/>
            </w:pPr>
            <w:r>
              <w:rPr>
                <w:b/>
                <w:bCs w:val="0"/>
              </w:rPr>
              <w:tab/>
            </w:r>
            <w:r w:rsidRPr="00ED253B">
              <w:t>CA</w:t>
            </w:r>
            <w:r>
              <w:t>Star</w:t>
            </w:r>
            <m:oMath>
              <m:r>
                <w:rPr>
                  <w:rFonts w:ascii="Cambria Math" w:hAnsi="Cambria Math"/>
                </w:rPr>
                <m:t>(</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,node)</m:t>
              </m:r>
            </m:oMath>
          </w:p>
        </w:tc>
      </w:tr>
      <w:tr w:rsidR="006467B4" w:rsidRPr="004770F2" w14:paraId="0A52E41F" w14:textId="77777777" w:rsidTr="007D45D8">
        <w:trPr>
          <w:trHeight w:val="293"/>
        </w:trPr>
        <w:tc>
          <w:tcPr>
            <w:tcW w:w="216" w:type="pct"/>
          </w:tcPr>
          <w:p w14:paraId="5D53A67D" w14:textId="77777777" w:rsidR="006467B4" w:rsidRPr="00E13A2B" w:rsidRDefault="006467B4">
            <w:pPr>
              <w:pStyle w:val="Algorithm"/>
              <w:numPr>
                <w:ilvl w:val="0"/>
                <w:numId w:val="12"/>
              </w:numPr>
              <w:rPr>
                <w:rFonts w:cstheme="minorHAnsi"/>
              </w:rPr>
            </w:pPr>
          </w:p>
        </w:tc>
        <w:tc>
          <w:tcPr>
            <w:tcW w:w="4784" w:type="pct"/>
          </w:tcPr>
          <w:p w14:paraId="6D26F35B" w14:textId="77777777" w:rsidR="006467B4" w:rsidRPr="00ED253B" w:rsidRDefault="006467B4" w:rsidP="007D45D8">
            <w:pPr>
              <w:pStyle w:val="Algorithm"/>
            </w:pPr>
            <w:r>
              <w:rPr>
                <w:b/>
                <w:bCs w:val="0"/>
              </w:rPr>
              <w:t>function</w:t>
            </w:r>
            <w:r>
              <w:t xml:space="preserve"> Stay</w:t>
            </w:r>
            <m:oMath>
              <m:r>
                <w:rPr>
                  <w:rFonts w:ascii="Cambria Math" w:hAnsi="Cambria Math"/>
                </w:rPr>
                <m:t>(agent)</m:t>
              </m:r>
            </m:oMath>
          </w:p>
        </w:tc>
      </w:tr>
      <w:tr w:rsidR="006467B4" w:rsidRPr="004770F2" w14:paraId="69DDE02C" w14:textId="77777777" w:rsidTr="007D45D8">
        <w:trPr>
          <w:trHeight w:val="293"/>
        </w:trPr>
        <w:tc>
          <w:tcPr>
            <w:tcW w:w="216" w:type="pct"/>
          </w:tcPr>
          <w:p w14:paraId="290628B1" w14:textId="77777777" w:rsidR="006467B4" w:rsidRPr="00E13A2B" w:rsidRDefault="006467B4">
            <w:pPr>
              <w:pStyle w:val="Algorithm"/>
              <w:numPr>
                <w:ilvl w:val="0"/>
                <w:numId w:val="12"/>
              </w:numPr>
              <w:rPr>
                <w:rFonts w:cstheme="minorHAnsi"/>
              </w:rPr>
            </w:pPr>
          </w:p>
        </w:tc>
        <w:tc>
          <w:tcPr>
            <w:tcW w:w="4784" w:type="pct"/>
          </w:tcPr>
          <w:p w14:paraId="6C53E750" w14:textId="77777777" w:rsidR="006467B4" w:rsidRPr="00ED253B" w:rsidRDefault="006467B4" w:rsidP="007D45D8">
            <w:pPr>
              <w:pStyle w:val="Algorithm"/>
            </w:pPr>
            <w:r>
              <w:rPr>
                <w:b/>
                <w:bCs w:val="0"/>
              </w:rPr>
              <w:tab/>
            </w:r>
            <m:oMath>
              <m:r>
                <w:rPr>
                  <w:rFonts w:ascii="Cambria Math" w:hAnsi="Cambria Math"/>
                </w:rPr>
                <m:t>node←</m:t>
              </m:r>
              <m:r>
                <m:rPr>
                  <m:nor/>
                </m:rPr>
                <w:rPr>
                  <w:rFonts w:cstheme="minorHAnsi"/>
                </w:rPr>
                <m:t>Position</m:t>
              </m:r>
              <m:d>
                <m:dPr>
                  <m:ctrlPr>
                    <w:rPr>
                      <w:rFonts w:ascii="Cambria Math" w:hAnsi="Cambria Math"/>
                      <w:i/>
                    </w:rPr>
                  </m:ctrlPr>
                </m:dPr>
                <m:e>
                  <m:r>
                    <w:rPr>
                      <w:rFonts w:ascii="Cambria Math" w:hAnsi="Cambria Math"/>
                    </w:rPr>
                    <m:t>agent</m:t>
                  </m:r>
                </m:e>
              </m:d>
            </m:oMath>
          </w:p>
        </w:tc>
      </w:tr>
      <w:tr w:rsidR="006467B4" w:rsidRPr="004770F2" w14:paraId="6F187911" w14:textId="77777777" w:rsidTr="007D45D8">
        <w:trPr>
          <w:trHeight w:val="293"/>
        </w:trPr>
        <w:tc>
          <w:tcPr>
            <w:tcW w:w="216" w:type="pct"/>
            <w:tcBorders>
              <w:bottom w:val="single" w:sz="4" w:space="0" w:color="auto"/>
            </w:tcBorders>
          </w:tcPr>
          <w:p w14:paraId="7FEDD86A" w14:textId="77777777" w:rsidR="006467B4" w:rsidRPr="00E13A2B" w:rsidRDefault="006467B4">
            <w:pPr>
              <w:pStyle w:val="Algorithm"/>
              <w:numPr>
                <w:ilvl w:val="0"/>
                <w:numId w:val="12"/>
              </w:numPr>
              <w:rPr>
                <w:rFonts w:cstheme="minorHAnsi"/>
              </w:rPr>
            </w:pPr>
          </w:p>
        </w:tc>
        <w:tc>
          <w:tcPr>
            <w:tcW w:w="4784" w:type="pct"/>
            <w:tcBorders>
              <w:bottom w:val="single" w:sz="4" w:space="0" w:color="auto"/>
            </w:tcBorders>
          </w:tcPr>
          <w:p w14:paraId="629451F1" w14:textId="77777777" w:rsidR="006467B4" w:rsidRPr="00ED253B" w:rsidRDefault="006467B4" w:rsidP="007D45D8">
            <w:pPr>
              <w:pStyle w:val="Algorithm"/>
              <w:rPr>
                <w:b/>
                <w:bCs w:val="0"/>
              </w:rPr>
            </w:pPr>
            <w:r>
              <w:rPr>
                <w:b/>
                <w:bCs w:val="0"/>
              </w:rPr>
              <w:tab/>
            </w:r>
            <m:oMath>
              <m:r>
                <w:rPr>
                  <w:rFonts w:ascii="Cambria Math" w:hAnsi="Cambria Math"/>
                </w:rPr>
                <m:t>reserved←{agent</m:t>
              </m:r>
              <m:d>
                <m:dPr>
                  <m:ctrlPr>
                    <w:rPr>
                      <w:rFonts w:ascii="Cambria Math" w:hAnsi="Cambria Math"/>
                      <w:i/>
                    </w:rPr>
                  </m:ctrlPr>
                </m:dPr>
                <m:e>
                  <m:r>
                    <w:rPr>
                      <w:rFonts w:ascii="Cambria Math" w:hAnsi="Cambria Math"/>
                    </w:rPr>
                    <m:t>node, time</m:t>
                  </m:r>
                </m:e>
              </m:d>
              <m:r>
                <w:rPr>
                  <w:rFonts w:ascii="Cambria Math" w:hAnsi="Cambria Math"/>
                </w:rPr>
                <m:t>, agent</m:t>
              </m:r>
              <m:d>
                <m:dPr>
                  <m:ctrlPr>
                    <w:rPr>
                      <w:rFonts w:ascii="Cambria Math" w:hAnsi="Cambria Math"/>
                      <w:i/>
                    </w:rPr>
                  </m:ctrlPr>
                </m:dPr>
                <m:e>
                  <m:r>
                    <w:rPr>
                      <w:rFonts w:ascii="Cambria Math" w:hAnsi="Cambria Math"/>
                    </w:rPr>
                    <m:t>node,time+1</m:t>
                  </m:r>
                </m:e>
              </m:d>
              <m:r>
                <w:rPr>
                  <w:rFonts w:ascii="Cambria Math" w:hAnsi="Cambria Math"/>
                </w:rPr>
                <m:t>}</m:t>
              </m:r>
            </m:oMath>
          </w:p>
        </w:tc>
      </w:tr>
    </w:tbl>
    <w:p w14:paraId="18E97E4F" w14:textId="77777777" w:rsidR="006467B4" w:rsidRDefault="006467B4" w:rsidP="006467B4">
      <w:pPr>
        <w:spacing w:line="480" w:lineRule="auto"/>
        <w:rPr>
          <w:rFonts w:cs="Times New Roman"/>
          <w:szCs w:val="24"/>
        </w:rPr>
      </w:pPr>
    </w:p>
    <w:p w14:paraId="509F5D5D" w14:textId="77777777" w:rsidR="006467B4" w:rsidRDefault="006467B4" w:rsidP="00375C20">
      <w:pPr>
        <w:pStyle w:val="Heading5"/>
      </w:pPr>
      <w:bookmarkStart w:id="69" w:name="_Toc151829330"/>
      <w:r>
        <w:t>Token Passing with Task Swaps</w:t>
      </w:r>
      <w:bookmarkEnd w:id="69"/>
    </w:p>
    <w:p w14:paraId="0CCD8943" w14:textId="77777777" w:rsidR="006467B4" w:rsidRDefault="006467B4" w:rsidP="006467B4">
      <w:pPr>
        <w:spacing w:line="480" w:lineRule="auto"/>
        <w:rPr>
          <w:rFonts w:cs="Times New Roman"/>
          <w:szCs w:val="24"/>
        </w:rPr>
      </w:pPr>
      <w:r>
        <w:rPr>
          <w:rFonts w:cs="Times New Roman"/>
          <w:szCs w:val="24"/>
        </w:rPr>
        <w:tab/>
        <w:t>TP is simple and efficient in many cases but shows an algorithmic inefficiency in the way tasks are assigned: a task which may be completed much more quickly by an agent later in the priority queue may be claimed by an agent which would complete the task more slowly.</w:t>
      </w:r>
    </w:p>
    <w:p w14:paraId="441785F6" w14:textId="77777777" w:rsidR="006467B4" w:rsidRDefault="006467B4" w:rsidP="006467B4">
      <w:pPr>
        <w:spacing w:line="480" w:lineRule="auto"/>
        <w:ind w:firstLine="720"/>
        <w:rPr>
          <w:rFonts w:cs="Times New Roman"/>
          <w:szCs w:val="24"/>
        </w:rPr>
      </w:pPr>
      <w:r>
        <w:rPr>
          <w:rFonts w:cs="Times New Roman"/>
          <w:szCs w:val="24"/>
        </w:rPr>
        <w:t>It is possible to further optimize the selection of tasks by enabling agents to exchange tasks when the time to complete the task is reduced in doing so. To preserve the pickup and delivery analogy, agents may only swap task assignments before an agent has interacted with the pickup portion of the task. Before that occurs, a task is considered to be “unexecuted”. Afterwards, the task is being “executed” and can no longer be handed off to another agent. This procedure is implemented in Token Passing with Task Swaps (TPTS).</w:t>
      </w:r>
    </w:p>
    <w:p w14:paraId="557B182A" w14:textId="75871538" w:rsidR="006467B4" w:rsidRDefault="006467B4" w:rsidP="006467B4">
      <w:pPr>
        <w:spacing w:line="480" w:lineRule="auto"/>
        <w:rPr>
          <w:rFonts w:cs="Times New Roman"/>
          <w:szCs w:val="24"/>
        </w:rPr>
      </w:pPr>
      <w:r>
        <w:rPr>
          <w:rFonts w:cs="Times New Roman"/>
          <w:szCs w:val="24"/>
        </w:rPr>
        <w:tab/>
        <w:t xml:space="preserve">The primary concern in expressing this process as a single algorithm is the recursive nature in which task swaps must occur. An agent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1</m:t>
            </m:r>
          </m:sub>
        </m:sSub>
      </m:oMath>
      <w:r>
        <w:rPr>
          <w:rFonts w:cs="Times New Roman"/>
          <w:szCs w:val="24"/>
        </w:rPr>
        <w:t xml:space="preserve"> may be better suited to complete task </w:t>
      </w:r>
      <m:oMath>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1</m:t>
            </m:r>
          </m:sub>
        </m:sSub>
      </m:oMath>
      <w:r>
        <w:rPr>
          <w:rFonts w:cs="Times New Roman"/>
          <w:szCs w:val="24"/>
        </w:rPr>
        <w:t xml:space="preserve"> than</w:t>
      </w:r>
      <w:r>
        <w:rPr>
          <w:rFonts w:eastAsiaTheme="minorEastAsia"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but if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is not able to make its way to a free endpoint from its current position, the task swap should fail and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should be allowed to continue with its previously planned actions. This process is represented by the </w:t>
      </w:r>
      <w:r>
        <w:rPr>
          <w:rFonts w:cs="Times New Roman"/>
          <w:b/>
          <w:bCs/>
          <w:i/>
          <w:iCs/>
          <w:szCs w:val="24"/>
        </w:rPr>
        <w:t>GetTask</w:t>
      </w:r>
      <w:r>
        <w:rPr>
          <w:rFonts w:cs="Times New Roman"/>
          <w:szCs w:val="24"/>
        </w:rPr>
        <w:t xml:space="preserve"> procedure in </w:t>
      </w:r>
      <w:r w:rsidR="00555E6C">
        <w:rPr>
          <w:rFonts w:cs="Times New Roman"/>
          <w:szCs w:val="24"/>
        </w:rPr>
        <w:fldChar w:fldCharType="begin"/>
      </w:r>
      <w:r w:rsidR="00555E6C">
        <w:rPr>
          <w:rFonts w:cs="Times New Roman"/>
          <w:szCs w:val="24"/>
        </w:rPr>
        <w:instrText xml:space="preserve"> REF _Ref151168271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8</w:t>
      </w:r>
      <w:r w:rsidR="00555E6C">
        <w:rPr>
          <w:rFonts w:cs="Times New Roman"/>
          <w:szCs w:val="24"/>
        </w:rPr>
        <w:fldChar w:fldCharType="end"/>
      </w:r>
      <w:r>
        <w:rPr>
          <w:rFonts w:cs="Times New Roman"/>
          <w:szCs w:val="24"/>
        </w:rPr>
        <w:t>.</w:t>
      </w:r>
    </w:p>
    <w:p w14:paraId="645DDF49" w14:textId="20A9E58B" w:rsidR="00CC4C04" w:rsidRDefault="00E574D9" w:rsidP="00492534">
      <w:pPr>
        <w:pStyle w:val="Caption"/>
        <w:keepNext/>
        <w:pBdr>
          <w:top w:val="single" w:sz="4" w:space="1" w:color="auto"/>
        </w:pBdr>
        <w:spacing w:after="0"/>
      </w:pPr>
      <w:bookmarkStart w:id="70" w:name="_Ref151168271"/>
      <w:bookmarkStart w:id="71" w:name="_Toc151828307"/>
      <w:r>
        <w:rPr>
          <w:b/>
          <w:bCs/>
        </w:rPr>
        <w:lastRenderedPageBreak/>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8</w:t>
      </w:r>
      <w:r>
        <w:rPr>
          <w:b/>
          <w:bCs/>
        </w:rPr>
        <w:fldChar w:fldCharType="end"/>
      </w:r>
      <w:bookmarkEnd w:id="70"/>
      <w:r w:rsidR="00CC4C04" w:rsidRPr="00E574D9">
        <w:rPr>
          <w:b/>
          <w:bCs/>
        </w:rPr>
        <w:t>.</w:t>
      </w:r>
      <w:r w:rsidR="00CC4C04">
        <w:t xml:space="preserve"> The Token Passing with Task Swaps algorithm</w:t>
      </w:r>
      <w:bookmarkEnd w:id="71"/>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14:paraId="7CF1F8EC" w14:textId="77777777" w:rsidTr="00492534">
        <w:trPr>
          <w:trHeight w:val="293"/>
        </w:trPr>
        <w:tc>
          <w:tcPr>
            <w:tcW w:w="216" w:type="pct"/>
            <w:tcBorders>
              <w:top w:val="single" w:sz="4" w:space="0" w:color="auto"/>
            </w:tcBorders>
          </w:tcPr>
          <w:p w14:paraId="1E2B87FA" w14:textId="77777777" w:rsidR="006467B4" w:rsidRPr="00E13A2B" w:rsidRDefault="006467B4">
            <w:pPr>
              <w:pStyle w:val="Algorithm"/>
              <w:keepNext/>
              <w:numPr>
                <w:ilvl w:val="0"/>
                <w:numId w:val="13"/>
              </w:numPr>
              <w:rPr>
                <w:rFonts w:cstheme="minorHAnsi"/>
              </w:rPr>
            </w:pPr>
          </w:p>
        </w:tc>
        <w:tc>
          <w:tcPr>
            <w:tcW w:w="4784" w:type="pct"/>
            <w:tcBorders>
              <w:top w:val="single" w:sz="4" w:space="0" w:color="auto"/>
            </w:tcBorders>
          </w:tcPr>
          <w:p w14:paraId="070C464F" w14:textId="77777777" w:rsidR="006467B4" w:rsidRDefault="006467B4" w:rsidP="008D7B7F">
            <w:pPr>
              <w:pStyle w:val="Algorithm"/>
              <w:keepNext/>
            </w:pPr>
            <m:oMath>
              <m:r>
                <w:rPr>
                  <w:rFonts w:ascii="Cambria Math" w:hAnsi="Cambria Math"/>
                </w:rPr>
                <m:t>M←</m:t>
              </m:r>
              <m:r>
                <w:rPr>
                  <w:rFonts w:ascii="Cambria Math" w:eastAsiaTheme="minorEastAsia" w:hAnsi="Cambria Math"/>
                </w:rPr>
                <m:t xml:space="preserve"> </m:t>
              </m:r>
            </m:oMath>
            <w:r>
              <w:rPr>
                <w:rFonts w:eastAsiaTheme="minorEastAsia"/>
              </w:rPr>
              <w:t>Preprocess</w:t>
            </w:r>
            <m:oMath>
              <m:r>
                <w:rPr>
                  <w:rFonts w:ascii="Cambria Math" w:eastAsiaTheme="minorEastAsia" w:hAnsi="Cambria Math"/>
                </w:rPr>
                <m:t>(MAPD)</m:t>
              </m:r>
            </m:oMath>
          </w:p>
        </w:tc>
      </w:tr>
      <w:tr w:rsidR="006467B4" w:rsidRPr="00D70980" w14:paraId="1ADC5E82" w14:textId="77777777" w:rsidTr="00492534">
        <w:trPr>
          <w:trHeight w:val="293"/>
        </w:trPr>
        <w:tc>
          <w:tcPr>
            <w:tcW w:w="216" w:type="pct"/>
          </w:tcPr>
          <w:p w14:paraId="69E766B9" w14:textId="77777777" w:rsidR="006467B4" w:rsidRPr="00E13A2B" w:rsidRDefault="006467B4">
            <w:pPr>
              <w:pStyle w:val="Algorithm"/>
              <w:keepNext/>
              <w:numPr>
                <w:ilvl w:val="0"/>
                <w:numId w:val="13"/>
              </w:numPr>
              <w:rPr>
                <w:rFonts w:cstheme="minorHAnsi"/>
              </w:rPr>
            </w:pPr>
          </w:p>
        </w:tc>
        <w:tc>
          <w:tcPr>
            <w:tcW w:w="4784" w:type="pct"/>
          </w:tcPr>
          <w:p w14:paraId="6D5CC41C" w14:textId="77777777" w:rsidR="006467B4" w:rsidRPr="00D70980" w:rsidRDefault="006467B4" w:rsidP="008D7B7F">
            <w:pPr>
              <w:pStyle w:val="Algorithm"/>
              <w:keepNext/>
              <w:rPr>
                <w:rFonts w:ascii="Calibri" w:eastAsia="Calibri" w:hAnsi="Calibri" w:cs="Calibri"/>
              </w:rPr>
            </w:pPr>
            <m:oMathPara>
              <m:oMathParaPr>
                <m:jc m:val="left"/>
              </m:oMathParaPr>
              <m:oMath>
                <m:r>
                  <w:rPr>
                    <w:rFonts w:ascii="Cambria Math" w:hAnsi="Cambria Math"/>
                  </w:rPr>
                  <m:t>reserved←∅</m:t>
                </m:r>
              </m:oMath>
            </m:oMathPara>
          </w:p>
        </w:tc>
      </w:tr>
      <w:tr w:rsidR="006467B4" w:rsidRPr="00E13A2B" w14:paraId="6FD629F7" w14:textId="77777777" w:rsidTr="00492534">
        <w:trPr>
          <w:trHeight w:val="293"/>
        </w:trPr>
        <w:tc>
          <w:tcPr>
            <w:tcW w:w="216" w:type="pct"/>
          </w:tcPr>
          <w:p w14:paraId="13227047" w14:textId="77777777" w:rsidR="006467B4" w:rsidRPr="00E13A2B" w:rsidRDefault="006467B4">
            <w:pPr>
              <w:pStyle w:val="Algorithm"/>
              <w:keepNext/>
              <w:numPr>
                <w:ilvl w:val="0"/>
                <w:numId w:val="13"/>
              </w:numPr>
              <w:rPr>
                <w:rFonts w:cstheme="minorHAnsi"/>
              </w:rPr>
            </w:pPr>
          </w:p>
        </w:tc>
        <w:tc>
          <w:tcPr>
            <w:tcW w:w="4784" w:type="pct"/>
          </w:tcPr>
          <w:p w14:paraId="2B3A1F79" w14:textId="77777777" w:rsidR="006467B4" w:rsidRPr="00E13A2B" w:rsidRDefault="006467B4" w:rsidP="008D7B7F">
            <w:pPr>
              <w:pStyle w:val="Algorithm"/>
              <w:keepNext/>
            </w:pPr>
            <w:r w:rsidRPr="00B25624">
              <w:rPr>
                <w:b/>
                <w:bCs w:val="0"/>
              </w:rPr>
              <w:t>while</w:t>
            </w:r>
            <w:r>
              <w:t xml:space="preserve"> </w:t>
            </w:r>
            <m:oMath>
              <m:r>
                <w:rPr>
                  <w:rFonts w:ascii="Cambria Math" w:hAnsi="Cambria Math"/>
                </w:rPr>
                <m:t>true:</m:t>
              </m:r>
            </m:oMath>
          </w:p>
        </w:tc>
      </w:tr>
      <w:tr w:rsidR="006467B4" w:rsidRPr="00E13A2B" w14:paraId="23B0BD38" w14:textId="77777777" w:rsidTr="00492534">
        <w:trPr>
          <w:trHeight w:val="293"/>
        </w:trPr>
        <w:tc>
          <w:tcPr>
            <w:tcW w:w="216" w:type="pct"/>
          </w:tcPr>
          <w:p w14:paraId="0614CDBD" w14:textId="77777777" w:rsidR="006467B4" w:rsidRPr="00E13A2B" w:rsidRDefault="006467B4">
            <w:pPr>
              <w:pStyle w:val="Algorithm"/>
              <w:keepNext/>
              <w:numPr>
                <w:ilvl w:val="0"/>
                <w:numId w:val="13"/>
              </w:numPr>
              <w:rPr>
                <w:rFonts w:cstheme="minorHAnsi"/>
              </w:rPr>
            </w:pPr>
          </w:p>
        </w:tc>
        <w:tc>
          <w:tcPr>
            <w:tcW w:w="4784" w:type="pct"/>
          </w:tcPr>
          <w:p w14:paraId="67257970" w14:textId="77777777" w:rsidR="006467B4" w:rsidRPr="00E13A2B" w:rsidRDefault="006467B4" w:rsidP="008D7B7F">
            <w:pPr>
              <w:pStyle w:val="Algorithm"/>
              <w:keepNext/>
            </w:pPr>
            <w:r>
              <w:tab/>
            </w:r>
            <m:oMath>
              <m:r>
                <w:rPr>
                  <w:rFonts w:ascii="Cambria Math" w:hAnsi="Cambria Math"/>
                </w:rPr>
                <m:t>M←</m:t>
              </m:r>
            </m:oMath>
            <w:r>
              <w:rPr>
                <w:rFonts w:eastAsiaTheme="minorEastAsia"/>
              </w:rPr>
              <w:t xml:space="preserve"> Update</w:t>
            </w:r>
            <m:oMath>
              <m:r>
                <w:rPr>
                  <w:rFonts w:ascii="Cambria Math" w:eastAsiaTheme="minorEastAsia" w:hAnsi="Cambria Math"/>
                </w:rPr>
                <m:t>(M)</m:t>
              </m:r>
            </m:oMath>
          </w:p>
        </w:tc>
      </w:tr>
      <w:tr w:rsidR="006467B4" w14:paraId="32383F3B" w14:textId="77777777" w:rsidTr="00492534">
        <w:trPr>
          <w:trHeight w:val="293"/>
        </w:trPr>
        <w:tc>
          <w:tcPr>
            <w:tcW w:w="216" w:type="pct"/>
          </w:tcPr>
          <w:p w14:paraId="4E57C6AA" w14:textId="77777777" w:rsidR="006467B4" w:rsidRPr="00E13A2B" w:rsidRDefault="006467B4">
            <w:pPr>
              <w:pStyle w:val="Algorithm"/>
              <w:keepNext/>
              <w:numPr>
                <w:ilvl w:val="0"/>
                <w:numId w:val="13"/>
              </w:numPr>
              <w:rPr>
                <w:rFonts w:cstheme="minorHAnsi"/>
              </w:rPr>
            </w:pPr>
          </w:p>
        </w:tc>
        <w:tc>
          <w:tcPr>
            <w:tcW w:w="4784" w:type="pct"/>
          </w:tcPr>
          <w:p w14:paraId="186D3FE0" w14:textId="77777777" w:rsidR="006467B4" w:rsidRDefault="006467B4" w:rsidP="008D7B7F">
            <w:pPr>
              <w:pStyle w:val="Algorithm"/>
              <w:keepNext/>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∈A </m:t>
              </m:r>
              <m:r>
                <m:rPr>
                  <m:nor/>
                </m:rPr>
                <w:rPr>
                  <w:rFonts w:cstheme="minorHAnsi"/>
                </w:rPr>
                <m:t>with no assignment</m:t>
              </m:r>
              <m:r>
                <w:rPr>
                  <w:rFonts w:ascii="Cambria Math" w:hAnsi="Cambria Math"/>
                </w:rPr>
                <m:t>:</m:t>
              </m:r>
            </m:oMath>
          </w:p>
        </w:tc>
      </w:tr>
      <w:tr w:rsidR="006467B4" w14:paraId="4618121F" w14:textId="77777777" w:rsidTr="00492534">
        <w:trPr>
          <w:trHeight w:val="293"/>
        </w:trPr>
        <w:tc>
          <w:tcPr>
            <w:tcW w:w="216" w:type="pct"/>
          </w:tcPr>
          <w:p w14:paraId="32DE7F85" w14:textId="77777777" w:rsidR="006467B4" w:rsidRPr="00E13A2B" w:rsidRDefault="006467B4">
            <w:pPr>
              <w:pStyle w:val="Algorithm"/>
              <w:keepNext/>
              <w:numPr>
                <w:ilvl w:val="0"/>
                <w:numId w:val="13"/>
              </w:numPr>
              <w:rPr>
                <w:rFonts w:cstheme="minorHAnsi"/>
              </w:rPr>
            </w:pPr>
          </w:p>
        </w:tc>
        <w:tc>
          <w:tcPr>
            <w:tcW w:w="4784" w:type="pct"/>
          </w:tcPr>
          <w:p w14:paraId="1CCED6ED" w14:textId="77777777" w:rsidR="006467B4" w:rsidRDefault="006467B4" w:rsidP="008D7B7F">
            <w:pPr>
              <w:pStyle w:val="Algorithm"/>
              <w:keepNext/>
            </w:pPr>
            <w:r>
              <w:tab/>
            </w:r>
            <w:r>
              <w:tab/>
              <w:t>GetTask</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14:paraId="213C3CBA" w14:textId="77777777" w:rsidTr="00492534">
        <w:trPr>
          <w:trHeight w:val="293"/>
        </w:trPr>
        <w:tc>
          <w:tcPr>
            <w:tcW w:w="216" w:type="pct"/>
          </w:tcPr>
          <w:p w14:paraId="247C08CE" w14:textId="77777777" w:rsidR="006467B4" w:rsidRPr="00E13A2B" w:rsidRDefault="006467B4">
            <w:pPr>
              <w:pStyle w:val="Algorithm"/>
              <w:keepNext/>
              <w:numPr>
                <w:ilvl w:val="0"/>
                <w:numId w:val="13"/>
              </w:numPr>
              <w:rPr>
                <w:rFonts w:cstheme="minorHAnsi"/>
              </w:rPr>
            </w:pPr>
          </w:p>
        </w:tc>
        <w:tc>
          <w:tcPr>
            <w:tcW w:w="4784" w:type="pct"/>
          </w:tcPr>
          <w:p w14:paraId="456A7CA2" w14:textId="77777777" w:rsidR="006467B4" w:rsidRDefault="006467B4" w:rsidP="008D7B7F">
            <w:pPr>
              <w:pStyle w:val="Algorithm"/>
              <w:keepNext/>
            </w:pPr>
            <w:r>
              <w:tab/>
              <w:t xml:space="preserve">All agents execute plans; </w:t>
            </w:r>
            <m:oMath>
              <m:r>
                <w:rPr>
                  <w:rFonts w:ascii="Cambria Math" w:hAnsi="Cambria Math"/>
                </w:rPr>
                <m:t>time←time+1</m:t>
              </m:r>
            </m:oMath>
          </w:p>
        </w:tc>
      </w:tr>
      <w:tr w:rsidR="006467B4" w14:paraId="62F26E73" w14:textId="77777777" w:rsidTr="00492534">
        <w:trPr>
          <w:trHeight w:val="293"/>
        </w:trPr>
        <w:tc>
          <w:tcPr>
            <w:tcW w:w="216" w:type="pct"/>
          </w:tcPr>
          <w:p w14:paraId="1EF2784D" w14:textId="77777777" w:rsidR="006467B4" w:rsidRPr="00E13A2B" w:rsidRDefault="006467B4">
            <w:pPr>
              <w:pStyle w:val="Algorithm"/>
              <w:keepNext/>
              <w:numPr>
                <w:ilvl w:val="0"/>
                <w:numId w:val="13"/>
              </w:numPr>
              <w:rPr>
                <w:rFonts w:cstheme="minorHAnsi"/>
              </w:rPr>
            </w:pPr>
            <w:bookmarkStart w:id="72" w:name="_Hlk150896421"/>
          </w:p>
        </w:tc>
        <w:tc>
          <w:tcPr>
            <w:tcW w:w="4784" w:type="pct"/>
          </w:tcPr>
          <w:p w14:paraId="56FDD573" w14:textId="77777777" w:rsidR="006467B4" w:rsidRDefault="006467B4" w:rsidP="008D7B7F">
            <w:pPr>
              <w:pStyle w:val="Algorithm"/>
              <w:keepNext/>
            </w:pPr>
            <w:r w:rsidRPr="00450F6D">
              <w:rPr>
                <w:b/>
                <w:bCs w:val="0"/>
              </w:rPr>
              <w:t>function</w:t>
            </w:r>
            <w:r>
              <w:t xml:space="preserve"> GetTask</w:t>
            </w:r>
            <m:oMath>
              <m:r>
                <w:rPr>
                  <w:rFonts w:ascii="Cambria Math" w:hAnsi="Cambria Math"/>
                </w:rPr>
                <m:t>(agent)</m:t>
              </m:r>
            </m:oMath>
          </w:p>
        </w:tc>
      </w:tr>
      <w:tr w:rsidR="006467B4" w:rsidRPr="00E13A2B" w14:paraId="7650D695" w14:textId="77777777" w:rsidTr="00492534">
        <w:trPr>
          <w:trHeight w:val="293"/>
        </w:trPr>
        <w:tc>
          <w:tcPr>
            <w:tcW w:w="216" w:type="pct"/>
          </w:tcPr>
          <w:p w14:paraId="09840B2C" w14:textId="77777777" w:rsidR="006467B4" w:rsidRPr="00E13A2B" w:rsidRDefault="006467B4">
            <w:pPr>
              <w:pStyle w:val="Algorithm"/>
              <w:keepNext/>
              <w:numPr>
                <w:ilvl w:val="0"/>
                <w:numId w:val="13"/>
              </w:numPr>
              <w:rPr>
                <w:rFonts w:cstheme="minorHAnsi"/>
              </w:rPr>
            </w:pPr>
          </w:p>
        </w:tc>
        <w:tc>
          <w:tcPr>
            <w:tcW w:w="4784" w:type="pct"/>
          </w:tcPr>
          <w:p w14:paraId="29AD3ED9" w14:textId="77777777" w:rsidR="006467B4" w:rsidRPr="00E13A2B" w:rsidRDefault="006467B4" w:rsidP="008D7B7F">
            <w:pPr>
              <w:pStyle w:val="Algorithm"/>
              <w:keepNext/>
            </w:pPr>
            <w:r w:rsidRPr="00E13A2B">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r>
      <w:tr w:rsidR="006467B4" w:rsidRPr="00E13A2B" w14:paraId="7626EC94" w14:textId="77777777" w:rsidTr="00492534">
        <w:trPr>
          <w:trHeight w:val="293"/>
        </w:trPr>
        <w:tc>
          <w:tcPr>
            <w:tcW w:w="216" w:type="pct"/>
          </w:tcPr>
          <w:p w14:paraId="16450479" w14:textId="77777777" w:rsidR="006467B4" w:rsidRPr="00E13A2B" w:rsidRDefault="006467B4">
            <w:pPr>
              <w:pStyle w:val="Algorithm"/>
              <w:keepNext/>
              <w:numPr>
                <w:ilvl w:val="0"/>
                <w:numId w:val="13"/>
              </w:numPr>
              <w:rPr>
                <w:rFonts w:cstheme="minorHAnsi"/>
              </w:rPr>
            </w:pPr>
          </w:p>
        </w:tc>
        <w:tc>
          <w:tcPr>
            <w:tcW w:w="4784" w:type="pct"/>
          </w:tcPr>
          <w:p w14:paraId="70C950A0" w14:textId="77777777" w:rsidR="006467B4" w:rsidRPr="00E13A2B" w:rsidRDefault="006467B4" w:rsidP="008D7B7F">
            <w:pPr>
              <w:pStyle w:val="Algorithm"/>
              <w:keepNext/>
            </w:pPr>
            <w:r w:rsidRPr="00E13A2B">
              <w:tab/>
            </w:r>
            <w:r w:rsidRPr="00221F09">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r>
      <w:tr w:rsidR="006467B4" w:rsidRPr="00E13A2B" w14:paraId="57756265" w14:textId="77777777" w:rsidTr="00492534">
        <w:trPr>
          <w:trHeight w:val="293"/>
        </w:trPr>
        <w:tc>
          <w:tcPr>
            <w:tcW w:w="216" w:type="pct"/>
          </w:tcPr>
          <w:p w14:paraId="4E4EDDAE" w14:textId="77777777" w:rsidR="006467B4" w:rsidRPr="00E13A2B" w:rsidRDefault="006467B4">
            <w:pPr>
              <w:pStyle w:val="Algorithm"/>
              <w:keepNext/>
              <w:numPr>
                <w:ilvl w:val="0"/>
                <w:numId w:val="13"/>
              </w:numPr>
              <w:rPr>
                <w:rFonts w:cstheme="minorHAnsi"/>
              </w:rPr>
            </w:pPr>
          </w:p>
        </w:tc>
        <w:tc>
          <w:tcPr>
            <w:tcW w:w="4784" w:type="pct"/>
          </w:tcPr>
          <w:p w14:paraId="429B360D" w14:textId="77777777" w:rsidR="006467B4" w:rsidRPr="00E13A2B" w:rsidRDefault="006467B4" w:rsidP="008D7B7F">
            <w:pPr>
              <w:pStyle w:val="Algorithm"/>
              <w:keepNext/>
            </w:pP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r>
                    <w:rPr>
                      <w:rFonts w:ascii="Cambria Math" w:eastAsiaTheme="minorEastAsia" w:hAnsi="Cambria Math"/>
                    </w:rPr>
                    <m:t>agent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r>
      <w:tr w:rsidR="006467B4" w:rsidRPr="00E13A2B" w14:paraId="73EAAA4F" w14:textId="77777777" w:rsidTr="00492534">
        <w:trPr>
          <w:trHeight w:val="293"/>
        </w:trPr>
        <w:tc>
          <w:tcPr>
            <w:tcW w:w="216" w:type="pct"/>
          </w:tcPr>
          <w:p w14:paraId="4D4C9615" w14:textId="77777777" w:rsidR="006467B4" w:rsidRPr="00E13A2B" w:rsidRDefault="006467B4">
            <w:pPr>
              <w:pStyle w:val="Algorithm"/>
              <w:keepNext/>
              <w:numPr>
                <w:ilvl w:val="0"/>
                <w:numId w:val="13"/>
              </w:numPr>
              <w:rPr>
                <w:rFonts w:cstheme="minorHAnsi"/>
              </w:rPr>
            </w:pPr>
          </w:p>
        </w:tc>
        <w:tc>
          <w:tcPr>
            <w:tcW w:w="4784" w:type="pct"/>
          </w:tcPr>
          <w:p w14:paraId="0E2671DB" w14:textId="77777777" w:rsidR="006467B4" w:rsidRPr="00E13A2B" w:rsidRDefault="006467B4" w:rsidP="008D7B7F">
            <w:pPr>
              <w:pStyle w:val="Algorithm"/>
              <w:keepNext/>
            </w:pPr>
            <w:r w:rsidRPr="00E13A2B">
              <w:tab/>
            </w:r>
            <w:r>
              <w:tab/>
            </w:r>
            <m:oMath>
              <m:r>
                <w:rPr>
                  <w:rFonts w:ascii="Cambria Math" w:hAnsi="Cambria Math"/>
                </w:rPr>
                <m:t>O'←O'∖task</m:t>
              </m:r>
            </m:oMath>
          </w:p>
        </w:tc>
      </w:tr>
      <w:tr w:rsidR="006467B4" w:rsidRPr="00E13A2B" w14:paraId="51DF5F36" w14:textId="77777777" w:rsidTr="00492534">
        <w:trPr>
          <w:trHeight w:val="293"/>
        </w:trPr>
        <w:tc>
          <w:tcPr>
            <w:tcW w:w="216" w:type="pct"/>
          </w:tcPr>
          <w:p w14:paraId="0C948B0B" w14:textId="77777777" w:rsidR="006467B4" w:rsidRPr="00E13A2B" w:rsidRDefault="006467B4">
            <w:pPr>
              <w:pStyle w:val="Algorithm"/>
              <w:keepNext/>
              <w:numPr>
                <w:ilvl w:val="0"/>
                <w:numId w:val="13"/>
              </w:numPr>
              <w:rPr>
                <w:rFonts w:cstheme="minorHAnsi"/>
              </w:rPr>
            </w:pPr>
          </w:p>
        </w:tc>
        <w:tc>
          <w:tcPr>
            <w:tcW w:w="4784" w:type="pct"/>
          </w:tcPr>
          <w:p w14:paraId="39A6DFAA" w14:textId="77777777" w:rsidR="006467B4" w:rsidRPr="00E13A2B" w:rsidRDefault="006467B4" w:rsidP="008D7B7F">
            <w:pPr>
              <w:pStyle w:val="Algorithm"/>
              <w:keepNext/>
            </w:pPr>
            <w:r>
              <w:tab/>
            </w:r>
            <w:r>
              <w:tab/>
            </w:r>
            <w:r w:rsidRPr="00221F09">
              <w:rPr>
                <w:b/>
                <w:bCs w:val="0"/>
              </w:rPr>
              <w:t>if</w:t>
            </w:r>
            <w:r>
              <w:t xml:space="preserve"> no agent assigned to </w:t>
            </w:r>
            <m:oMath>
              <m:r>
                <w:rPr>
                  <w:rFonts w:ascii="Cambria Math" w:hAnsi="Cambria Math"/>
                </w:rPr>
                <m:t>task:</m:t>
              </m:r>
            </m:oMath>
          </w:p>
        </w:tc>
      </w:tr>
      <w:tr w:rsidR="006467B4" w:rsidRPr="004770F2" w14:paraId="72947BE8" w14:textId="77777777" w:rsidTr="00492534">
        <w:trPr>
          <w:trHeight w:val="293"/>
        </w:trPr>
        <w:tc>
          <w:tcPr>
            <w:tcW w:w="216" w:type="pct"/>
          </w:tcPr>
          <w:p w14:paraId="01548E63" w14:textId="77777777" w:rsidR="006467B4" w:rsidRPr="00E13A2B" w:rsidRDefault="006467B4">
            <w:pPr>
              <w:pStyle w:val="Algorithm"/>
              <w:keepNext/>
              <w:numPr>
                <w:ilvl w:val="0"/>
                <w:numId w:val="13"/>
              </w:numPr>
              <w:rPr>
                <w:rFonts w:cstheme="minorHAnsi"/>
              </w:rPr>
            </w:pPr>
          </w:p>
        </w:tc>
        <w:tc>
          <w:tcPr>
            <w:tcW w:w="4784" w:type="pct"/>
          </w:tcPr>
          <w:p w14:paraId="23E7116E" w14:textId="77777777" w:rsidR="006467B4" w:rsidRPr="004770F2" w:rsidRDefault="006467B4" w:rsidP="008D7B7F">
            <w:pPr>
              <w:pStyle w:val="Algorithm"/>
              <w:keepNext/>
            </w:pPr>
            <w:r>
              <w:tab/>
            </w:r>
            <w:r>
              <w:tab/>
            </w:r>
            <w:r>
              <w:tab/>
              <w:t xml:space="preserve">Assign </w:t>
            </w:r>
            <m:oMath>
              <m:r>
                <w:rPr>
                  <w:rFonts w:ascii="Cambria Math" w:hAnsi="Cambria Math"/>
                </w:rPr>
                <m:t>agent</m:t>
              </m:r>
            </m:oMath>
            <w:r>
              <w:rPr>
                <w:rFonts w:eastAsiaTheme="minorEastAsia"/>
              </w:rPr>
              <w:t xml:space="preserve"> to </w:t>
            </w:r>
            <m:oMath>
              <m:r>
                <w:rPr>
                  <w:rFonts w:ascii="Cambria Math" w:eastAsiaTheme="minorEastAsia" w:hAnsi="Cambria Math"/>
                </w:rPr>
                <m:t>task</m:t>
              </m:r>
            </m:oMath>
          </w:p>
        </w:tc>
      </w:tr>
      <w:tr w:rsidR="006467B4" w:rsidRPr="00E13A2B" w14:paraId="74080D19" w14:textId="77777777" w:rsidTr="00492534">
        <w:trPr>
          <w:trHeight w:val="293"/>
        </w:trPr>
        <w:tc>
          <w:tcPr>
            <w:tcW w:w="216" w:type="pct"/>
          </w:tcPr>
          <w:p w14:paraId="45625B8B" w14:textId="77777777" w:rsidR="006467B4" w:rsidRPr="00E13A2B" w:rsidRDefault="006467B4">
            <w:pPr>
              <w:pStyle w:val="Algorithm"/>
              <w:keepNext/>
              <w:numPr>
                <w:ilvl w:val="0"/>
                <w:numId w:val="13"/>
              </w:numPr>
              <w:rPr>
                <w:rFonts w:cstheme="minorHAnsi"/>
              </w:rPr>
            </w:pPr>
          </w:p>
        </w:tc>
        <w:tc>
          <w:tcPr>
            <w:tcW w:w="4784" w:type="pct"/>
          </w:tcPr>
          <w:p w14:paraId="695EC713" w14:textId="77777777" w:rsidR="006467B4" w:rsidRPr="00E13A2B" w:rsidRDefault="006467B4" w:rsidP="008D7B7F">
            <w:pPr>
              <w:pStyle w:val="Algorithm"/>
              <w:keepNext/>
            </w:pPr>
            <w:r>
              <w:tab/>
            </w:r>
            <w:r>
              <w:tab/>
            </w:r>
            <w:r>
              <w:tab/>
              <w:t>Path1</w:t>
            </w:r>
            <m:oMath>
              <m:r>
                <w:rPr>
                  <w:rFonts w:ascii="Cambria Math" w:hAnsi="Cambria Math"/>
                </w:rPr>
                <m:t>(agent, task)</m:t>
              </m:r>
            </m:oMath>
          </w:p>
        </w:tc>
      </w:tr>
      <w:tr w:rsidR="006467B4" w:rsidRPr="00E13A2B" w14:paraId="084AB9D4" w14:textId="77777777" w:rsidTr="00492534">
        <w:trPr>
          <w:trHeight w:val="293"/>
        </w:trPr>
        <w:tc>
          <w:tcPr>
            <w:tcW w:w="216" w:type="pct"/>
          </w:tcPr>
          <w:p w14:paraId="73EB792E" w14:textId="77777777" w:rsidR="006467B4" w:rsidRPr="00E13A2B" w:rsidRDefault="006467B4">
            <w:pPr>
              <w:pStyle w:val="Algorithm"/>
              <w:keepNext/>
              <w:numPr>
                <w:ilvl w:val="0"/>
                <w:numId w:val="13"/>
              </w:numPr>
              <w:rPr>
                <w:rFonts w:cstheme="minorHAnsi"/>
              </w:rPr>
            </w:pPr>
          </w:p>
        </w:tc>
        <w:tc>
          <w:tcPr>
            <w:tcW w:w="4784" w:type="pct"/>
          </w:tcPr>
          <w:p w14:paraId="2B94D8B7" w14:textId="77777777" w:rsidR="006467B4" w:rsidRDefault="006467B4" w:rsidP="008D7B7F">
            <w:pPr>
              <w:pStyle w:val="Algorithm"/>
              <w:keepNext/>
            </w:pPr>
            <w:r>
              <w:tab/>
            </w:r>
            <w:r>
              <w:tab/>
            </w:r>
            <w:r>
              <w:tab/>
            </w:r>
            <w:r w:rsidRPr="00221F09">
              <w:rPr>
                <w:b/>
                <w:bCs w:val="0"/>
              </w:rPr>
              <w:t>return</w:t>
            </w:r>
            <w:r>
              <w:t xml:space="preserve"> </w:t>
            </w:r>
            <m:oMath>
              <m:r>
                <w:rPr>
                  <w:rFonts w:ascii="Cambria Math" w:hAnsi="Cambria Math"/>
                </w:rPr>
                <m:t>true</m:t>
              </m:r>
            </m:oMath>
          </w:p>
        </w:tc>
      </w:tr>
      <w:tr w:rsidR="006467B4" w:rsidRPr="00E13A2B" w14:paraId="54063709" w14:textId="77777777" w:rsidTr="00492534">
        <w:trPr>
          <w:trHeight w:val="293"/>
        </w:trPr>
        <w:tc>
          <w:tcPr>
            <w:tcW w:w="216" w:type="pct"/>
          </w:tcPr>
          <w:p w14:paraId="35C7A939" w14:textId="77777777" w:rsidR="006467B4" w:rsidRPr="00E13A2B" w:rsidRDefault="006467B4">
            <w:pPr>
              <w:pStyle w:val="Algorithm"/>
              <w:keepNext/>
              <w:numPr>
                <w:ilvl w:val="0"/>
                <w:numId w:val="13"/>
              </w:numPr>
              <w:rPr>
                <w:rFonts w:cstheme="minorHAnsi"/>
              </w:rPr>
            </w:pPr>
          </w:p>
        </w:tc>
        <w:tc>
          <w:tcPr>
            <w:tcW w:w="4784" w:type="pct"/>
          </w:tcPr>
          <w:p w14:paraId="47B3B3D1" w14:textId="77777777" w:rsidR="006467B4" w:rsidRDefault="006467B4" w:rsidP="008D7B7F">
            <w:pPr>
              <w:pStyle w:val="Algorithm"/>
              <w:keepNext/>
            </w:pPr>
            <w:r>
              <w:tab/>
            </w:r>
            <w:r>
              <w:tab/>
            </w:r>
            <w:r w:rsidRPr="00F4499D">
              <w:rPr>
                <w:b/>
                <w:bCs w:val="0"/>
              </w:rPr>
              <w:t>else</w:t>
            </w:r>
            <w:r>
              <w:t>:</w:t>
            </w:r>
          </w:p>
        </w:tc>
      </w:tr>
      <w:tr w:rsidR="006467B4" w:rsidRPr="00E13A2B" w14:paraId="157F34FD" w14:textId="77777777" w:rsidTr="00492534">
        <w:trPr>
          <w:trHeight w:val="293"/>
        </w:trPr>
        <w:tc>
          <w:tcPr>
            <w:tcW w:w="216" w:type="pct"/>
          </w:tcPr>
          <w:p w14:paraId="0D7A3382" w14:textId="77777777" w:rsidR="006467B4" w:rsidRPr="00E13A2B" w:rsidRDefault="006467B4">
            <w:pPr>
              <w:pStyle w:val="Algorithm"/>
              <w:keepNext/>
              <w:numPr>
                <w:ilvl w:val="0"/>
                <w:numId w:val="13"/>
              </w:numPr>
              <w:rPr>
                <w:rFonts w:cstheme="minorHAnsi"/>
              </w:rPr>
            </w:pPr>
          </w:p>
        </w:tc>
        <w:tc>
          <w:tcPr>
            <w:tcW w:w="4784" w:type="pct"/>
          </w:tcPr>
          <w:p w14:paraId="2416B089" w14:textId="77777777" w:rsidR="006467B4" w:rsidRDefault="006467B4" w:rsidP="008D7B7F">
            <w:pPr>
              <w:pStyle w:val="Algorithm"/>
              <w:keepNext/>
            </w:pPr>
            <w:r>
              <w:tab/>
            </w:r>
            <w:r>
              <w:tab/>
            </w:r>
            <w:r>
              <w:tab/>
            </w:r>
            <m:oMath>
              <m:r>
                <w:rPr>
                  <w:rFonts w:ascii="Cambria Math" w:hAnsi="Cambria Math"/>
                </w:rPr>
                <m:t>oldState</m:t>
              </m:r>
              <m:r>
                <w:rPr>
                  <w:rFonts w:ascii="Cambria Math" w:eastAsiaTheme="minorEastAsia" w:hAnsi="Cambria Math"/>
                </w:rPr>
                <m:t>←</m:t>
              </m:r>
              <m:d>
                <m:dPr>
                  <m:ctrlPr>
                    <w:rPr>
                      <w:rFonts w:ascii="Cambria Math" w:hAnsi="Cambria Math"/>
                      <w:i/>
                    </w:rPr>
                  </m:ctrlPr>
                </m:dPr>
                <m:e>
                  <m:r>
                    <w:rPr>
                      <w:rFonts w:ascii="Cambria Math" w:hAnsi="Cambria Math"/>
                    </w:rPr>
                    <m:t>assignments,reserved,M</m:t>
                  </m:r>
                </m:e>
              </m:d>
            </m:oMath>
          </w:p>
        </w:tc>
      </w:tr>
      <w:tr w:rsidR="006467B4" w:rsidRPr="00E13A2B" w14:paraId="61200630" w14:textId="77777777" w:rsidTr="00492534">
        <w:trPr>
          <w:trHeight w:val="293"/>
        </w:trPr>
        <w:tc>
          <w:tcPr>
            <w:tcW w:w="216" w:type="pct"/>
          </w:tcPr>
          <w:p w14:paraId="4C2090BF" w14:textId="77777777" w:rsidR="006467B4" w:rsidRPr="00E13A2B" w:rsidRDefault="006467B4">
            <w:pPr>
              <w:pStyle w:val="Algorithm"/>
              <w:keepNext/>
              <w:numPr>
                <w:ilvl w:val="0"/>
                <w:numId w:val="13"/>
              </w:numPr>
              <w:rPr>
                <w:rFonts w:cstheme="minorHAnsi"/>
              </w:rPr>
            </w:pPr>
          </w:p>
        </w:tc>
        <w:tc>
          <w:tcPr>
            <w:tcW w:w="4784" w:type="pct"/>
          </w:tcPr>
          <w:p w14:paraId="185DCA21" w14:textId="77777777" w:rsidR="006467B4" w:rsidRDefault="006467B4" w:rsidP="008D7B7F">
            <w:pPr>
              <w:pStyle w:val="Algorithm"/>
              <w:keepNext/>
            </w:pP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r>
      <w:tr w:rsidR="006467B4" w:rsidRPr="00E13A2B" w14:paraId="44A6057A" w14:textId="77777777" w:rsidTr="00492534">
        <w:trPr>
          <w:trHeight w:val="293"/>
        </w:trPr>
        <w:tc>
          <w:tcPr>
            <w:tcW w:w="216" w:type="pct"/>
          </w:tcPr>
          <w:p w14:paraId="249A541A" w14:textId="77777777" w:rsidR="006467B4" w:rsidRPr="00E13A2B" w:rsidRDefault="006467B4">
            <w:pPr>
              <w:pStyle w:val="Algorithm"/>
              <w:keepNext/>
              <w:numPr>
                <w:ilvl w:val="0"/>
                <w:numId w:val="13"/>
              </w:numPr>
              <w:rPr>
                <w:rFonts w:cstheme="minorHAnsi"/>
              </w:rPr>
            </w:pPr>
          </w:p>
        </w:tc>
        <w:tc>
          <w:tcPr>
            <w:tcW w:w="4784" w:type="pct"/>
          </w:tcPr>
          <w:p w14:paraId="4F993C2A" w14:textId="77777777" w:rsidR="006467B4" w:rsidRDefault="006467B4" w:rsidP="008D7B7F">
            <w:pPr>
              <w:pStyle w:val="Algorithm"/>
              <w:keepNext/>
            </w:pP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r>
      <w:tr w:rsidR="006467B4" w:rsidRPr="00E13A2B" w14:paraId="3676B03E" w14:textId="77777777" w:rsidTr="00492534">
        <w:trPr>
          <w:trHeight w:val="293"/>
        </w:trPr>
        <w:tc>
          <w:tcPr>
            <w:tcW w:w="216" w:type="pct"/>
          </w:tcPr>
          <w:p w14:paraId="302CFA94" w14:textId="77777777" w:rsidR="006467B4" w:rsidRPr="00E13A2B" w:rsidRDefault="006467B4">
            <w:pPr>
              <w:pStyle w:val="Algorithm"/>
              <w:keepNext/>
              <w:numPr>
                <w:ilvl w:val="0"/>
                <w:numId w:val="13"/>
              </w:numPr>
              <w:rPr>
                <w:rFonts w:cstheme="minorHAnsi"/>
              </w:rPr>
            </w:pPr>
          </w:p>
        </w:tc>
        <w:tc>
          <w:tcPr>
            <w:tcW w:w="4784" w:type="pct"/>
          </w:tcPr>
          <w:p w14:paraId="4895D0C3" w14:textId="77777777" w:rsidR="006467B4" w:rsidRDefault="006467B4" w:rsidP="008D7B7F">
            <w:pPr>
              <w:pStyle w:val="Algorithm"/>
              <w:keepNext/>
            </w:pP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r>
              <w:rPr>
                <w:rFonts w:eastAsiaTheme="minorEastAsia"/>
              </w:rPr>
              <w:t xml:space="preserve">; 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p>
        </w:tc>
      </w:tr>
      <w:tr w:rsidR="006467B4" w:rsidRPr="00E13A2B" w14:paraId="27F50DB4" w14:textId="77777777" w:rsidTr="00492534">
        <w:trPr>
          <w:trHeight w:val="293"/>
        </w:trPr>
        <w:tc>
          <w:tcPr>
            <w:tcW w:w="216" w:type="pct"/>
          </w:tcPr>
          <w:p w14:paraId="0254077B" w14:textId="77777777" w:rsidR="006467B4" w:rsidRPr="00E13A2B" w:rsidRDefault="006467B4">
            <w:pPr>
              <w:pStyle w:val="Algorithm"/>
              <w:keepNext/>
              <w:numPr>
                <w:ilvl w:val="0"/>
                <w:numId w:val="13"/>
              </w:numPr>
              <w:rPr>
                <w:rFonts w:cstheme="minorHAnsi"/>
              </w:rPr>
            </w:pPr>
          </w:p>
        </w:tc>
        <w:tc>
          <w:tcPr>
            <w:tcW w:w="4784" w:type="pct"/>
          </w:tcPr>
          <w:p w14:paraId="6CAF9BB3" w14:textId="77777777" w:rsidR="006467B4" w:rsidRDefault="006467B4" w:rsidP="008D7B7F">
            <w:pPr>
              <w:pStyle w:val="Algorithm"/>
              <w:keepNext/>
            </w:pPr>
            <w:r>
              <w:tab/>
            </w:r>
            <w:r>
              <w:tab/>
            </w:r>
            <w:r>
              <w:tab/>
            </w:r>
            <m:oMath>
              <m:r>
                <w:rPr>
                  <w:rFonts w:ascii="Cambria Math" w:hAnsi="Cambria Math"/>
                </w:rPr>
                <m:t>path←</m:t>
              </m:r>
            </m:oMath>
            <w:r>
              <w:t>Path1</w:t>
            </w:r>
            <m:oMath>
              <m:r>
                <w:rPr>
                  <w:rFonts w:ascii="Cambria Math" w:hAnsi="Cambria Math"/>
                </w:rPr>
                <m:t>(agent,task)</m:t>
              </m:r>
            </m:oMath>
          </w:p>
        </w:tc>
      </w:tr>
      <w:tr w:rsidR="006467B4" w:rsidRPr="00E13A2B" w14:paraId="521923C7" w14:textId="77777777" w:rsidTr="00492534">
        <w:trPr>
          <w:trHeight w:val="293"/>
        </w:trPr>
        <w:tc>
          <w:tcPr>
            <w:tcW w:w="216" w:type="pct"/>
          </w:tcPr>
          <w:p w14:paraId="7F1B7D8A" w14:textId="77777777" w:rsidR="006467B4" w:rsidRPr="00E13A2B" w:rsidRDefault="006467B4">
            <w:pPr>
              <w:pStyle w:val="Algorithm"/>
              <w:keepNext/>
              <w:numPr>
                <w:ilvl w:val="0"/>
                <w:numId w:val="13"/>
              </w:numPr>
              <w:rPr>
                <w:rFonts w:cstheme="minorHAnsi"/>
              </w:rPr>
            </w:pPr>
          </w:p>
        </w:tc>
        <w:tc>
          <w:tcPr>
            <w:tcW w:w="4784" w:type="pct"/>
          </w:tcPr>
          <w:p w14:paraId="5CAC1E74" w14:textId="77777777" w:rsidR="006467B4" w:rsidRDefault="006467B4" w:rsidP="008D7B7F">
            <w:pPr>
              <w:pStyle w:val="Algorithm"/>
              <w:keepNext/>
            </w:pP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r>
      <w:tr w:rsidR="006467B4" w:rsidRPr="00E13A2B" w14:paraId="283F825F" w14:textId="77777777" w:rsidTr="00492534">
        <w:trPr>
          <w:trHeight w:val="293"/>
        </w:trPr>
        <w:tc>
          <w:tcPr>
            <w:tcW w:w="216" w:type="pct"/>
          </w:tcPr>
          <w:p w14:paraId="297E68C1" w14:textId="77777777" w:rsidR="006467B4" w:rsidRPr="00E13A2B" w:rsidRDefault="006467B4">
            <w:pPr>
              <w:pStyle w:val="Algorithm"/>
              <w:keepNext/>
              <w:numPr>
                <w:ilvl w:val="0"/>
                <w:numId w:val="13"/>
              </w:numPr>
              <w:rPr>
                <w:rFonts w:cstheme="minorHAnsi"/>
              </w:rPr>
            </w:pPr>
          </w:p>
        </w:tc>
        <w:tc>
          <w:tcPr>
            <w:tcW w:w="4784" w:type="pct"/>
          </w:tcPr>
          <w:p w14:paraId="71857752" w14:textId="77777777" w:rsidR="006467B4" w:rsidRDefault="006467B4" w:rsidP="008D7B7F">
            <w:pPr>
              <w:pStyle w:val="Algorithm"/>
              <w:keepNext/>
            </w:pP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r>
      <w:tr w:rsidR="006467B4" w:rsidRPr="00E13A2B" w14:paraId="513C4D77" w14:textId="77777777" w:rsidTr="00492534">
        <w:trPr>
          <w:trHeight w:val="293"/>
        </w:trPr>
        <w:tc>
          <w:tcPr>
            <w:tcW w:w="216" w:type="pct"/>
          </w:tcPr>
          <w:p w14:paraId="27793A79" w14:textId="77777777" w:rsidR="006467B4" w:rsidRPr="00E13A2B" w:rsidRDefault="006467B4">
            <w:pPr>
              <w:pStyle w:val="Algorithm"/>
              <w:keepNext/>
              <w:numPr>
                <w:ilvl w:val="0"/>
                <w:numId w:val="13"/>
              </w:numPr>
              <w:rPr>
                <w:rFonts w:cstheme="minorHAnsi"/>
              </w:rPr>
            </w:pPr>
          </w:p>
        </w:tc>
        <w:tc>
          <w:tcPr>
            <w:tcW w:w="4784" w:type="pct"/>
          </w:tcPr>
          <w:p w14:paraId="70C50421" w14:textId="77777777" w:rsidR="006467B4" w:rsidRDefault="006467B4" w:rsidP="008D7B7F">
            <w:pPr>
              <w:pStyle w:val="Algorithm"/>
              <w:keepNext/>
            </w:pP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r>
      <w:tr w:rsidR="006467B4" w:rsidRPr="00E13A2B" w14:paraId="507B8989" w14:textId="77777777" w:rsidTr="00492534">
        <w:trPr>
          <w:trHeight w:val="293"/>
        </w:trPr>
        <w:tc>
          <w:tcPr>
            <w:tcW w:w="216" w:type="pct"/>
          </w:tcPr>
          <w:p w14:paraId="1174A23A" w14:textId="77777777" w:rsidR="006467B4" w:rsidRPr="00E13A2B" w:rsidRDefault="006467B4">
            <w:pPr>
              <w:pStyle w:val="Algorithm"/>
              <w:keepNext/>
              <w:numPr>
                <w:ilvl w:val="0"/>
                <w:numId w:val="13"/>
              </w:numPr>
              <w:rPr>
                <w:rFonts w:cstheme="minorHAnsi"/>
              </w:rPr>
            </w:pPr>
          </w:p>
        </w:tc>
        <w:tc>
          <w:tcPr>
            <w:tcW w:w="4784" w:type="pct"/>
          </w:tcPr>
          <w:p w14:paraId="4280564C" w14:textId="77777777" w:rsidR="006467B4" w:rsidRDefault="006467B4" w:rsidP="008D7B7F">
            <w:pPr>
              <w:pStyle w:val="Algorithm"/>
              <w:keepNext/>
            </w:pPr>
            <w:r>
              <w:tab/>
            </w:r>
            <w:r>
              <w:tab/>
            </w:r>
            <w:r>
              <w:tab/>
            </w:r>
            <w:r>
              <w:tab/>
            </w:r>
            <w:r>
              <w:tab/>
            </w:r>
            <w:r w:rsidRPr="00F4499D">
              <w:rPr>
                <w:b/>
                <w:bCs w:val="0"/>
              </w:rPr>
              <w:t>return</w:t>
            </w:r>
            <w:r>
              <w:t xml:space="preserve"> </w:t>
            </w:r>
            <m:oMath>
              <m:r>
                <w:rPr>
                  <w:rFonts w:ascii="Cambria Math" w:hAnsi="Cambria Math"/>
                </w:rPr>
                <m:t>true</m:t>
              </m:r>
            </m:oMath>
          </w:p>
        </w:tc>
      </w:tr>
      <w:tr w:rsidR="006467B4" w:rsidRPr="00E13A2B" w14:paraId="70DC62F7" w14:textId="77777777" w:rsidTr="00492534">
        <w:trPr>
          <w:trHeight w:val="293"/>
        </w:trPr>
        <w:tc>
          <w:tcPr>
            <w:tcW w:w="216" w:type="pct"/>
          </w:tcPr>
          <w:p w14:paraId="2E582423" w14:textId="77777777" w:rsidR="006467B4" w:rsidRPr="00E13A2B" w:rsidRDefault="006467B4">
            <w:pPr>
              <w:pStyle w:val="Algorithm"/>
              <w:keepNext/>
              <w:numPr>
                <w:ilvl w:val="0"/>
                <w:numId w:val="13"/>
              </w:numPr>
              <w:rPr>
                <w:rFonts w:cstheme="minorHAnsi"/>
              </w:rPr>
            </w:pPr>
          </w:p>
        </w:tc>
        <w:tc>
          <w:tcPr>
            <w:tcW w:w="4784" w:type="pct"/>
          </w:tcPr>
          <w:p w14:paraId="066F249E" w14:textId="77777777" w:rsidR="006467B4" w:rsidRDefault="006467B4" w:rsidP="008D7B7F">
            <w:pPr>
              <w:pStyle w:val="Algorithm"/>
              <w:keepNext/>
            </w:pPr>
            <w:r>
              <w:tab/>
            </w:r>
            <w:r>
              <w:tab/>
            </w:r>
            <w:r>
              <w:tab/>
            </w:r>
            <w:r>
              <w:tab/>
            </w:r>
            <w:r w:rsidRPr="00F92CF1">
              <w:rPr>
                <w:b/>
                <w:bCs w:val="0"/>
              </w:rPr>
              <w:t>else</w:t>
            </w:r>
            <w:r>
              <w:t xml:space="preserve">: </w:t>
            </w:r>
          </w:p>
        </w:tc>
      </w:tr>
      <w:tr w:rsidR="006467B4" w:rsidRPr="00E13A2B" w14:paraId="062E8363" w14:textId="77777777" w:rsidTr="00492534">
        <w:trPr>
          <w:trHeight w:val="293"/>
        </w:trPr>
        <w:tc>
          <w:tcPr>
            <w:tcW w:w="216" w:type="pct"/>
          </w:tcPr>
          <w:p w14:paraId="51CD85F4" w14:textId="77777777" w:rsidR="006467B4" w:rsidRPr="00E13A2B" w:rsidRDefault="006467B4">
            <w:pPr>
              <w:pStyle w:val="Algorithm"/>
              <w:keepNext/>
              <w:numPr>
                <w:ilvl w:val="0"/>
                <w:numId w:val="13"/>
              </w:numPr>
              <w:rPr>
                <w:rFonts w:cstheme="minorHAnsi"/>
              </w:rPr>
            </w:pPr>
          </w:p>
        </w:tc>
        <w:tc>
          <w:tcPr>
            <w:tcW w:w="4784" w:type="pct"/>
          </w:tcPr>
          <w:p w14:paraId="5498D4F4" w14:textId="619C111B" w:rsidR="006467B4" w:rsidRDefault="006467B4" w:rsidP="008D7B7F">
            <w:pPr>
              <w:pStyle w:val="Algorithm"/>
              <w:keepNext/>
            </w:pPr>
            <w:r>
              <w:tab/>
            </w:r>
            <w:r>
              <w:tab/>
            </w:r>
            <w:r>
              <w:tab/>
            </w:r>
            <w:r>
              <w:tab/>
            </w:r>
            <w:r>
              <w:tab/>
            </w:r>
            <m:oMath>
              <m:d>
                <m:dPr>
                  <m:ctrlPr>
                    <w:rPr>
                      <w:rFonts w:ascii="Cambria Math" w:hAnsi="Cambria Math"/>
                      <w:i/>
                    </w:rPr>
                  </m:ctrlPr>
                </m:dPr>
                <m:e>
                  <m:r>
                    <w:rPr>
                      <w:rFonts w:ascii="Cambria Math" w:hAnsi="Cambria Math"/>
                    </w:rPr>
                    <m:t>assignments,reserved,M</m:t>
                  </m:r>
                </m:e>
              </m:d>
              <m:r>
                <w:rPr>
                  <w:rFonts w:ascii="Cambria Math" w:eastAsiaTheme="minorEastAsia" w:hAnsi="Cambria Math"/>
                </w:rPr>
                <m:t>←</m:t>
              </m:r>
              <m:r>
                <w:rPr>
                  <w:rFonts w:ascii="Cambria Math" w:hAnsi="Cambria Math"/>
                </w:rPr>
                <m:t>oldState</m:t>
              </m:r>
            </m:oMath>
          </w:p>
        </w:tc>
      </w:tr>
      <w:tr w:rsidR="006467B4" w:rsidRPr="00E13A2B" w14:paraId="26F1E494" w14:textId="77777777" w:rsidTr="00492534">
        <w:trPr>
          <w:trHeight w:val="293"/>
        </w:trPr>
        <w:tc>
          <w:tcPr>
            <w:tcW w:w="216" w:type="pct"/>
          </w:tcPr>
          <w:p w14:paraId="41733246" w14:textId="77777777" w:rsidR="006467B4" w:rsidRPr="00E13A2B" w:rsidRDefault="006467B4">
            <w:pPr>
              <w:pStyle w:val="Algorithm"/>
              <w:keepNext/>
              <w:numPr>
                <w:ilvl w:val="0"/>
                <w:numId w:val="13"/>
              </w:numPr>
              <w:rPr>
                <w:rFonts w:cstheme="minorHAnsi"/>
              </w:rPr>
            </w:pPr>
          </w:p>
        </w:tc>
        <w:tc>
          <w:tcPr>
            <w:tcW w:w="4784" w:type="pct"/>
          </w:tcPr>
          <w:p w14:paraId="7B5C81F1" w14:textId="77777777" w:rsidR="006467B4" w:rsidRPr="00F4499D" w:rsidRDefault="006467B4" w:rsidP="008D7B7F">
            <w:pPr>
              <w:pStyle w:val="Algorithm"/>
              <w:keepNext/>
            </w:pP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r>
      <w:tr w:rsidR="006467B4" w:rsidRPr="00E13A2B" w14:paraId="7BEA973D" w14:textId="77777777" w:rsidTr="00492534">
        <w:trPr>
          <w:trHeight w:val="293"/>
        </w:trPr>
        <w:tc>
          <w:tcPr>
            <w:tcW w:w="216" w:type="pct"/>
          </w:tcPr>
          <w:p w14:paraId="28DAB624" w14:textId="77777777" w:rsidR="006467B4" w:rsidRPr="00E13A2B" w:rsidRDefault="006467B4">
            <w:pPr>
              <w:pStyle w:val="Algorithm"/>
              <w:keepNext/>
              <w:numPr>
                <w:ilvl w:val="0"/>
                <w:numId w:val="13"/>
              </w:numPr>
              <w:rPr>
                <w:rFonts w:cstheme="minorHAnsi"/>
              </w:rPr>
            </w:pPr>
          </w:p>
        </w:tc>
        <w:tc>
          <w:tcPr>
            <w:tcW w:w="4784" w:type="pct"/>
          </w:tcPr>
          <w:p w14:paraId="698A5BA4" w14:textId="77777777" w:rsidR="006467B4" w:rsidRDefault="006467B4" w:rsidP="008D7B7F">
            <w:pPr>
              <w:pStyle w:val="Algorithm"/>
              <w:keepNext/>
            </w:pPr>
            <w:r>
              <w:tab/>
            </w:r>
            <w:r>
              <w:tab/>
            </w:r>
            <m:oMath>
              <m:r>
                <w:rPr>
                  <w:rFonts w:ascii="Cambria Math" w:hAnsi="Cambria Math"/>
                </w:rPr>
                <m:t>path←</m:t>
              </m:r>
            </m:oMath>
            <w:r>
              <w:t>Path2</w:t>
            </w:r>
            <m:oMath>
              <m:r>
                <w:rPr>
                  <w:rFonts w:ascii="Cambria Math" w:hAnsi="Cambria Math"/>
                </w:rPr>
                <m:t>(agent)</m:t>
              </m:r>
            </m:oMath>
          </w:p>
        </w:tc>
      </w:tr>
      <w:tr w:rsidR="006467B4" w:rsidRPr="00E13A2B" w14:paraId="1FDE6A5C" w14:textId="77777777" w:rsidTr="00492534">
        <w:trPr>
          <w:trHeight w:val="293"/>
        </w:trPr>
        <w:tc>
          <w:tcPr>
            <w:tcW w:w="216" w:type="pct"/>
          </w:tcPr>
          <w:p w14:paraId="71B8F83E" w14:textId="77777777" w:rsidR="006467B4" w:rsidRPr="00E13A2B" w:rsidRDefault="006467B4">
            <w:pPr>
              <w:pStyle w:val="Algorithm"/>
              <w:keepNext/>
              <w:numPr>
                <w:ilvl w:val="0"/>
                <w:numId w:val="13"/>
              </w:numPr>
              <w:rPr>
                <w:rFonts w:cstheme="minorHAnsi"/>
              </w:rPr>
            </w:pPr>
          </w:p>
        </w:tc>
        <w:tc>
          <w:tcPr>
            <w:tcW w:w="4784" w:type="pct"/>
          </w:tcPr>
          <w:p w14:paraId="601850BE" w14:textId="77777777" w:rsidR="006467B4" w:rsidRDefault="006467B4" w:rsidP="008D7B7F">
            <w:pPr>
              <w:pStyle w:val="Algorithm"/>
              <w:keepNext/>
            </w:pPr>
            <w:r>
              <w:tab/>
            </w:r>
            <w:r>
              <w:tab/>
            </w:r>
            <w:r w:rsidRPr="0004469D">
              <w:rPr>
                <w:b/>
                <w:bCs w:val="0"/>
              </w:rPr>
              <w:t>if</w:t>
            </w:r>
            <w:r>
              <w:t xml:space="preserve"> </w:t>
            </w:r>
            <m:oMath>
              <m:r>
                <w:rPr>
                  <w:rFonts w:ascii="Cambria Math" w:hAnsi="Cambria Math"/>
                </w:rPr>
                <m:t>path≠∅:</m:t>
              </m:r>
            </m:oMath>
          </w:p>
        </w:tc>
      </w:tr>
      <w:tr w:rsidR="006467B4" w:rsidRPr="00E13A2B" w14:paraId="54B82631" w14:textId="77777777" w:rsidTr="00492534">
        <w:trPr>
          <w:trHeight w:val="293"/>
        </w:trPr>
        <w:tc>
          <w:tcPr>
            <w:tcW w:w="216" w:type="pct"/>
          </w:tcPr>
          <w:p w14:paraId="32A2FD07" w14:textId="77777777" w:rsidR="006467B4" w:rsidRPr="00E13A2B" w:rsidRDefault="006467B4">
            <w:pPr>
              <w:pStyle w:val="Algorithm"/>
              <w:keepNext/>
              <w:numPr>
                <w:ilvl w:val="0"/>
                <w:numId w:val="13"/>
              </w:numPr>
              <w:rPr>
                <w:rFonts w:cstheme="minorHAnsi"/>
              </w:rPr>
            </w:pPr>
          </w:p>
        </w:tc>
        <w:tc>
          <w:tcPr>
            <w:tcW w:w="4784" w:type="pct"/>
          </w:tcPr>
          <w:p w14:paraId="31D1B276" w14:textId="77777777" w:rsidR="006467B4" w:rsidRDefault="006467B4" w:rsidP="008D7B7F">
            <w:pPr>
              <w:pStyle w:val="Algorithm"/>
              <w:keepNext/>
            </w:pPr>
            <w:r>
              <w:tab/>
            </w:r>
            <w:r>
              <w:tab/>
            </w:r>
            <w:r>
              <w:tab/>
            </w:r>
            <w:r w:rsidRPr="0004469D">
              <w:rPr>
                <w:b/>
                <w:bCs w:val="0"/>
              </w:rPr>
              <w:t>return</w:t>
            </w:r>
            <w:r>
              <w:t xml:space="preserve"> </w:t>
            </w:r>
            <m:oMath>
              <m:r>
                <w:rPr>
                  <w:rFonts w:ascii="Cambria Math" w:hAnsi="Cambria Math"/>
                </w:rPr>
                <m:t>true</m:t>
              </m:r>
            </m:oMath>
          </w:p>
        </w:tc>
      </w:tr>
      <w:tr w:rsidR="006467B4" w:rsidRPr="00E13A2B" w14:paraId="05CA4F47" w14:textId="77777777" w:rsidTr="00492534">
        <w:trPr>
          <w:trHeight w:val="293"/>
        </w:trPr>
        <w:tc>
          <w:tcPr>
            <w:tcW w:w="216" w:type="pct"/>
          </w:tcPr>
          <w:p w14:paraId="379E1106" w14:textId="77777777" w:rsidR="006467B4" w:rsidRPr="00E13A2B" w:rsidRDefault="006467B4">
            <w:pPr>
              <w:pStyle w:val="Algorithm"/>
              <w:keepNext/>
              <w:numPr>
                <w:ilvl w:val="0"/>
                <w:numId w:val="13"/>
              </w:numPr>
              <w:rPr>
                <w:rFonts w:cstheme="minorHAnsi"/>
              </w:rPr>
            </w:pPr>
          </w:p>
        </w:tc>
        <w:tc>
          <w:tcPr>
            <w:tcW w:w="4784" w:type="pct"/>
          </w:tcPr>
          <w:p w14:paraId="45FFEA3F" w14:textId="77777777" w:rsidR="006467B4" w:rsidRDefault="006467B4" w:rsidP="008D7B7F">
            <w:pPr>
              <w:pStyle w:val="Algorithm"/>
              <w:keepNext/>
            </w:pPr>
            <w:r>
              <w:tab/>
            </w:r>
            <w:r w:rsidRPr="007260FC">
              <w:rPr>
                <w:b/>
                <w:bCs w:val="0"/>
              </w:rPr>
              <w:t>else</w:t>
            </w:r>
            <w:r>
              <w:t>:</w:t>
            </w:r>
          </w:p>
        </w:tc>
      </w:tr>
      <w:tr w:rsidR="006467B4" w:rsidRPr="00E13A2B" w14:paraId="6482B220" w14:textId="77777777" w:rsidTr="00492534">
        <w:trPr>
          <w:trHeight w:val="293"/>
        </w:trPr>
        <w:tc>
          <w:tcPr>
            <w:tcW w:w="216" w:type="pct"/>
          </w:tcPr>
          <w:p w14:paraId="3D5008D8" w14:textId="77777777" w:rsidR="006467B4" w:rsidRPr="00E13A2B" w:rsidRDefault="006467B4">
            <w:pPr>
              <w:pStyle w:val="Algorithm"/>
              <w:keepNext/>
              <w:numPr>
                <w:ilvl w:val="0"/>
                <w:numId w:val="13"/>
              </w:numPr>
              <w:rPr>
                <w:rFonts w:cstheme="minorHAnsi"/>
              </w:rPr>
            </w:pPr>
          </w:p>
        </w:tc>
        <w:tc>
          <w:tcPr>
            <w:tcW w:w="4784" w:type="pct"/>
          </w:tcPr>
          <w:p w14:paraId="42702D32" w14:textId="77777777" w:rsidR="006467B4" w:rsidRPr="00E13A2B" w:rsidRDefault="006467B4" w:rsidP="008D7B7F">
            <w:pPr>
              <w:pStyle w:val="Algorithm"/>
              <w:keepNext/>
            </w:pP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r>
                        <w:rPr>
                          <w:rFonts w:ascii="Cambria Math" w:hAnsi="Cambria Math"/>
                        </w:rPr>
                        <m:t>agent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r>
      <w:tr w:rsidR="006467B4" w:rsidRPr="00E13A2B" w14:paraId="084F2BAA" w14:textId="77777777" w:rsidTr="00492534">
        <w:trPr>
          <w:trHeight w:val="293"/>
        </w:trPr>
        <w:tc>
          <w:tcPr>
            <w:tcW w:w="216" w:type="pct"/>
          </w:tcPr>
          <w:p w14:paraId="04F86319" w14:textId="77777777" w:rsidR="006467B4" w:rsidRPr="00E13A2B" w:rsidRDefault="006467B4">
            <w:pPr>
              <w:pStyle w:val="Algorithm"/>
              <w:keepNext/>
              <w:numPr>
                <w:ilvl w:val="0"/>
                <w:numId w:val="13"/>
              </w:numPr>
              <w:rPr>
                <w:rFonts w:cstheme="minorHAnsi"/>
              </w:rPr>
            </w:pPr>
          </w:p>
        </w:tc>
        <w:tc>
          <w:tcPr>
            <w:tcW w:w="4784" w:type="pct"/>
          </w:tcPr>
          <w:p w14:paraId="47FE7805" w14:textId="77777777" w:rsidR="006467B4" w:rsidRPr="00E13A2B" w:rsidRDefault="006467B4" w:rsidP="008D7B7F">
            <w:pPr>
              <w:pStyle w:val="Algorithm"/>
              <w:keepNext/>
            </w:pPr>
            <w:r w:rsidRPr="00E13A2B">
              <w:tab/>
            </w:r>
            <w:r>
              <w:tab/>
            </w:r>
            <w:r>
              <w:tab/>
              <w:t>Stay</w:t>
            </w:r>
            <m:oMath>
              <m:r>
                <w:rPr>
                  <w:rFonts w:ascii="Cambria Math" w:hAnsi="Cambria Math"/>
                </w:rPr>
                <m:t>(agent)</m:t>
              </m:r>
            </m:oMath>
          </w:p>
        </w:tc>
      </w:tr>
      <w:tr w:rsidR="006467B4" w:rsidRPr="00E13A2B" w14:paraId="242363A9" w14:textId="77777777" w:rsidTr="00492534">
        <w:trPr>
          <w:trHeight w:val="293"/>
        </w:trPr>
        <w:tc>
          <w:tcPr>
            <w:tcW w:w="216" w:type="pct"/>
          </w:tcPr>
          <w:p w14:paraId="604AD60C" w14:textId="77777777" w:rsidR="006467B4" w:rsidRPr="00E13A2B" w:rsidRDefault="006467B4">
            <w:pPr>
              <w:pStyle w:val="Algorithm"/>
              <w:keepNext/>
              <w:numPr>
                <w:ilvl w:val="0"/>
                <w:numId w:val="13"/>
              </w:numPr>
              <w:rPr>
                <w:rFonts w:cstheme="minorHAnsi"/>
              </w:rPr>
            </w:pPr>
          </w:p>
        </w:tc>
        <w:tc>
          <w:tcPr>
            <w:tcW w:w="4784" w:type="pct"/>
          </w:tcPr>
          <w:p w14:paraId="32027A87" w14:textId="77777777" w:rsidR="006467B4" w:rsidRPr="00E13A2B" w:rsidRDefault="006467B4" w:rsidP="008D7B7F">
            <w:pPr>
              <w:pStyle w:val="Algorithm"/>
              <w:keepNext/>
            </w:pPr>
            <w:r w:rsidRPr="00E13A2B">
              <w:tab/>
            </w:r>
            <w:r>
              <w:tab/>
            </w:r>
            <w:r w:rsidRPr="00B25624">
              <w:rPr>
                <w:b/>
                <w:bCs w:val="0"/>
              </w:rPr>
              <w:t>else</w:t>
            </w:r>
            <w:r>
              <w:t>:</w:t>
            </w:r>
          </w:p>
        </w:tc>
      </w:tr>
      <w:tr w:rsidR="006467B4" w:rsidRPr="00E13A2B" w14:paraId="09B35573" w14:textId="77777777" w:rsidTr="00492534">
        <w:trPr>
          <w:trHeight w:val="293"/>
        </w:trPr>
        <w:tc>
          <w:tcPr>
            <w:tcW w:w="216" w:type="pct"/>
          </w:tcPr>
          <w:p w14:paraId="7CB32355" w14:textId="77777777" w:rsidR="006467B4" w:rsidRPr="00E13A2B" w:rsidRDefault="006467B4">
            <w:pPr>
              <w:pStyle w:val="Algorithm"/>
              <w:keepNext/>
              <w:numPr>
                <w:ilvl w:val="0"/>
                <w:numId w:val="13"/>
              </w:numPr>
              <w:rPr>
                <w:rFonts w:cstheme="minorHAnsi"/>
              </w:rPr>
            </w:pPr>
          </w:p>
        </w:tc>
        <w:tc>
          <w:tcPr>
            <w:tcW w:w="4784" w:type="pct"/>
          </w:tcPr>
          <w:p w14:paraId="7F5F6504" w14:textId="77777777" w:rsidR="006467B4" w:rsidRPr="00E13A2B" w:rsidRDefault="006467B4" w:rsidP="008D7B7F">
            <w:pPr>
              <w:pStyle w:val="Algorithm"/>
              <w:keepNext/>
            </w:pPr>
            <w:r w:rsidRPr="00E13A2B">
              <w:tab/>
            </w:r>
            <w:r w:rsidRPr="00E13A2B">
              <w:tab/>
            </w:r>
            <w:r>
              <w:tab/>
              <w:t>Path2</w:t>
            </w:r>
            <m:oMath>
              <m:r>
                <w:rPr>
                  <w:rFonts w:ascii="Cambria Math" w:hAnsi="Cambria Math"/>
                </w:rPr>
                <m:t>(agent)</m:t>
              </m:r>
            </m:oMath>
          </w:p>
        </w:tc>
      </w:tr>
      <w:tr w:rsidR="006467B4" w:rsidRPr="00B25624" w14:paraId="4AAC77F8" w14:textId="77777777" w:rsidTr="00492534">
        <w:trPr>
          <w:trHeight w:val="293"/>
        </w:trPr>
        <w:tc>
          <w:tcPr>
            <w:tcW w:w="216" w:type="pct"/>
          </w:tcPr>
          <w:p w14:paraId="3FE1CE28" w14:textId="77777777" w:rsidR="006467B4" w:rsidRPr="00E13A2B" w:rsidRDefault="006467B4">
            <w:pPr>
              <w:pStyle w:val="Algorithm"/>
              <w:keepNext/>
              <w:numPr>
                <w:ilvl w:val="0"/>
                <w:numId w:val="13"/>
              </w:numPr>
              <w:rPr>
                <w:rFonts w:cstheme="minorHAnsi"/>
              </w:rPr>
            </w:pPr>
          </w:p>
        </w:tc>
        <w:tc>
          <w:tcPr>
            <w:tcW w:w="4784" w:type="pct"/>
          </w:tcPr>
          <w:p w14:paraId="54AEA2E8" w14:textId="77777777" w:rsidR="006467B4" w:rsidRPr="00B25624" w:rsidRDefault="006467B4" w:rsidP="008D7B7F">
            <w:pPr>
              <w:pStyle w:val="Algorithm"/>
              <w:keepNext/>
            </w:pPr>
            <w:r>
              <w:rPr>
                <w:b/>
                <w:bCs w:val="0"/>
              </w:rPr>
              <w:tab/>
            </w:r>
            <w:r>
              <w:rPr>
                <w:b/>
                <w:bCs w:val="0"/>
              </w:rPr>
              <w:tab/>
              <w:t xml:space="preserve">return </w:t>
            </w:r>
            <m:oMath>
              <m:r>
                <w:rPr>
                  <w:rFonts w:ascii="Cambria Math" w:hAnsi="Cambria Math"/>
                </w:rPr>
                <m:t>true</m:t>
              </m:r>
            </m:oMath>
          </w:p>
        </w:tc>
      </w:tr>
      <w:tr w:rsidR="006467B4" w:rsidRPr="00B25624" w14:paraId="78582BCC" w14:textId="77777777" w:rsidTr="00492534">
        <w:trPr>
          <w:trHeight w:val="293"/>
        </w:trPr>
        <w:tc>
          <w:tcPr>
            <w:tcW w:w="216" w:type="pct"/>
            <w:tcBorders>
              <w:bottom w:val="single" w:sz="4" w:space="0" w:color="auto"/>
            </w:tcBorders>
          </w:tcPr>
          <w:p w14:paraId="55834F31" w14:textId="77777777" w:rsidR="006467B4" w:rsidRPr="00E13A2B" w:rsidRDefault="006467B4">
            <w:pPr>
              <w:pStyle w:val="Algorithm"/>
              <w:keepNext/>
              <w:numPr>
                <w:ilvl w:val="0"/>
                <w:numId w:val="13"/>
              </w:numPr>
              <w:rPr>
                <w:rFonts w:cstheme="minorHAnsi"/>
              </w:rPr>
            </w:pPr>
          </w:p>
        </w:tc>
        <w:tc>
          <w:tcPr>
            <w:tcW w:w="4784" w:type="pct"/>
            <w:tcBorders>
              <w:bottom w:val="single" w:sz="4" w:space="0" w:color="auto"/>
            </w:tcBorders>
          </w:tcPr>
          <w:p w14:paraId="2981EC6F" w14:textId="77777777" w:rsidR="006467B4" w:rsidRDefault="006467B4" w:rsidP="008D7B7F">
            <w:pPr>
              <w:pStyle w:val="Algorithm"/>
              <w:keepNext/>
              <w:rPr>
                <w:b/>
                <w:bCs w:val="0"/>
              </w:rPr>
            </w:pPr>
            <w:r>
              <w:rPr>
                <w:b/>
                <w:bCs w:val="0"/>
              </w:rPr>
              <w:tab/>
              <w:t xml:space="preserve">return </w:t>
            </w:r>
            <m:oMath>
              <m:r>
                <w:rPr>
                  <w:rFonts w:ascii="Cambria Math" w:hAnsi="Cambria Math"/>
                </w:rPr>
                <m:t>false</m:t>
              </m:r>
            </m:oMath>
          </w:p>
        </w:tc>
      </w:tr>
      <w:bookmarkEnd w:id="72"/>
    </w:tbl>
    <w:p w14:paraId="69952A44" w14:textId="77777777" w:rsidR="006467B4" w:rsidRDefault="006467B4" w:rsidP="006467B4">
      <w:pPr>
        <w:spacing w:line="480" w:lineRule="auto"/>
        <w:rPr>
          <w:rFonts w:cs="Times New Roman"/>
          <w:b/>
          <w:bCs/>
          <w:szCs w:val="24"/>
        </w:rPr>
      </w:pPr>
    </w:p>
    <w:p w14:paraId="1A8367F8" w14:textId="0B56DDC2" w:rsidR="006467B4" w:rsidRDefault="006467B4" w:rsidP="006467B4">
      <w:pPr>
        <w:spacing w:line="480" w:lineRule="auto"/>
        <w:rPr>
          <w:rFonts w:cs="Times New Roman"/>
          <w:szCs w:val="24"/>
        </w:rPr>
      </w:pPr>
      <w:r>
        <w:rPr>
          <w:rFonts w:cs="Times New Roman"/>
          <w:szCs w:val="24"/>
        </w:rPr>
        <w:tab/>
        <w:t xml:space="preserve">Once again, the data found by preprocessing the graph before starting to solve the MAPD problem is reused to supply distance information to the </w:t>
      </w:r>
      <w:r>
        <w:rPr>
          <w:rFonts w:cs="Times New Roman"/>
          <w:b/>
          <w:bCs/>
          <w:i/>
          <w:iCs/>
          <w:szCs w:val="24"/>
        </w:rPr>
        <w:t>BestTask</w:t>
      </w:r>
      <w:r>
        <w:rPr>
          <w:rFonts w:cs="Times New Roman"/>
          <w:szCs w:val="24"/>
        </w:rPr>
        <w:t xml:space="preserve"> and </w:t>
      </w:r>
      <w:r w:rsidRPr="007260FC">
        <w:rPr>
          <w:rFonts w:cs="Times New Roman"/>
          <w:b/>
          <w:bCs/>
          <w:i/>
          <w:iCs/>
          <w:szCs w:val="24"/>
        </w:rPr>
        <w:t>HD</w:t>
      </w:r>
      <w:r>
        <w:rPr>
          <w:rFonts w:cs="Times New Roman"/>
          <w:b/>
          <w:bCs/>
          <w:i/>
          <w:iCs/>
          <w:szCs w:val="24"/>
        </w:rPr>
        <w:t>istance</w:t>
      </w:r>
      <w:r>
        <w:rPr>
          <w:rFonts w:cs="Times New Roman"/>
          <w:szCs w:val="24"/>
        </w:rPr>
        <w:t xml:space="preserve"> routines (lines</w:t>
      </w:r>
      <w:r w:rsidR="0057082B">
        <w:rPr>
          <w:rFonts w:cs="Times New Roman"/>
          <w:szCs w:val="24"/>
        </w:rPr>
        <w:t xml:space="preserve"> </w:t>
      </w:r>
      <w:r>
        <w:rPr>
          <w:rFonts w:cs="Times New Roman"/>
          <w:szCs w:val="24"/>
        </w:rPr>
        <w:t xml:space="preserve">1-2). TPTS is then executed continuously, seeking assignments for free agents using </w:t>
      </w:r>
      <w:r>
        <w:rPr>
          <w:rFonts w:cs="Times New Roman"/>
          <w:b/>
          <w:bCs/>
          <w:i/>
          <w:iCs/>
          <w:szCs w:val="24"/>
        </w:rPr>
        <w:t xml:space="preserve">GetTask </w:t>
      </w:r>
      <w:r>
        <w:rPr>
          <w:rFonts w:cs="Times New Roman"/>
          <w:szCs w:val="24"/>
        </w:rPr>
        <w:t>(lines 5-6). As before, a subset of viable tasks is taken from the set of all tasks, evaluated based on the reservations of other agents in the system (line 9). One by one, tasks in this subset are evaluated and assigned to agents if they do not have an assigned agent, or an attempt is made to swap task assignments between the current agent and the one currently assigned to the task (lines 10-26). Assignments are made assuming that the task swap will succeed</w:t>
      </w:r>
      <w:r w:rsidR="0057082B">
        <w:rPr>
          <w:rFonts w:cs="Times New Roman"/>
          <w:szCs w:val="24"/>
        </w:rPr>
        <w:t>,</w:t>
      </w:r>
      <w:r>
        <w:rPr>
          <w:rFonts w:cs="Times New Roman"/>
          <w:szCs w:val="24"/>
        </w:rPr>
        <w:t xml:space="preserve"> </w:t>
      </w:r>
      <w:r w:rsidR="0057082B">
        <w:rPr>
          <w:rFonts w:cs="Times New Roman"/>
          <w:szCs w:val="24"/>
        </w:rPr>
        <w:t>however</w:t>
      </w:r>
      <w:r>
        <w:rPr>
          <w:rFonts w:cs="Times New Roman"/>
          <w:szCs w:val="24"/>
        </w:rPr>
        <w:t xml:space="preserve"> the information before the swap occurs must be stored in case the swap fails. If the current agent would outpace previously assigned agent on the way to the pickup node, then the swap takes place by recursively calling </w:t>
      </w:r>
      <w:r>
        <w:rPr>
          <w:rFonts w:cs="Times New Roman"/>
          <w:b/>
          <w:bCs/>
          <w:i/>
          <w:iCs/>
          <w:szCs w:val="24"/>
        </w:rPr>
        <w:t>GetTask</w:t>
      </w:r>
      <w:r>
        <w:rPr>
          <w:rFonts w:cs="Times New Roman"/>
          <w:szCs w:val="24"/>
        </w:rPr>
        <w:t xml:space="preserve"> until no more tasks can be assigned to agents in the recursion. This can end when all tasks in the viable task set are assigned (lines 32, 38) or when an agent is offered a task with no assigned agent (line 16). If either of these occur, then the recursion on line 24 resolves until the primordial </w:t>
      </w:r>
      <w:r>
        <w:rPr>
          <w:rFonts w:cs="Times New Roman"/>
          <w:b/>
          <w:bCs/>
          <w:i/>
          <w:iCs/>
          <w:szCs w:val="24"/>
        </w:rPr>
        <w:t>GetTask</w:t>
      </w:r>
      <w:r>
        <w:rPr>
          <w:rFonts w:cs="Times New Roman"/>
          <w:szCs w:val="24"/>
        </w:rPr>
        <w:t xml:space="preserve"> call returns.</w:t>
      </w:r>
      <w:r w:rsidR="0057082B">
        <w:rPr>
          <w:rFonts w:cs="Times New Roman"/>
          <w:szCs w:val="24"/>
        </w:rPr>
        <w:t xml:space="preserve"> At this point the swaps are successful and a new valid system state has been reached where the agents involved in swapping have the best assignments they can have for the current state.</w:t>
      </w:r>
    </w:p>
    <w:p w14:paraId="3E3852D6" w14:textId="61B8F849" w:rsidR="006467B4" w:rsidRDefault="006467B4" w:rsidP="006467B4">
      <w:pPr>
        <w:spacing w:line="480" w:lineRule="auto"/>
        <w:rPr>
          <w:rFonts w:cs="Times New Roman"/>
          <w:szCs w:val="24"/>
        </w:rPr>
      </w:pPr>
      <w:r>
        <w:rPr>
          <w:rFonts w:cs="Times New Roman"/>
          <w:szCs w:val="24"/>
        </w:rPr>
        <w:tab/>
        <w:t xml:space="preserve">So long as the requirements for well-formedness are met, the authors of TP and TPTS guarantee that each algorithm solves all MAPD instances </w:t>
      </w:r>
      <w:r>
        <w:rPr>
          <w:rFonts w:cs="Times New Roman"/>
          <w:szCs w:val="24"/>
        </w:rPr>
        <w:fldChar w:fldCharType="begin"/>
      </w:r>
      <w:r w:rsidR="0098431F">
        <w:rPr>
          <w:rFonts w:cs="Times New Roman"/>
          <w:szCs w:val="24"/>
        </w:rPr>
        <w:instrText xml:space="preserve"> ADDIN ZOTERO_ITEM CSL_CITATION {"citationID":"6lSLr759","properties":{"formattedCitation":"[12]","plainCitation":"[12]","noteIndex":0},"citationItems":[{"id":222,"uris":["http://zotero.org/users/local/rYTxwDyY/items/YC6I8SMB"],"itemData":{"id":222,"type":"article","abstract":"The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w:t>
      </w:r>
    </w:p>
    <w:p w14:paraId="33C5B636" w14:textId="77777777" w:rsidR="000A0579" w:rsidRDefault="000A0579">
      <w:pPr>
        <w:rPr>
          <w:rFonts w:cs="Times New Roman"/>
          <w:szCs w:val="24"/>
        </w:rPr>
        <w:sectPr w:rsidR="000A0579" w:rsidSect="004F56DA">
          <w:pgSz w:w="12240" w:h="15840"/>
          <w:pgMar w:top="2160" w:right="1440" w:bottom="1440" w:left="2160" w:header="1440" w:footer="1440" w:gutter="0"/>
          <w:cols w:space="720"/>
          <w:docGrid w:linePitch="360"/>
        </w:sectPr>
      </w:pPr>
    </w:p>
    <w:p w14:paraId="00971931" w14:textId="67B573A2" w:rsidR="006467B4" w:rsidRPr="007B00E0" w:rsidRDefault="000A0579" w:rsidP="001603E0">
      <w:pPr>
        <w:pStyle w:val="Heading2"/>
      </w:pPr>
      <w:bookmarkStart w:id="73" w:name="_Ref151168653"/>
      <w:bookmarkStart w:id="74" w:name="_Toc151829331"/>
      <w:r>
        <w:lastRenderedPageBreak/>
        <w:t xml:space="preserve">3.   </w:t>
      </w:r>
      <w:r w:rsidR="006467B4" w:rsidRPr="007B00E0">
        <w:t>Generalizable Approach</w:t>
      </w:r>
      <w:bookmarkEnd w:id="73"/>
      <w:bookmarkEnd w:id="74"/>
      <w:r w:rsidR="006467B4" w:rsidRPr="007B00E0">
        <w:t xml:space="preserve"> </w:t>
      </w:r>
    </w:p>
    <w:p w14:paraId="3FAE0EF8" w14:textId="6411F611" w:rsidR="006467B4" w:rsidRDefault="006467B4" w:rsidP="006467B4">
      <w:pPr>
        <w:spacing w:line="480" w:lineRule="auto"/>
        <w:ind w:firstLine="720"/>
        <w:contextualSpacing/>
        <w:rPr>
          <w:rFonts w:cs="Times New Roman"/>
          <w:szCs w:val="24"/>
        </w:rPr>
      </w:pPr>
      <w:r>
        <w:rPr>
          <w:rFonts w:cs="Times New Roman"/>
          <w:szCs w:val="24"/>
        </w:rPr>
        <w:t xml:space="preserve">The collection of data for any studied algorithm inevitably involves simulation over a defined multi-agent problem space. As there is little agreement in the literature regarding fundamental choices in the design of the simulation space, it can be difficult to </w:t>
      </w:r>
      <w:r w:rsidR="00A15F41">
        <w:rPr>
          <w:rFonts w:cs="Times New Roman"/>
          <w:szCs w:val="24"/>
        </w:rPr>
        <w:t>determine whether</w:t>
      </w:r>
      <w:r>
        <w:rPr>
          <w:rFonts w:cs="Times New Roman"/>
          <w:szCs w:val="24"/>
        </w:rPr>
        <w:t xml:space="preserve"> results from an algorithm are generalizable </w:t>
      </w:r>
      <w:r>
        <w:rPr>
          <w:rFonts w:cs="Times New Roman"/>
          <w:szCs w:val="24"/>
        </w:rPr>
        <w:fldChar w:fldCharType="begin"/>
      </w:r>
      <w:r w:rsidR="0098431F">
        <w:rPr>
          <w:rFonts w:cs="Times New Roman"/>
          <w:szCs w:val="24"/>
        </w:rPr>
        <w:instrText xml:space="preserve"> ADDIN ZOTERO_ITEM CSL_CITATION {"citationID":"veJF7s4U","properties":{"formattedCitation":"[3]","plainCitation":"[3]","noteIndex":0},"citationItems":[{"id":195,"uris":["http://zotero.org/users/local/rYTxwDyY/items/3GEWCWMF"],"itemData":{"id":195,"type":"article-journal","abstract":"Recent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Pr>
          <w:rFonts w:cs="Times New Roman"/>
          <w:szCs w:val="24"/>
        </w:rPr>
        <w:fldChar w:fldCharType="separate"/>
      </w:r>
      <w:r w:rsidR="0098431F" w:rsidRPr="0098431F">
        <w:rPr>
          <w:rFonts w:cs="Times New Roman"/>
        </w:rPr>
        <w:t>[3]</w:t>
      </w:r>
      <w:r>
        <w:rPr>
          <w:rFonts w:cs="Times New Roman"/>
          <w:szCs w:val="24"/>
        </w:rPr>
        <w:fldChar w:fldCharType="end"/>
      </w:r>
      <w:r>
        <w:rPr>
          <w:rFonts w:cs="Times New Roman"/>
          <w:szCs w:val="24"/>
        </w:rPr>
        <w:t xml:space="preserve">. For instance, the WHCA* algorithm presented in </w:t>
      </w:r>
      <w:r>
        <w:rPr>
          <w:rFonts w:cs="Times New Roman"/>
          <w:szCs w:val="24"/>
        </w:rPr>
        <w:fldChar w:fldCharType="begin"/>
      </w:r>
      <w:r w:rsidR="0098431F">
        <w:rPr>
          <w:rFonts w:cs="Times New Roman"/>
          <w:szCs w:val="24"/>
        </w:rPr>
        <w:instrText xml:space="preserve"> ADDIN ZOTERO_ITEM CSL_CITATION {"citationID":"MILVb11d","properties":{"formattedCitation":"[18]","plainCitation":"[18]","noteIndex":0},"citationItems":[{"id":237,"uris":["http://zotero.org/users/local/rYTxwDyY/items/4SFJM3K6"],"itemData":{"id":237,"type":"article-journal","abstract":"Cooperative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xml:space="preserve"> is tested on a randomly generated grid, with a random distribution of agents, and randomly selected task points. TPTS, on the other hand, is tested on problems which mimic the layout of a storage facility, with long corridors through which agents must avoid each other to reach their destinations </w:t>
      </w:r>
      <w:r>
        <w:rPr>
          <w:rFonts w:cs="Times New Roman"/>
          <w:szCs w:val="24"/>
        </w:rPr>
        <w:fldChar w:fldCharType="begin"/>
      </w:r>
      <w:r w:rsidR="0098431F">
        <w:rPr>
          <w:rFonts w:cs="Times New Roman"/>
          <w:szCs w:val="24"/>
        </w:rPr>
        <w:instrText xml:space="preserve"> ADDIN ZOTERO_ITEM CSL_CITATION {"citationID":"QHsvhAA3","properties":{"formattedCitation":"[12]","plainCitation":"[12]","noteIndex":0},"citationItems":[{"id":222,"uris":["http://zotero.org/users/local/rYTxwDyY/items/YC6I8SMB"],"itemData":{"id":222,"type":"article","abstract":"The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 Some standard test cases used in MAPF problems are offered as possible reference benchmarks, but there is little agreement on the us</w:t>
      </w:r>
      <w:r w:rsidR="00A15F41">
        <w:rPr>
          <w:rFonts w:cs="Times New Roman"/>
          <w:szCs w:val="24"/>
        </w:rPr>
        <w:t>age</w:t>
      </w:r>
      <w:r>
        <w:rPr>
          <w:rFonts w:cs="Times New Roman"/>
          <w:szCs w:val="24"/>
        </w:rPr>
        <w:t xml:space="preserve"> and limited applicability of results from these cases </w:t>
      </w:r>
      <w:r>
        <w:rPr>
          <w:rFonts w:cs="Times New Roman"/>
          <w:szCs w:val="24"/>
        </w:rPr>
        <w:fldChar w:fldCharType="begin"/>
      </w:r>
      <w:r w:rsidR="0098431F">
        <w:rPr>
          <w:rFonts w:cs="Times New Roman"/>
          <w:szCs w:val="24"/>
        </w:rPr>
        <w:instrText xml:space="preserve"> ADDIN ZOTERO_ITEM CSL_CITATION {"citationID":"9NZ9nVZU","properties":{"formattedCitation":"[11]","plainCitation":"[11]","noteIndex":0},"citationItems":[{"id":214,"uris":["http://zotero.org/users/local/rYTxwDyY/items/Z3A4NJ2U"],"itemData":{"id":214,"type":"article-journal","abstract":"The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98431F" w:rsidRPr="0098431F">
        <w:rPr>
          <w:rFonts w:cs="Times New Roman"/>
        </w:rPr>
        <w:t>[11]</w:t>
      </w:r>
      <w:r>
        <w:rPr>
          <w:rFonts w:cs="Times New Roman"/>
          <w:szCs w:val="24"/>
        </w:rPr>
        <w:fldChar w:fldCharType="end"/>
      </w:r>
      <w:r>
        <w:rPr>
          <w:rFonts w:cs="Times New Roman"/>
          <w:szCs w:val="24"/>
        </w:rPr>
        <w:t>.</w:t>
      </w:r>
    </w:p>
    <w:p w14:paraId="13811358" w14:textId="77777777" w:rsidR="006467B4" w:rsidRDefault="006467B4" w:rsidP="006467B4">
      <w:pPr>
        <w:spacing w:line="480" w:lineRule="auto"/>
        <w:ind w:firstLine="720"/>
        <w:contextualSpacing/>
        <w:rPr>
          <w:rFonts w:cs="Times New Roman"/>
          <w:szCs w:val="24"/>
        </w:rPr>
      </w:pPr>
      <w:r>
        <w:rPr>
          <w:rFonts w:cs="Times New Roman"/>
          <w:szCs w:val="24"/>
        </w:rPr>
        <w:t>As a result, those seeking to use multi-agent pathfinding algorithms in their own work must implement the algorithm and design test cases which best represent their use case. An engineer wishing to compare several algorithms may find a need for a high level of knowledge in several programming languages, the skill to modify existing code, and the ability to script the generation of test cases.</w:t>
      </w:r>
    </w:p>
    <w:p w14:paraId="59CFCE57" w14:textId="3CE6C37C" w:rsidR="006467B4" w:rsidRDefault="006467B4" w:rsidP="006467B4">
      <w:pPr>
        <w:spacing w:line="480" w:lineRule="auto"/>
        <w:ind w:firstLine="720"/>
        <w:contextualSpacing/>
        <w:rPr>
          <w:rFonts w:cs="Times New Roman"/>
          <w:szCs w:val="24"/>
        </w:rPr>
      </w:pPr>
      <w:r>
        <w:rPr>
          <w:rFonts w:cs="Times New Roman"/>
          <w:szCs w:val="24"/>
        </w:rPr>
        <w:t xml:space="preserve">In an attempt to ease this knowledge burden and reduce the </w:t>
      </w:r>
      <w:r w:rsidR="00A15F41">
        <w:rPr>
          <w:rFonts w:cs="Times New Roman"/>
          <w:szCs w:val="24"/>
        </w:rPr>
        <w:t>development</w:t>
      </w:r>
      <w:r>
        <w:rPr>
          <w:rFonts w:cs="Times New Roman"/>
          <w:szCs w:val="24"/>
        </w:rPr>
        <w:t xml:space="preserve"> time requirement, this chapter presents a general approach to the implementation of algorithms. The approach presented here is a procedure which keeps the system </w:t>
      </w:r>
      <w:r w:rsidR="00A15F41">
        <w:rPr>
          <w:rFonts w:cs="Times New Roman"/>
          <w:szCs w:val="24"/>
        </w:rPr>
        <w:t xml:space="preserve">driving the simulation </w:t>
      </w:r>
      <w:r>
        <w:rPr>
          <w:rFonts w:cs="Times New Roman"/>
          <w:szCs w:val="24"/>
        </w:rPr>
        <w:t>coherent and easy to configure for testing. Results of the implementation</w:t>
      </w:r>
      <w:r w:rsidR="0078564B">
        <w:rPr>
          <w:rFonts w:cs="Times New Roman"/>
          <w:szCs w:val="24"/>
        </w:rPr>
        <w:t xml:space="preserve"> and testing</w:t>
      </w:r>
      <w:r>
        <w:rPr>
          <w:rFonts w:cs="Times New Roman"/>
          <w:szCs w:val="24"/>
        </w:rPr>
        <w:t xml:space="preserve"> of </w:t>
      </w:r>
      <w:r>
        <w:rPr>
          <w:rFonts w:cs="Times New Roman"/>
          <w:szCs w:val="24"/>
        </w:rPr>
        <w:lastRenderedPageBreak/>
        <w:t xml:space="preserve">algorithms from Chapter </w:t>
      </w:r>
      <w:r w:rsidR="0078564B">
        <w:rPr>
          <w:rFonts w:cs="Times New Roman"/>
          <w:szCs w:val="24"/>
        </w:rPr>
        <w:t>2</w:t>
      </w:r>
      <w:r>
        <w:rPr>
          <w:rFonts w:cs="Times New Roman"/>
          <w:szCs w:val="24"/>
        </w:rPr>
        <w:t xml:space="preserve"> using this strategy are presented in Chapter </w:t>
      </w:r>
      <w:r w:rsidR="0078564B">
        <w:rPr>
          <w:rFonts w:cs="Times New Roman"/>
          <w:szCs w:val="24"/>
        </w:rPr>
        <w:t>5</w:t>
      </w:r>
      <w:r>
        <w:rPr>
          <w:rFonts w:cs="Times New Roman"/>
          <w:szCs w:val="24"/>
        </w:rPr>
        <w:t xml:space="preserve"> to demonstrate its </w:t>
      </w:r>
      <w:r w:rsidR="00A15F41">
        <w:rPr>
          <w:rFonts w:cs="Times New Roman"/>
          <w:szCs w:val="24"/>
        </w:rPr>
        <w:t>utility</w:t>
      </w:r>
      <w:r>
        <w:rPr>
          <w:rFonts w:cs="Times New Roman"/>
          <w:szCs w:val="24"/>
        </w:rPr>
        <w:t>.</w:t>
      </w:r>
    </w:p>
    <w:p w14:paraId="142BC25D" w14:textId="77777777" w:rsidR="006467B4" w:rsidRPr="00385994" w:rsidRDefault="006467B4" w:rsidP="001603E0">
      <w:pPr>
        <w:pStyle w:val="Heading3"/>
      </w:pPr>
      <w:bookmarkStart w:id="75" w:name="_Toc151829332"/>
      <w:r w:rsidRPr="00385994">
        <w:t>Common Behaviors</w:t>
      </w:r>
      <w:bookmarkEnd w:id="75"/>
    </w:p>
    <w:p w14:paraId="6DCC2CB2" w14:textId="77777777" w:rsidR="006467B4" w:rsidRDefault="006467B4" w:rsidP="006467B4">
      <w:pPr>
        <w:spacing w:line="480" w:lineRule="auto"/>
        <w:contextualSpacing/>
        <w:rPr>
          <w:rFonts w:cs="Times New Roman"/>
          <w:szCs w:val="24"/>
        </w:rPr>
      </w:pPr>
      <w:r>
        <w:rPr>
          <w:rFonts w:cs="Times New Roman"/>
          <w:szCs w:val="24"/>
        </w:rPr>
        <w:tab/>
        <w:t xml:space="preserve">By identifying a set of behaviors which must be common to all algorithms attempting to solve multi-agent problems the process can be reframed as a set of behaviors taken when certain conditions are met. The implementation of an algorithm is a problem which can then be reduced to identifying when certain behaviors occur during the lifetime of the algorithm. Decomposing the algorithm in this way provides clarity of function, modularity of implementation, and ease of adaptation for future experiments. </w:t>
      </w:r>
    </w:p>
    <w:p w14:paraId="4CDB8A5F" w14:textId="77777777" w:rsidR="006467B4" w:rsidRDefault="006467B4" w:rsidP="006467B4">
      <w:pPr>
        <w:spacing w:line="480" w:lineRule="auto"/>
        <w:contextualSpacing/>
        <w:rPr>
          <w:rFonts w:cs="Times New Roman"/>
          <w:szCs w:val="24"/>
        </w:rPr>
      </w:pPr>
      <w:r>
        <w:rPr>
          <w:rFonts w:cs="Times New Roman"/>
          <w:szCs w:val="24"/>
        </w:rPr>
        <w:tab/>
        <w:t>Separating behaviors in the algorithm in this manner requires careful consideration of what multi-agent algorithms are meant to do at the basest level:</w:t>
      </w:r>
    </w:p>
    <w:p w14:paraId="1D5832F5" w14:textId="77777777" w:rsidR="006467B4" w:rsidRDefault="006467B4">
      <w:pPr>
        <w:pStyle w:val="ListParagraph"/>
        <w:numPr>
          <w:ilvl w:val="0"/>
          <w:numId w:val="15"/>
        </w:numPr>
        <w:spacing w:line="480" w:lineRule="auto"/>
        <w:rPr>
          <w:rFonts w:cs="Times New Roman"/>
          <w:szCs w:val="24"/>
        </w:rPr>
      </w:pPr>
      <w:r>
        <w:rPr>
          <w:rFonts w:cs="Times New Roman"/>
          <w:szCs w:val="24"/>
        </w:rPr>
        <w:t>Agents are assigned tasks.</w:t>
      </w:r>
    </w:p>
    <w:p w14:paraId="5BA7AFAD" w14:textId="77777777" w:rsidR="006467B4" w:rsidRDefault="006467B4">
      <w:pPr>
        <w:pStyle w:val="ListParagraph"/>
        <w:numPr>
          <w:ilvl w:val="0"/>
          <w:numId w:val="15"/>
        </w:numPr>
        <w:spacing w:line="480" w:lineRule="auto"/>
        <w:rPr>
          <w:rFonts w:cs="Times New Roman"/>
          <w:szCs w:val="24"/>
        </w:rPr>
      </w:pPr>
      <w:r>
        <w:rPr>
          <w:rFonts w:cs="Times New Roman"/>
          <w:szCs w:val="24"/>
        </w:rPr>
        <w:t>Agents must take actions which work toward completion of assigned tasks.</w:t>
      </w:r>
    </w:p>
    <w:p w14:paraId="4B0B7569" w14:textId="77777777" w:rsidR="006467B4" w:rsidRDefault="006467B4">
      <w:pPr>
        <w:pStyle w:val="ListParagraph"/>
        <w:numPr>
          <w:ilvl w:val="0"/>
          <w:numId w:val="15"/>
        </w:numPr>
        <w:spacing w:line="480" w:lineRule="auto"/>
        <w:rPr>
          <w:rFonts w:cs="Times New Roman"/>
          <w:szCs w:val="24"/>
        </w:rPr>
      </w:pPr>
      <w:r>
        <w:rPr>
          <w:rFonts w:cs="Times New Roman"/>
          <w:szCs w:val="24"/>
        </w:rPr>
        <w:t>Agents must not collide.</w:t>
      </w:r>
    </w:p>
    <w:p w14:paraId="11A416C3" w14:textId="7090F4E8" w:rsidR="006467B4" w:rsidRDefault="00A15F41">
      <w:pPr>
        <w:pStyle w:val="ListParagraph"/>
        <w:numPr>
          <w:ilvl w:val="0"/>
          <w:numId w:val="15"/>
        </w:numPr>
        <w:spacing w:line="480" w:lineRule="auto"/>
        <w:rPr>
          <w:rFonts w:cs="Times New Roman"/>
          <w:szCs w:val="24"/>
        </w:rPr>
      </w:pPr>
      <w:r>
        <w:rPr>
          <w:rFonts w:cs="Times New Roman"/>
          <w:szCs w:val="24"/>
        </w:rPr>
        <w:t>The system seeks to minimize the cost of reaching the success state.</w:t>
      </w:r>
    </w:p>
    <w:p w14:paraId="5F09F39B" w14:textId="77777777" w:rsidR="006467B4" w:rsidRDefault="006467B4" w:rsidP="006467B4">
      <w:pPr>
        <w:spacing w:line="480" w:lineRule="auto"/>
        <w:ind w:firstLine="720"/>
        <w:contextualSpacing/>
        <w:rPr>
          <w:rFonts w:cs="Times New Roman"/>
          <w:szCs w:val="24"/>
        </w:rPr>
      </w:pPr>
      <w:r>
        <w:rPr>
          <w:rFonts w:cs="Times New Roman"/>
          <w:szCs w:val="24"/>
        </w:rPr>
        <w:t>As an example, in the case of TPTS it is easy to see that there are provisions laid out for each of these desired behaviors. The algorithm efficiently finds paths for agents by using the optimal A* search. During the search a reservation table is employed which avoids collisions. Agents are able to eventually find paths to their goals, which are assigned in an optimized fashion using proximity and task swaps.</w:t>
      </w:r>
    </w:p>
    <w:p w14:paraId="1BD36710" w14:textId="4F9EF22B" w:rsidR="006467B4" w:rsidRDefault="006467B4" w:rsidP="006467B4">
      <w:pPr>
        <w:spacing w:line="480" w:lineRule="auto"/>
        <w:ind w:firstLine="720"/>
        <w:contextualSpacing/>
        <w:rPr>
          <w:rFonts w:cs="Times New Roman"/>
          <w:szCs w:val="24"/>
        </w:rPr>
      </w:pPr>
      <w:r>
        <w:rPr>
          <w:rFonts w:cs="Times New Roman"/>
          <w:szCs w:val="24"/>
        </w:rPr>
        <w:lastRenderedPageBreak/>
        <w:t xml:space="preserve">By anchoring these behaviors and isolating the portions of the algorithm that </w:t>
      </w:r>
      <w:r w:rsidR="00A15F41">
        <w:rPr>
          <w:rFonts w:cs="Times New Roman"/>
          <w:szCs w:val="24"/>
        </w:rPr>
        <w:t xml:space="preserve">enact </w:t>
      </w:r>
      <w:r>
        <w:rPr>
          <w:rFonts w:cs="Times New Roman"/>
          <w:szCs w:val="24"/>
        </w:rPr>
        <w:t>them, the process of executing the algorithm can be abstracted as an implementation of a finite state machine. This well-studied concept in programming offers a concrete method for implementing the logical processes</w:t>
      </w:r>
      <w:r w:rsidR="00A15F41">
        <w:rPr>
          <w:rFonts w:cs="Times New Roman"/>
          <w:szCs w:val="24"/>
        </w:rPr>
        <w:t xml:space="preserve"> involved</w:t>
      </w:r>
      <w:r>
        <w:rPr>
          <w:rFonts w:cs="Times New Roman"/>
          <w:szCs w:val="24"/>
        </w:rPr>
        <w:t xml:space="preserve"> in</w:t>
      </w:r>
      <w:r w:rsidR="00A15F41">
        <w:rPr>
          <w:rFonts w:cs="Times New Roman"/>
          <w:szCs w:val="24"/>
        </w:rPr>
        <w:t xml:space="preserve"> a mult-agent</w:t>
      </w:r>
      <w:r>
        <w:rPr>
          <w:rFonts w:cs="Times New Roman"/>
          <w:szCs w:val="24"/>
        </w:rPr>
        <w:t xml:space="preserve"> </w:t>
      </w:r>
      <w:r w:rsidR="00A15F41">
        <w:rPr>
          <w:rFonts w:cs="Times New Roman"/>
          <w:szCs w:val="24"/>
        </w:rPr>
        <w:t>system’s</w:t>
      </w:r>
      <w:r>
        <w:rPr>
          <w:rFonts w:cs="Times New Roman"/>
          <w:szCs w:val="24"/>
        </w:rPr>
        <w:t xml:space="preserve"> progression. It promotes the desired modularity and extensibility while presenting a simplified programming interface.</w:t>
      </w:r>
      <w:r w:rsidR="0071164E">
        <w:rPr>
          <w:rFonts w:cs="Times New Roman"/>
          <w:szCs w:val="24"/>
        </w:rPr>
        <w:t xml:space="preserve"> The proposed state machine diagram is presented in </w:t>
      </w:r>
      <w:r w:rsidR="0071164E">
        <w:rPr>
          <w:rFonts w:cs="Times New Roman"/>
          <w:szCs w:val="24"/>
        </w:rPr>
        <w:fldChar w:fldCharType="begin"/>
      </w:r>
      <w:r w:rsidR="0071164E">
        <w:rPr>
          <w:rFonts w:cs="Times New Roman"/>
          <w:szCs w:val="24"/>
        </w:rPr>
        <w:instrText xml:space="preserve"> REF _Ref151164438 \h </w:instrText>
      </w:r>
      <w:r w:rsidR="0071164E">
        <w:rPr>
          <w:rFonts w:cs="Times New Roman"/>
          <w:szCs w:val="24"/>
        </w:rPr>
      </w:r>
      <w:r w:rsidR="0071164E">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7</w:t>
      </w:r>
      <w:r w:rsidR="0071164E">
        <w:rPr>
          <w:rFonts w:cs="Times New Roman"/>
          <w:szCs w:val="24"/>
        </w:rPr>
        <w:fldChar w:fldCharType="end"/>
      </w:r>
      <w:r w:rsidR="0071164E">
        <w:rPr>
          <w:rFonts w:cs="Times New Roman"/>
          <w:szCs w:val="24"/>
        </w:rPr>
        <w:t>.</w:t>
      </w:r>
    </w:p>
    <w:p w14:paraId="18259DEB" w14:textId="77777777" w:rsidR="006467B4" w:rsidRDefault="006467B4" w:rsidP="006467B4">
      <w:pPr>
        <w:keepNext/>
        <w:contextualSpacing/>
        <w:jc w:val="center"/>
      </w:pPr>
      <w:r w:rsidRPr="00D25D60">
        <w:rPr>
          <w:rFonts w:cs="Times New Roman"/>
          <w:noProof/>
          <w:szCs w:val="24"/>
        </w:rPr>
        <w:drawing>
          <wp:inline distT="0" distB="0" distL="0" distR="0" wp14:anchorId="43176535" wp14:editId="1B1594D4">
            <wp:extent cx="5486400" cy="1961515"/>
            <wp:effectExtent l="0" t="0" r="0" b="635"/>
            <wp:docPr id="1026131309" name="Graphic 1" descr="Graphical overview of the proposed state machine.&#10;&#10;It begins with the definition of a new simulation. If the simulation is valid, then a new step state is entered. For each new step, a cycle is performed. An agent is selected, tasks are managed, and plans are made. Checks are done to see if other agents need to form plans for this timestep. If there are agents which need plans, the cycle is repeated until there are none. When there are no agents lacking a plan, the actions are executed. If invalid actions are detected, the simulation either crashes or re-enters the planning cycle to repair the problems. If all actions were valid, the end step state is triggered. If after the end step, the simulation end conditions are met, then the simulation ends. Otherwise, a new step state is entered, and the full cycle repeats again until the simulation ends or cra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31309" name="Graphic 1" descr="Graphical overview of the proposed state machine.&#10;&#10;It begins with the definition of a new simulation. If the simulation is valid, then a new step state is entered. For each new step, a cycle is performed. An agent is selected, tasks are managed, and plans are made. Checks are done to see if other agents need to form plans for this timestep. If there are agents which need plans, the cycle is repeated until there are none. When there are no agents lacking a plan, the actions are executed. If invalid actions are detected, the simulation either crashes or re-enters the planning cycle to repair the problems. If all actions were valid, the end step state is triggered. If after the end step, the simulation end conditions are met, then the simulation ends. Otherwise, a new step state is entered, and the full cycle repeats again until the simulation ends or crashes."/>
                    <pic:cNvPicPr/>
                  </pic:nvPicPr>
                  <pic:blipFill>
                    <a:blip r:embed="rId36">
                      <a:extLst>
                        <a:ext uri="{96DAC541-7B7A-43D3-8B79-37D633B846F1}">
                          <asvg:svgBlip xmlns:asvg="http://schemas.microsoft.com/office/drawing/2016/SVG/main" r:embed="rId37"/>
                        </a:ext>
                      </a:extLst>
                    </a:blip>
                    <a:stretch>
                      <a:fillRect/>
                    </a:stretch>
                  </pic:blipFill>
                  <pic:spPr>
                    <a:xfrm>
                      <a:off x="0" y="0"/>
                      <a:ext cx="5486400" cy="1961515"/>
                    </a:xfrm>
                    <a:prstGeom prst="rect">
                      <a:avLst/>
                    </a:prstGeom>
                  </pic:spPr>
                </pic:pic>
              </a:graphicData>
            </a:graphic>
          </wp:inline>
        </w:drawing>
      </w:r>
    </w:p>
    <w:p w14:paraId="7627F052" w14:textId="1B7FA605" w:rsidR="006467B4" w:rsidRPr="007B1913" w:rsidRDefault="006467B4" w:rsidP="00F77EC0">
      <w:pPr>
        <w:pStyle w:val="Caption"/>
        <w:keepLines/>
        <w:spacing w:line="480" w:lineRule="auto"/>
        <w:jc w:val="center"/>
        <w:rPr>
          <w:rFonts w:cs="Times New Roman"/>
          <w:szCs w:val="24"/>
        </w:rPr>
      </w:pPr>
      <w:bookmarkStart w:id="76" w:name="_Ref151164438"/>
      <w:bookmarkStart w:id="77" w:name="_Toc151828276"/>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7</w:t>
      </w:r>
      <w:r w:rsidRPr="001D49EF">
        <w:rPr>
          <w:rFonts w:cs="Times New Roman"/>
          <w:b/>
          <w:bCs/>
          <w:szCs w:val="24"/>
        </w:rPr>
        <w:fldChar w:fldCharType="end"/>
      </w:r>
      <w:bookmarkEnd w:id="76"/>
      <w:r w:rsidRPr="001D49EF">
        <w:rPr>
          <w:rFonts w:cs="Times New Roman"/>
          <w:b/>
          <w:bCs/>
          <w:szCs w:val="24"/>
        </w:rPr>
        <w:t>:</w:t>
      </w:r>
      <w:r w:rsidRPr="007B1913">
        <w:rPr>
          <w:rFonts w:cs="Times New Roman"/>
          <w:szCs w:val="24"/>
        </w:rPr>
        <w:t xml:space="preserve"> Graphical overview of the proposed state machine.</w:t>
      </w:r>
      <w:bookmarkEnd w:id="77"/>
    </w:p>
    <w:p w14:paraId="753B8394" w14:textId="449F891B" w:rsidR="006467B4" w:rsidRDefault="00A15F41" w:rsidP="006467B4">
      <w:pPr>
        <w:spacing w:line="480" w:lineRule="auto"/>
        <w:ind w:firstLine="720"/>
        <w:contextualSpacing/>
        <w:rPr>
          <w:rFonts w:cs="Times New Roman"/>
          <w:szCs w:val="24"/>
        </w:rPr>
      </w:pPr>
      <w:r>
        <w:rPr>
          <w:rFonts w:cs="Times New Roman"/>
          <w:szCs w:val="24"/>
        </w:rPr>
        <w:t>Routines</w:t>
      </w:r>
      <w:r w:rsidR="006467B4">
        <w:rPr>
          <w:rFonts w:cs="Times New Roman"/>
          <w:szCs w:val="24"/>
        </w:rPr>
        <w:t xml:space="preserve"> </w:t>
      </w:r>
      <w:r w:rsidR="00542147">
        <w:rPr>
          <w:rFonts w:cs="Times New Roman"/>
          <w:szCs w:val="24"/>
        </w:rPr>
        <w:t>designed to handle</w:t>
      </w:r>
      <w:r w:rsidR="006467B4">
        <w:rPr>
          <w:rFonts w:cs="Times New Roman"/>
          <w:szCs w:val="24"/>
        </w:rPr>
        <w:t xml:space="preserve"> collision resolution, task assignment, and pathfinding are given their own states and can, with sufficient care, be implemented in a manner which meshes well with other algorithms. For instance, the application engineer may be able to implement an optimization in pathfinding heuristics into an algorithm which contains its own optimization for task assignment.</w:t>
      </w:r>
    </w:p>
    <w:p w14:paraId="0733C678" w14:textId="1004484D" w:rsidR="006467B4" w:rsidRDefault="006467B4" w:rsidP="006467B4">
      <w:pPr>
        <w:spacing w:line="480" w:lineRule="auto"/>
        <w:ind w:firstLine="720"/>
        <w:contextualSpacing/>
        <w:rPr>
          <w:rFonts w:cs="Times New Roman"/>
          <w:szCs w:val="24"/>
        </w:rPr>
      </w:pPr>
      <w:r>
        <w:rPr>
          <w:rFonts w:cs="Times New Roman"/>
          <w:szCs w:val="24"/>
        </w:rPr>
        <w:t xml:space="preserve">Being only a strategy for implementation, there are no imposed requirements to enable this process in terms of the programming language or the techniques employed within the individual states. This strategy does not preclude the use of any particular </w:t>
      </w:r>
      <w:r>
        <w:rPr>
          <w:rFonts w:cs="Times New Roman"/>
          <w:szCs w:val="24"/>
        </w:rPr>
        <w:lastRenderedPageBreak/>
        <w:t>algorithm which performs these functions. If the state machine is implemented with a provision for an algorithm to request a specific state, additional logical branches in the execution of the algorithm are trivial to add, further extending the functionality of the system. FleetBench is a</w:t>
      </w:r>
      <w:r w:rsidR="0078564B">
        <w:rPr>
          <w:rFonts w:cs="Times New Roman"/>
          <w:szCs w:val="24"/>
        </w:rPr>
        <w:t xml:space="preserve"> novel</w:t>
      </w:r>
      <w:r>
        <w:rPr>
          <w:rFonts w:cs="Times New Roman"/>
          <w:szCs w:val="24"/>
        </w:rPr>
        <w:t xml:space="preserve"> application which is driven by this </w:t>
      </w:r>
      <w:r w:rsidR="0078564B">
        <w:rPr>
          <w:rFonts w:cs="Times New Roman"/>
          <w:szCs w:val="24"/>
        </w:rPr>
        <w:t>strategy</w:t>
      </w:r>
      <w:r>
        <w:rPr>
          <w:rFonts w:cs="Times New Roman"/>
          <w:szCs w:val="24"/>
        </w:rPr>
        <w:t xml:space="preserve"> in its </w:t>
      </w:r>
      <w:r w:rsidR="0078564B">
        <w:rPr>
          <w:rFonts w:cs="Times New Roman"/>
          <w:szCs w:val="24"/>
        </w:rPr>
        <w:t>execution and implementation</w:t>
      </w:r>
      <w:r>
        <w:rPr>
          <w:rFonts w:cs="Times New Roman"/>
          <w:szCs w:val="24"/>
        </w:rPr>
        <w:t xml:space="preserve"> of the algorithms described in Chapter </w:t>
      </w:r>
      <w:r w:rsidR="0078564B">
        <w:rPr>
          <w:rFonts w:cs="Times New Roman"/>
          <w:szCs w:val="24"/>
        </w:rPr>
        <w:t>2;</w:t>
      </w:r>
      <w:r>
        <w:rPr>
          <w:rFonts w:cs="Times New Roman"/>
          <w:szCs w:val="24"/>
        </w:rPr>
        <w:t xml:space="preserve"> WHCA*, TPTS, and their ancestors.</w:t>
      </w:r>
    </w:p>
    <w:p w14:paraId="6851AD40" w14:textId="0F99BD6D" w:rsidR="006467B4" w:rsidRDefault="006467B4" w:rsidP="006467B4">
      <w:pPr>
        <w:spacing w:line="480" w:lineRule="auto"/>
        <w:ind w:firstLine="720"/>
        <w:contextualSpacing/>
        <w:rPr>
          <w:rFonts w:cs="Times New Roman"/>
          <w:szCs w:val="24"/>
        </w:rPr>
      </w:pPr>
      <w:r>
        <w:rPr>
          <w:rFonts w:cs="Times New Roman"/>
          <w:szCs w:val="24"/>
        </w:rPr>
        <w:t>The following sections provide brief overviews of the behaviors which are found in each section of the state diagram. The programm</w:t>
      </w:r>
      <w:r w:rsidR="00F10E9D">
        <w:rPr>
          <w:rFonts w:cs="Times New Roman"/>
          <w:szCs w:val="24"/>
        </w:rPr>
        <w:t>atic</w:t>
      </w:r>
      <w:r>
        <w:rPr>
          <w:rFonts w:cs="Times New Roman"/>
          <w:szCs w:val="24"/>
        </w:rPr>
        <w:t xml:space="preserve"> implementation of the state machine </w:t>
      </w:r>
      <w:r w:rsidR="00A15F41">
        <w:rPr>
          <w:rFonts w:cs="Times New Roman"/>
          <w:szCs w:val="24"/>
        </w:rPr>
        <w:t xml:space="preserve">in Python </w:t>
      </w:r>
      <w:r>
        <w:rPr>
          <w:rFonts w:cs="Times New Roman"/>
          <w:szCs w:val="24"/>
        </w:rPr>
        <w:t>is left to discussion in Appendix</w:t>
      </w:r>
      <w:r w:rsidR="00383C8A">
        <w:rPr>
          <w:rFonts w:cs="Times New Roman"/>
          <w:szCs w:val="24"/>
        </w:rPr>
        <w:t xml:space="preserve"> </w:t>
      </w:r>
      <w:r w:rsidR="00F10E9D">
        <w:rPr>
          <w:rFonts w:cs="Times New Roman"/>
          <w:szCs w:val="24"/>
        </w:rPr>
        <w:t>B</w:t>
      </w:r>
      <w:r>
        <w:rPr>
          <w:rFonts w:cs="Times New Roman"/>
          <w:szCs w:val="24"/>
        </w:rPr>
        <w:t>.</w:t>
      </w:r>
    </w:p>
    <w:p w14:paraId="20707147" w14:textId="77777777" w:rsidR="006467B4" w:rsidRDefault="006467B4" w:rsidP="001603E0">
      <w:pPr>
        <w:pStyle w:val="Heading4"/>
      </w:pPr>
      <w:bookmarkStart w:id="78" w:name="_Toc151829333"/>
      <w:r>
        <w:t>Simulation Definition</w:t>
      </w:r>
      <w:bookmarkEnd w:id="78"/>
    </w:p>
    <w:p w14:paraId="14B68265" w14:textId="77777777" w:rsidR="006467B4" w:rsidRDefault="006467B4" w:rsidP="006467B4">
      <w:pPr>
        <w:spacing w:line="480" w:lineRule="auto"/>
        <w:ind w:firstLine="720"/>
        <w:contextualSpacing/>
        <w:rPr>
          <w:rFonts w:cs="Times New Roman"/>
          <w:szCs w:val="24"/>
        </w:rPr>
      </w:pPr>
      <w:r>
        <w:rPr>
          <w:rFonts w:cs="Times New Roman"/>
          <w:szCs w:val="24"/>
        </w:rPr>
        <w:t>Systems which can be represented in this manner are complex and dynamic, presenting many opportunities to make impactful decisions. Before the simulation begins, there are a number of choices to be made which act as defining “rules” for the simulation. Examples include:</w:t>
      </w:r>
    </w:p>
    <w:p w14:paraId="38B508C0" w14:textId="77777777" w:rsidR="006467B4" w:rsidRDefault="006467B4">
      <w:pPr>
        <w:pStyle w:val="ListParagraph"/>
        <w:numPr>
          <w:ilvl w:val="0"/>
          <w:numId w:val="16"/>
        </w:numPr>
        <w:spacing w:line="480" w:lineRule="auto"/>
        <w:rPr>
          <w:rFonts w:cs="Times New Roman"/>
          <w:szCs w:val="24"/>
        </w:rPr>
      </w:pPr>
      <w:r>
        <w:rPr>
          <w:rFonts w:cs="Times New Roman"/>
          <w:szCs w:val="24"/>
        </w:rPr>
        <w:t>How many actions can an agent take per timestep?</w:t>
      </w:r>
    </w:p>
    <w:p w14:paraId="141D8019" w14:textId="4C5DCB2B" w:rsidR="006467B4" w:rsidRDefault="006467B4">
      <w:pPr>
        <w:pStyle w:val="ListParagraph"/>
        <w:numPr>
          <w:ilvl w:val="0"/>
          <w:numId w:val="16"/>
        </w:numPr>
        <w:spacing w:line="480" w:lineRule="auto"/>
        <w:rPr>
          <w:rFonts w:cs="Times New Roman"/>
          <w:szCs w:val="24"/>
        </w:rPr>
      </w:pPr>
      <w:r>
        <w:rPr>
          <w:rFonts w:cs="Times New Roman"/>
          <w:szCs w:val="24"/>
        </w:rPr>
        <w:t xml:space="preserve">Does interacting with a task </w:t>
      </w:r>
      <w:r w:rsidR="00A15F41">
        <w:rPr>
          <w:rFonts w:cs="Times New Roman"/>
          <w:szCs w:val="24"/>
        </w:rPr>
        <w:t>end</w:t>
      </w:r>
      <w:r>
        <w:rPr>
          <w:rFonts w:cs="Times New Roman"/>
          <w:szCs w:val="24"/>
        </w:rPr>
        <w:t>point consume a timestep?</w:t>
      </w:r>
    </w:p>
    <w:p w14:paraId="4AC80A76" w14:textId="77777777" w:rsidR="006467B4" w:rsidRDefault="006467B4">
      <w:pPr>
        <w:pStyle w:val="ListParagraph"/>
        <w:numPr>
          <w:ilvl w:val="0"/>
          <w:numId w:val="16"/>
        </w:numPr>
        <w:spacing w:line="480" w:lineRule="auto"/>
        <w:rPr>
          <w:rFonts w:cs="Times New Roman"/>
          <w:szCs w:val="24"/>
        </w:rPr>
      </w:pPr>
      <w:r>
        <w:rPr>
          <w:rFonts w:cs="Times New Roman"/>
          <w:szCs w:val="24"/>
        </w:rPr>
        <w:t>Does rotation have a cost?</w:t>
      </w:r>
    </w:p>
    <w:p w14:paraId="7746205D" w14:textId="77777777" w:rsidR="006467B4" w:rsidRDefault="006467B4">
      <w:pPr>
        <w:pStyle w:val="ListParagraph"/>
        <w:numPr>
          <w:ilvl w:val="0"/>
          <w:numId w:val="16"/>
        </w:numPr>
        <w:spacing w:line="480" w:lineRule="auto"/>
        <w:rPr>
          <w:rFonts w:cs="Times New Roman"/>
          <w:szCs w:val="24"/>
        </w:rPr>
      </w:pPr>
      <w:r>
        <w:rPr>
          <w:rFonts w:cs="Times New Roman"/>
          <w:szCs w:val="24"/>
        </w:rPr>
        <w:t>Do agents experience faults during operation?</w:t>
      </w:r>
    </w:p>
    <w:p w14:paraId="58548546" w14:textId="77777777" w:rsidR="006467B4" w:rsidRDefault="006467B4">
      <w:pPr>
        <w:pStyle w:val="ListParagraph"/>
        <w:numPr>
          <w:ilvl w:val="0"/>
          <w:numId w:val="16"/>
        </w:numPr>
        <w:spacing w:line="480" w:lineRule="auto"/>
        <w:rPr>
          <w:rFonts w:cs="Times New Roman"/>
          <w:szCs w:val="24"/>
        </w:rPr>
      </w:pPr>
      <w:r>
        <w:rPr>
          <w:rFonts w:cs="Times New Roman"/>
          <w:szCs w:val="24"/>
        </w:rPr>
        <w:t>How are tasks added to the system?</w:t>
      </w:r>
    </w:p>
    <w:p w14:paraId="7AF95DAE" w14:textId="03DFC117" w:rsidR="00A15F41" w:rsidRDefault="00A15F41">
      <w:pPr>
        <w:pStyle w:val="ListParagraph"/>
        <w:numPr>
          <w:ilvl w:val="0"/>
          <w:numId w:val="16"/>
        </w:numPr>
        <w:spacing w:line="480" w:lineRule="auto"/>
        <w:rPr>
          <w:rFonts w:cs="Times New Roman"/>
          <w:szCs w:val="24"/>
        </w:rPr>
      </w:pPr>
      <w:r>
        <w:rPr>
          <w:rFonts w:cs="Times New Roman"/>
          <w:szCs w:val="24"/>
        </w:rPr>
        <w:t>How and when should the simulation be considered solved, if ever?</w:t>
      </w:r>
    </w:p>
    <w:p w14:paraId="3D89A113" w14:textId="521BF1F1" w:rsidR="006467B4" w:rsidRDefault="006467B4" w:rsidP="006467B4">
      <w:pPr>
        <w:spacing w:line="480" w:lineRule="auto"/>
        <w:ind w:firstLine="720"/>
        <w:rPr>
          <w:rFonts w:cs="Times New Roman"/>
          <w:szCs w:val="24"/>
        </w:rPr>
      </w:pPr>
      <w:r>
        <w:rPr>
          <w:rFonts w:cs="Times New Roman"/>
          <w:szCs w:val="24"/>
        </w:rPr>
        <w:lastRenderedPageBreak/>
        <w:t>These types of restrictions apply globally to the simulation and must be respected throughout its lifetime. These rules must be configured during the simulation’s setup state before other operations begin. These configurations must be available at all times in the simulation to inform the logic of the algorithms.</w:t>
      </w:r>
    </w:p>
    <w:p w14:paraId="63F53D27" w14:textId="574112C0" w:rsidR="006467B4" w:rsidRPr="000217B7" w:rsidRDefault="006467B4" w:rsidP="006467B4">
      <w:pPr>
        <w:spacing w:line="480" w:lineRule="auto"/>
        <w:ind w:firstLine="720"/>
        <w:rPr>
          <w:rFonts w:cs="Times New Roman"/>
          <w:szCs w:val="24"/>
        </w:rPr>
      </w:pPr>
      <w:r>
        <w:rPr>
          <w:rFonts w:cs="Times New Roman"/>
          <w:szCs w:val="24"/>
        </w:rPr>
        <w:t>This state is also an appropriate time for algorithms to execute any routines which preprocess the graph, as in the case of TP and TPTS. If any such routines fail to execute, some kind of logic must be implemented. For example, the TPTS algorithm comes with notions of what a well-formed MAPD problem is. If the simulation is run on an MAPD problem which does not meet these conditions, guarantees about completeness are revoked. In such cases it may be preferable to warn the user or abort the simulation entirely</w:t>
      </w:r>
      <w:r w:rsidR="00A15F41">
        <w:rPr>
          <w:rFonts w:cs="Times New Roman"/>
          <w:szCs w:val="24"/>
        </w:rPr>
        <w:t>.</w:t>
      </w:r>
    </w:p>
    <w:p w14:paraId="5237E68C" w14:textId="77777777" w:rsidR="006467B4" w:rsidRDefault="006467B4" w:rsidP="001603E0">
      <w:pPr>
        <w:pStyle w:val="Heading4"/>
      </w:pPr>
      <w:bookmarkStart w:id="79" w:name="_Toc151829334"/>
      <w:r>
        <w:t>New Timestep</w:t>
      </w:r>
      <w:bookmarkEnd w:id="79"/>
    </w:p>
    <w:p w14:paraId="4594597B" w14:textId="77777777" w:rsidR="006467B4" w:rsidRDefault="006467B4" w:rsidP="006467B4">
      <w:pPr>
        <w:spacing w:line="480" w:lineRule="auto"/>
        <w:contextualSpacing/>
        <w:rPr>
          <w:rFonts w:cs="Times New Roman"/>
          <w:szCs w:val="24"/>
        </w:rPr>
      </w:pPr>
      <w:r>
        <w:rPr>
          <w:rFonts w:cs="Times New Roman"/>
          <w:szCs w:val="24"/>
        </w:rPr>
        <w:tab/>
        <w:t>At each new timestep there is an opportunity for the system to be updated with new information, informing the behaviors taken during the timestep which is being simulated. Typically this new information will be composed of new tasks, either generated on the fly or as part of a predefined schedule to be released at a particular timestep. Other events such as agent breakdowns, changes in operating strategy, or the introduction of additional agents to the system could also occur here.</w:t>
      </w:r>
    </w:p>
    <w:p w14:paraId="6739AE9B" w14:textId="0056F58C" w:rsidR="006467B4" w:rsidRDefault="006467B4" w:rsidP="006467B4">
      <w:pPr>
        <w:spacing w:line="480" w:lineRule="auto"/>
        <w:contextualSpacing/>
        <w:rPr>
          <w:rFonts w:cs="Times New Roman"/>
          <w:szCs w:val="24"/>
        </w:rPr>
      </w:pPr>
      <w:r>
        <w:rPr>
          <w:rFonts w:cs="Times New Roman"/>
          <w:szCs w:val="24"/>
        </w:rPr>
        <w:tab/>
        <w:t>In a more pragmatic sense, this state is also a good place for handling various programmatic concerns</w:t>
      </w:r>
      <w:r w:rsidR="00A15F41">
        <w:rPr>
          <w:rFonts w:cs="Times New Roman"/>
          <w:szCs w:val="24"/>
        </w:rPr>
        <w:t xml:space="preserve"> such as resetting the states of iterables or managing priority queues.</w:t>
      </w:r>
    </w:p>
    <w:p w14:paraId="2AEC51DE" w14:textId="77777777" w:rsidR="006467B4" w:rsidRDefault="006467B4" w:rsidP="001603E0">
      <w:pPr>
        <w:pStyle w:val="Heading4"/>
      </w:pPr>
      <w:bookmarkStart w:id="80" w:name="_Toc151829335"/>
      <w:r>
        <w:lastRenderedPageBreak/>
        <w:t>Task Management</w:t>
      </w:r>
      <w:bookmarkEnd w:id="80"/>
    </w:p>
    <w:p w14:paraId="470D7828" w14:textId="32E175BC"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Interactions with the task set minimally consist of two operations: task generation and task assignment. Task assignment is the act of designating a particular agent as the executor of a particular task. Task generation enters a new task to the set, whether via generating a completely new task or introducing a </w:t>
      </w:r>
      <w:r w:rsidR="00A15F41">
        <w:rPr>
          <w:rFonts w:cs="Times New Roman"/>
          <w:szCs w:val="24"/>
        </w:rPr>
        <w:t>pre-</w:t>
      </w:r>
      <w:r>
        <w:rPr>
          <w:rFonts w:cs="Times New Roman"/>
          <w:szCs w:val="24"/>
        </w:rPr>
        <w:t>defined task according to some task schedule supplied in the simulation definition step.</w:t>
      </w:r>
    </w:p>
    <w:p w14:paraId="6AC76D72" w14:textId="77777777" w:rsidR="006467B4" w:rsidRDefault="006467B4" w:rsidP="006467B4">
      <w:pPr>
        <w:spacing w:line="480" w:lineRule="auto"/>
        <w:contextualSpacing/>
        <w:rPr>
          <w:rFonts w:cs="Times New Roman"/>
          <w:szCs w:val="24"/>
        </w:rPr>
      </w:pPr>
      <w:r>
        <w:rPr>
          <w:rFonts w:cs="Times New Roman"/>
          <w:szCs w:val="24"/>
        </w:rPr>
        <w:tab/>
        <w:t>To maintain the analogy of the system to a real-world application, an external authority should manage task-defining processes. A warehouse system would require knowledge of an item’s location and destination, while an air traffic control system may need to enforce timing constraints by restricting the availability of “tasks” to certain timesteps. In these cases, tasks need to be admitted to the system in an online fashion, which is left up to the engineer. For the testing process, it is likely sufficient to implement a custom generator or use a predefined list of tasks.</w:t>
      </w:r>
    </w:p>
    <w:p w14:paraId="12E903A8" w14:textId="4FF4C301" w:rsidR="009D1D52" w:rsidRDefault="009D1D52" w:rsidP="006467B4">
      <w:pPr>
        <w:spacing w:line="480" w:lineRule="auto"/>
        <w:contextualSpacing/>
        <w:rPr>
          <w:rFonts w:cs="Times New Roman"/>
          <w:szCs w:val="24"/>
        </w:rPr>
      </w:pPr>
      <w:r>
        <w:rPr>
          <w:rFonts w:cs="Times New Roman"/>
          <w:szCs w:val="24"/>
        </w:rPr>
        <w:tab/>
        <w:t xml:space="preserve">An overview of the proposed actions enacted during the Task Management state is provided in </w:t>
      </w:r>
      <w:r>
        <w:rPr>
          <w:rFonts w:cs="Times New Roman"/>
          <w:szCs w:val="24"/>
        </w:rPr>
        <w:fldChar w:fldCharType="begin"/>
      </w:r>
      <w:r>
        <w:rPr>
          <w:rFonts w:cs="Times New Roman"/>
          <w:szCs w:val="24"/>
        </w:rPr>
        <w:instrText xml:space="preserve"> REF _Ref151164740 \h </w:instrText>
      </w:r>
      <w:r>
        <w:rPr>
          <w:rFonts w:cs="Times New Roman"/>
          <w:szCs w:val="24"/>
        </w:rPr>
      </w:r>
      <w:r>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8</w:t>
      </w:r>
      <w:r>
        <w:rPr>
          <w:rFonts w:cs="Times New Roman"/>
          <w:szCs w:val="24"/>
        </w:rPr>
        <w:fldChar w:fldCharType="end"/>
      </w:r>
      <w:r>
        <w:rPr>
          <w:rFonts w:cs="Times New Roman"/>
          <w:szCs w:val="24"/>
        </w:rPr>
        <w:t>.</w:t>
      </w:r>
    </w:p>
    <w:p w14:paraId="7FBEA339" w14:textId="5A110A16" w:rsidR="006467B4" w:rsidRDefault="008D21AA" w:rsidP="008D21AA">
      <w:pPr>
        <w:keepNext/>
        <w:contextualSpacing/>
      </w:pPr>
      <w:r w:rsidRPr="008D21AA">
        <w:rPr>
          <w:rFonts w:cs="Times New Roman"/>
          <w:noProof/>
          <w:szCs w:val="24"/>
        </w:rPr>
        <w:lastRenderedPageBreak/>
        <w:drawing>
          <wp:inline distT="0" distB="0" distL="0" distR="0" wp14:anchorId="5ABCD41E" wp14:editId="192272D8">
            <wp:extent cx="5476875" cy="2143125"/>
            <wp:effectExtent l="0" t="0" r="9525" b="9525"/>
            <wp:docPr id="15840634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63429"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5476875" cy="2143125"/>
                    </a:xfrm>
                    <a:prstGeom prst="rect">
                      <a:avLst/>
                    </a:prstGeom>
                  </pic:spPr>
                </pic:pic>
              </a:graphicData>
            </a:graphic>
          </wp:inline>
        </w:drawing>
      </w:r>
    </w:p>
    <w:p w14:paraId="4F88C8CD" w14:textId="6733865E" w:rsidR="006467B4" w:rsidRPr="007B1913" w:rsidRDefault="006467B4" w:rsidP="00F77EC0">
      <w:pPr>
        <w:pStyle w:val="Caption"/>
        <w:keepLines/>
        <w:jc w:val="center"/>
        <w:rPr>
          <w:rFonts w:cs="Times New Roman"/>
          <w:szCs w:val="24"/>
        </w:rPr>
      </w:pPr>
      <w:bookmarkStart w:id="81" w:name="_Ref151164740"/>
      <w:bookmarkStart w:id="82" w:name="_Toc151828277"/>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8</w:t>
      </w:r>
      <w:r w:rsidRPr="001D49EF">
        <w:rPr>
          <w:rFonts w:cs="Times New Roman"/>
          <w:b/>
          <w:bCs/>
          <w:szCs w:val="24"/>
        </w:rPr>
        <w:fldChar w:fldCharType="end"/>
      </w:r>
      <w:bookmarkEnd w:id="81"/>
      <w:r w:rsidRPr="001D49EF">
        <w:rPr>
          <w:rFonts w:cs="Times New Roman"/>
          <w:b/>
          <w:bCs/>
          <w:szCs w:val="24"/>
        </w:rPr>
        <w:t>:</w:t>
      </w:r>
      <w:r w:rsidRPr="007B1913">
        <w:rPr>
          <w:rFonts w:cs="Times New Roman"/>
          <w:szCs w:val="24"/>
        </w:rPr>
        <w:t xml:space="preserve"> Graphical overview of the Task Management state.</w:t>
      </w:r>
      <w:bookmarkEnd w:id="82"/>
    </w:p>
    <w:p w14:paraId="4D8C4D7E" w14:textId="77777777" w:rsidR="006467B4" w:rsidRDefault="006467B4" w:rsidP="001603E0">
      <w:pPr>
        <w:pStyle w:val="Heading4"/>
      </w:pPr>
      <w:bookmarkStart w:id="83" w:name="_Toc151829336"/>
      <w:r>
        <w:t>Action Planning</w:t>
      </w:r>
      <w:bookmarkEnd w:id="83"/>
    </w:p>
    <w:p w14:paraId="1A85BFA1" w14:textId="25F8CE0D"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During each timestep an agent must take some kind of action, even if the action is to wait in place. The act of determining which action best advances the system toward a solution state will account for the majority of an algorithm’s procedure and is therefore the most involved aspect of the implementation process. Following a similar decomposition process makes it clear that an algorithm must be able to make decisions regarding certain functions: fulfilling task requirements, finding paths, and acting on planned paths. These </w:t>
      </w:r>
      <w:r w:rsidR="00762719">
        <w:rPr>
          <w:rFonts w:cs="Times New Roman"/>
          <w:szCs w:val="24"/>
        </w:rPr>
        <w:t xml:space="preserve">routines </w:t>
      </w:r>
      <w:r w:rsidR="00A15F41">
        <w:rPr>
          <w:rFonts w:cs="Times New Roman"/>
          <w:szCs w:val="24"/>
        </w:rPr>
        <w:t xml:space="preserve">each require a logical branch </w:t>
      </w:r>
      <w:r w:rsidR="00762719">
        <w:rPr>
          <w:rFonts w:cs="Times New Roman"/>
          <w:szCs w:val="24"/>
        </w:rPr>
        <w:t xml:space="preserve">which </w:t>
      </w:r>
      <w:r w:rsidR="00A15F41">
        <w:rPr>
          <w:rFonts w:cs="Times New Roman"/>
          <w:szCs w:val="24"/>
        </w:rPr>
        <w:t>guide</w:t>
      </w:r>
      <w:r w:rsidR="00762719">
        <w:rPr>
          <w:rFonts w:cs="Times New Roman"/>
          <w:szCs w:val="24"/>
        </w:rPr>
        <w:t>s</w:t>
      </w:r>
      <w:r w:rsidR="00A15F41">
        <w:rPr>
          <w:rFonts w:cs="Times New Roman"/>
          <w:szCs w:val="24"/>
        </w:rPr>
        <w:t xml:space="preserve"> the progression through the state machine</w:t>
      </w:r>
      <w:r w:rsidR="00762719">
        <w:rPr>
          <w:rFonts w:cs="Times New Roman"/>
          <w:szCs w:val="24"/>
        </w:rPr>
        <w:t xml:space="preserve"> to the correct behaviors</w:t>
      </w:r>
      <w:r w:rsidR="00A15F41">
        <w:rPr>
          <w:rFonts w:cs="Times New Roman"/>
          <w:szCs w:val="24"/>
        </w:rPr>
        <w:t>.</w:t>
      </w:r>
    </w:p>
    <w:p w14:paraId="181549B3" w14:textId="77777777" w:rsidR="006467B4" w:rsidRDefault="006467B4" w:rsidP="006467B4">
      <w:pPr>
        <w:spacing w:line="480" w:lineRule="auto"/>
        <w:contextualSpacing/>
        <w:rPr>
          <w:rFonts w:cs="Times New Roman"/>
          <w:szCs w:val="24"/>
        </w:rPr>
      </w:pPr>
      <w:r>
        <w:rPr>
          <w:rFonts w:cs="Times New Roman"/>
          <w:szCs w:val="24"/>
        </w:rPr>
        <w:tab/>
        <w:t xml:space="preserve">Generally, an agent which is in its goal location should attempt to fulfill its objective by performing its tasked behavior. In simplistic implementations, this could be merely being in the goal node at some point in time, but the approach makes no assertions that this must be true. For example, the execution of a task could be sufficiently complicated and </w:t>
      </w:r>
      <w:r>
        <w:rPr>
          <w:rFonts w:cs="Times New Roman"/>
          <w:szCs w:val="24"/>
        </w:rPr>
        <w:lastRenderedPageBreak/>
        <w:t>time-consuming that it requires multiple timesteps. In such cases, the planning algorithm must compensate.</w:t>
      </w:r>
    </w:p>
    <w:p w14:paraId="03B91313" w14:textId="77777777" w:rsidR="006467B4" w:rsidRDefault="006467B4" w:rsidP="006467B4">
      <w:pPr>
        <w:spacing w:line="480" w:lineRule="auto"/>
        <w:contextualSpacing/>
        <w:rPr>
          <w:rFonts w:cs="Times New Roman"/>
          <w:szCs w:val="24"/>
        </w:rPr>
      </w:pPr>
      <w:r>
        <w:rPr>
          <w:rFonts w:cs="Times New Roman"/>
          <w:szCs w:val="24"/>
        </w:rPr>
        <w:tab/>
        <w:t>Agents which are not where they need to be should be driven closer to their goals while adhering to other system requirements (chiefly, no collisions along their paths). If an agent already has a plan and there are no immediate problems in continuing to execute the plan, the default case should be that it advances along its plan. This framework does not prevent the implementing engineer from altering plans in an online fashion, remaining flexible in the case where an auxiliary goal should be achieved, such as avoiding future congestion. Alternatively, if an agent has no plan at all—as may be the case immediately after the assignment of a new task—it should attempt to find a valid plan.</w:t>
      </w:r>
    </w:p>
    <w:p w14:paraId="6E1D7879" w14:textId="77777777" w:rsidR="006467B4" w:rsidRDefault="006467B4" w:rsidP="006467B4">
      <w:pPr>
        <w:spacing w:line="480" w:lineRule="auto"/>
        <w:contextualSpacing/>
        <w:rPr>
          <w:rFonts w:cs="Times New Roman"/>
          <w:szCs w:val="24"/>
        </w:rPr>
      </w:pPr>
      <w:r>
        <w:rPr>
          <w:rFonts w:cs="Times New Roman"/>
          <w:szCs w:val="24"/>
        </w:rPr>
        <w:tab/>
        <w:t>An implementation concern arises. Path planning operations may fail in certain cases. For example, an agent may not be able to take any action without colliding with the intent of another agent. A complete path may also not exist under current system conditions. In such cases it is possible a bounded path search could find a partial path as in the case of WHCA*. Once again, the state machine approach does not offer restrictions on how such cases should be handled, although the implementation in this work uses a collision resolution system which takes effect once all agents have declared their intents.</w:t>
      </w:r>
    </w:p>
    <w:p w14:paraId="7BA3991D" w14:textId="77777777" w:rsidR="006467B4" w:rsidRDefault="006467B4" w:rsidP="006467B4">
      <w:pPr>
        <w:spacing w:line="480" w:lineRule="auto"/>
        <w:contextualSpacing/>
        <w:rPr>
          <w:rFonts w:cs="Times New Roman"/>
          <w:szCs w:val="24"/>
        </w:rPr>
      </w:pPr>
      <w:r>
        <w:rPr>
          <w:rFonts w:cs="Times New Roman"/>
          <w:szCs w:val="24"/>
        </w:rPr>
        <w:tab/>
        <w:t xml:space="preserve">The agent queue should be exhausted by the end of the action planning phase, with all agents having declared some intent to take a particular action. All that remains from this point on is the validation and execution of these planned actions. </w:t>
      </w:r>
    </w:p>
    <w:p w14:paraId="39AA1147" w14:textId="592F03CE" w:rsidR="009D1D52" w:rsidRDefault="009D1D52" w:rsidP="009D1D52">
      <w:pPr>
        <w:spacing w:line="480" w:lineRule="auto"/>
        <w:ind w:firstLine="720"/>
        <w:contextualSpacing/>
        <w:rPr>
          <w:rFonts w:cs="Times New Roman"/>
          <w:szCs w:val="24"/>
        </w:rPr>
      </w:pPr>
      <w:r>
        <w:rPr>
          <w:rFonts w:cs="Times New Roman"/>
          <w:szCs w:val="24"/>
        </w:rPr>
        <w:t xml:space="preserve">An overview of the proposed actions enacted during the Action Planning state is provided in </w:t>
      </w:r>
      <w:r>
        <w:rPr>
          <w:rFonts w:cs="Times New Roman"/>
          <w:szCs w:val="24"/>
        </w:rPr>
        <w:fldChar w:fldCharType="begin"/>
      </w:r>
      <w:r>
        <w:rPr>
          <w:rFonts w:cs="Times New Roman"/>
          <w:szCs w:val="24"/>
        </w:rPr>
        <w:instrText xml:space="preserve"> REF _Ref151164943 \h </w:instrText>
      </w:r>
      <w:r>
        <w:rPr>
          <w:rFonts w:cs="Times New Roman"/>
          <w:szCs w:val="24"/>
        </w:rPr>
      </w:r>
      <w:r>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9</w:t>
      </w:r>
      <w:r>
        <w:rPr>
          <w:rFonts w:cs="Times New Roman"/>
          <w:szCs w:val="24"/>
        </w:rPr>
        <w:fldChar w:fldCharType="end"/>
      </w:r>
      <w:r>
        <w:rPr>
          <w:rFonts w:cs="Times New Roman"/>
          <w:szCs w:val="24"/>
        </w:rPr>
        <w:t>.</w:t>
      </w:r>
    </w:p>
    <w:p w14:paraId="4E35E1C0" w14:textId="77777777" w:rsidR="006467B4" w:rsidRDefault="006467B4" w:rsidP="006467B4">
      <w:pPr>
        <w:keepNext/>
        <w:contextualSpacing/>
        <w:jc w:val="center"/>
      </w:pPr>
      <w:r w:rsidRPr="004F37AD">
        <w:rPr>
          <w:rFonts w:cs="Times New Roman"/>
          <w:noProof/>
          <w:szCs w:val="24"/>
        </w:rPr>
        <w:lastRenderedPageBreak/>
        <w:drawing>
          <wp:inline distT="0" distB="0" distL="0" distR="0" wp14:anchorId="31AB34B7" wp14:editId="1EE9DA97">
            <wp:extent cx="4562475" cy="2619375"/>
            <wp:effectExtent l="0" t="0" r="9525" b="9525"/>
            <wp:docPr id="1067854482" name="Graphic 1" descr="Graphical overview of the Action Planning state.&#10;&#10;After tasks are managed, this state begins. The desired type of action is determined for each agent. If an agent is already in its goal location it should interact with the task. If the agent may act again after interacting with the task, the simulation returns to the task management state. Otherwise, the agent's planning is done and the simulation checks for other agents needing plans. If an agent was not at its goal location, it must plan an action which advances it in the correct direction. If an agent has a plan to follow, then it sets the plan and the simulation advances to the next agent in the queue. Otherwise, it enters a cyclical state of pathfinding, searching for a path to its goal. When a path is found, it returns to the action planning state. If a path was impossible, then the agent advances to a crash state, and the simulation moves on to the next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4482" name="Graphic 1" descr="Graphical overview of the Action Planning state.&#10;&#10;After tasks are managed, this state begins. The desired type of action is determined for each agent. If an agent is already in its goal location it should interact with the task. If the agent may act again after interacting with the task, the simulation returns to the task management state. Otherwise, the agent's planning is done and the simulation checks for other agents needing plans. If an agent was not at its goal location, it must plan an action which advances it in the correct direction. If an agent has a plan to follow, then it sets the plan and the simulation advances to the next agent in the queue. Otherwise, it enters a cyclical state of pathfinding, searching for a path to its goal. When a path is found, it returns to the action planning state. If a path was impossible, then the agent advances to a crash state, and the simulation moves on to the next agent."/>
                    <pic:cNvPicPr/>
                  </pic:nvPicPr>
                  <pic:blipFill>
                    <a:blip r:embed="rId40">
                      <a:extLst>
                        <a:ext uri="{96DAC541-7B7A-43D3-8B79-37D633B846F1}">
                          <asvg:svgBlip xmlns:asvg="http://schemas.microsoft.com/office/drawing/2016/SVG/main" r:embed="rId41"/>
                        </a:ext>
                      </a:extLst>
                    </a:blip>
                    <a:stretch>
                      <a:fillRect/>
                    </a:stretch>
                  </pic:blipFill>
                  <pic:spPr>
                    <a:xfrm>
                      <a:off x="0" y="0"/>
                      <a:ext cx="4562475" cy="2619375"/>
                    </a:xfrm>
                    <a:prstGeom prst="rect">
                      <a:avLst/>
                    </a:prstGeom>
                  </pic:spPr>
                </pic:pic>
              </a:graphicData>
            </a:graphic>
          </wp:inline>
        </w:drawing>
      </w:r>
    </w:p>
    <w:p w14:paraId="0422521A" w14:textId="0E677498" w:rsidR="006467B4" w:rsidRPr="007B1913" w:rsidRDefault="006467B4" w:rsidP="00F77EC0">
      <w:pPr>
        <w:pStyle w:val="Caption"/>
        <w:keepLines/>
        <w:jc w:val="center"/>
        <w:rPr>
          <w:rFonts w:cs="Times New Roman"/>
          <w:szCs w:val="24"/>
        </w:rPr>
      </w:pPr>
      <w:bookmarkStart w:id="84" w:name="_Ref151164943"/>
      <w:bookmarkStart w:id="85" w:name="_Toc151828278"/>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9</w:t>
      </w:r>
      <w:r w:rsidRPr="001D49EF">
        <w:rPr>
          <w:rFonts w:cs="Times New Roman"/>
          <w:b/>
          <w:bCs/>
          <w:szCs w:val="24"/>
        </w:rPr>
        <w:fldChar w:fldCharType="end"/>
      </w:r>
      <w:bookmarkEnd w:id="84"/>
      <w:r w:rsidRPr="001D49EF">
        <w:rPr>
          <w:rFonts w:cs="Times New Roman"/>
          <w:b/>
          <w:bCs/>
          <w:szCs w:val="24"/>
        </w:rPr>
        <w:t>:</w:t>
      </w:r>
      <w:r w:rsidRPr="007B1913">
        <w:rPr>
          <w:rFonts w:cs="Times New Roman"/>
          <w:szCs w:val="24"/>
        </w:rPr>
        <w:t xml:space="preserve"> Graphical overview of the Action Planning state.</w:t>
      </w:r>
      <w:bookmarkEnd w:id="85"/>
    </w:p>
    <w:p w14:paraId="33B470A2" w14:textId="77777777" w:rsidR="006467B4" w:rsidRDefault="006467B4" w:rsidP="001603E0">
      <w:pPr>
        <w:pStyle w:val="Heading4"/>
      </w:pPr>
      <w:bookmarkStart w:id="86" w:name="_Toc151829337"/>
      <w:r>
        <w:t>Action Execution</w:t>
      </w:r>
      <w:bookmarkEnd w:id="86"/>
    </w:p>
    <w:p w14:paraId="2C51D1BE" w14:textId="77777777"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With a set of actions found for each agent in the system, the algorithm should be able to advance by executing all agent actions simultaneously. Successfully doing so represents the passage of a timestep.</w:t>
      </w:r>
    </w:p>
    <w:p w14:paraId="59E82629" w14:textId="69F613C0" w:rsidR="006467B4" w:rsidRDefault="006467B4" w:rsidP="006467B4">
      <w:pPr>
        <w:spacing w:line="480" w:lineRule="auto"/>
        <w:contextualSpacing/>
        <w:rPr>
          <w:rFonts w:cs="Times New Roman"/>
          <w:szCs w:val="24"/>
        </w:rPr>
      </w:pPr>
      <w:r>
        <w:rPr>
          <w:rFonts w:cs="Times New Roman"/>
          <w:szCs w:val="24"/>
        </w:rPr>
        <w:tab/>
        <w:t xml:space="preserve">As mentioned in the Action Planning section, it is possible that generated agent plans are insufficient in some way that causes collisions or other errors. As both a pragmatic and performance concern, such occurrences must be handled. Simulations which crash on the first instance of incompatible plans provide little to no data about the functionality of the algorithm in other cases. Further, not every algorithm is well-adapted to the MAPD challenges, as will be shown with the implementation of WHCA* in Chapter </w:t>
      </w:r>
      <w:r w:rsidR="0078564B">
        <w:rPr>
          <w:rFonts w:cs="Times New Roman"/>
          <w:szCs w:val="24"/>
        </w:rPr>
        <w:t>5</w:t>
      </w:r>
      <w:r>
        <w:rPr>
          <w:rFonts w:cs="Times New Roman"/>
          <w:szCs w:val="24"/>
        </w:rPr>
        <w:t>. Collecting data on the occurrence rate of failures throughout the simulation lifetime is probably useful and so the approach includes handling these cases.</w:t>
      </w:r>
    </w:p>
    <w:p w14:paraId="3A0CDF51" w14:textId="77777777" w:rsidR="006467B4" w:rsidRDefault="006467B4" w:rsidP="006467B4">
      <w:pPr>
        <w:spacing w:line="480" w:lineRule="auto"/>
        <w:contextualSpacing/>
        <w:rPr>
          <w:rFonts w:cs="Times New Roman"/>
          <w:szCs w:val="24"/>
        </w:rPr>
      </w:pPr>
      <w:r>
        <w:rPr>
          <w:rFonts w:cs="Times New Roman"/>
          <w:szCs w:val="24"/>
        </w:rPr>
        <w:lastRenderedPageBreak/>
        <w:tab/>
        <w:t>If no disallowed collisions exist, then the implementation of the algorithm must be able to mutate the state of the simulation in a manner corresponding to the planned agent actions, at which point the timestep is considered completed.</w:t>
      </w:r>
    </w:p>
    <w:p w14:paraId="598C5281" w14:textId="01FE82A4" w:rsidR="009D1D52" w:rsidRDefault="009D1D52" w:rsidP="006467B4">
      <w:pPr>
        <w:spacing w:line="480" w:lineRule="auto"/>
        <w:contextualSpacing/>
        <w:rPr>
          <w:rFonts w:cs="Times New Roman"/>
          <w:szCs w:val="24"/>
        </w:rPr>
      </w:pPr>
      <w:r>
        <w:rPr>
          <w:rFonts w:cs="Times New Roman"/>
          <w:szCs w:val="24"/>
        </w:rPr>
        <w:tab/>
        <w:t xml:space="preserve">An overview of the proposed actions enacted during the Action Execution state is provided in </w:t>
      </w:r>
      <w:r>
        <w:rPr>
          <w:rFonts w:cs="Times New Roman"/>
          <w:szCs w:val="24"/>
        </w:rPr>
        <w:fldChar w:fldCharType="begin"/>
      </w:r>
      <w:r>
        <w:rPr>
          <w:rFonts w:cs="Times New Roman"/>
          <w:szCs w:val="24"/>
        </w:rPr>
        <w:instrText xml:space="preserve"> REF _Ref151164962 \h </w:instrText>
      </w:r>
      <w:r>
        <w:rPr>
          <w:rFonts w:cs="Times New Roman"/>
          <w:szCs w:val="24"/>
        </w:rPr>
      </w:r>
      <w:r>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10</w:t>
      </w:r>
      <w:r>
        <w:rPr>
          <w:rFonts w:cs="Times New Roman"/>
          <w:szCs w:val="24"/>
        </w:rPr>
        <w:fldChar w:fldCharType="end"/>
      </w:r>
      <w:r>
        <w:rPr>
          <w:rFonts w:cs="Times New Roman"/>
          <w:szCs w:val="24"/>
        </w:rPr>
        <w:t xml:space="preserve">. The Resolve Collisions state could attempt to find a solution internally, never leaving the Action Execution state, or re-enter the agent selection-task-plan cycle with new restrictions </w:t>
      </w:r>
      <w:r w:rsidR="005B22F3">
        <w:rPr>
          <w:rFonts w:cs="Times New Roman"/>
          <w:szCs w:val="24"/>
        </w:rPr>
        <w:t>for</w:t>
      </w:r>
      <w:r>
        <w:rPr>
          <w:rFonts w:cs="Times New Roman"/>
          <w:szCs w:val="24"/>
        </w:rPr>
        <w:t xml:space="preserve"> the colliding agents.</w:t>
      </w:r>
    </w:p>
    <w:p w14:paraId="1ADFF9E6" w14:textId="77777777" w:rsidR="006467B4" w:rsidRDefault="006467B4" w:rsidP="006467B4">
      <w:pPr>
        <w:keepNext/>
        <w:contextualSpacing/>
        <w:jc w:val="center"/>
      </w:pPr>
      <w:r w:rsidRPr="007B1913">
        <w:rPr>
          <w:rFonts w:cs="Times New Roman"/>
          <w:noProof/>
          <w:szCs w:val="24"/>
        </w:rPr>
        <w:drawing>
          <wp:inline distT="0" distB="0" distL="0" distR="0" wp14:anchorId="21593B35" wp14:editId="7CC9938F">
            <wp:extent cx="5486400" cy="1299845"/>
            <wp:effectExtent l="0" t="0" r="0" b="0"/>
            <wp:docPr id="249461001" name="Graphic 1" descr="Graphical overview of the Action Execution state.&#10;&#10;After all agents have made plans, each plan is validated, considering all other plans in the system. If all plans are valid, then they are executed and the system advances to the end step. If collisions are found, a resolver state is enacted. If the collisions could not be resolved, the simulation should crash. If the collisions could be resolved by replanning, then the now-valid plans are executed and the system advances to the en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61001" name="Graphic 1" descr="Graphical overview of the Action Execution state.&#10;&#10;After all agents have made plans, each plan is validated, considering all other plans in the system. If all plans are valid, then they are executed and the system advances to the end step. If collisions are found, a resolver state is enacted. If the collisions could not be resolved, the simulation should crash. If the collisions could be resolved by replanning, then the now-valid plans are executed and the system advances to the end step."/>
                    <pic:cNvPicPr/>
                  </pic:nvPicPr>
                  <pic:blipFill>
                    <a:blip r:embed="rId42">
                      <a:extLst>
                        <a:ext uri="{96DAC541-7B7A-43D3-8B79-37D633B846F1}">
                          <asvg:svgBlip xmlns:asvg="http://schemas.microsoft.com/office/drawing/2016/SVG/main" r:embed="rId43"/>
                        </a:ext>
                      </a:extLst>
                    </a:blip>
                    <a:stretch>
                      <a:fillRect/>
                    </a:stretch>
                  </pic:blipFill>
                  <pic:spPr>
                    <a:xfrm>
                      <a:off x="0" y="0"/>
                      <a:ext cx="5486400" cy="1299845"/>
                    </a:xfrm>
                    <a:prstGeom prst="rect">
                      <a:avLst/>
                    </a:prstGeom>
                  </pic:spPr>
                </pic:pic>
              </a:graphicData>
            </a:graphic>
          </wp:inline>
        </w:drawing>
      </w:r>
    </w:p>
    <w:p w14:paraId="1D82AD5F" w14:textId="5B12AF2D" w:rsidR="006467B4" w:rsidRPr="007B1913" w:rsidRDefault="006467B4" w:rsidP="00F77EC0">
      <w:pPr>
        <w:pStyle w:val="Caption"/>
        <w:keepLines/>
        <w:jc w:val="center"/>
        <w:rPr>
          <w:rFonts w:cs="Times New Roman"/>
          <w:szCs w:val="24"/>
        </w:rPr>
      </w:pPr>
      <w:bookmarkStart w:id="87" w:name="_Ref151164962"/>
      <w:bookmarkStart w:id="88" w:name="_Toc151828279"/>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10</w:t>
      </w:r>
      <w:r w:rsidRPr="001D49EF">
        <w:rPr>
          <w:rFonts w:cs="Times New Roman"/>
          <w:b/>
          <w:bCs/>
          <w:szCs w:val="24"/>
        </w:rPr>
        <w:fldChar w:fldCharType="end"/>
      </w:r>
      <w:bookmarkEnd w:id="87"/>
      <w:r w:rsidRPr="001D49EF">
        <w:rPr>
          <w:rFonts w:cs="Times New Roman"/>
          <w:b/>
          <w:bCs/>
          <w:szCs w:val="24"/>
        </w:rPr>
        <w:t>:</w:t>
      </w:r>
      <w:r w:rsidRPr="007B1913">
        <w:rPr>
          <w:rFonts w:cs="Times New Roman"/>
          <w:szCs w:val="24"/>
        </w:rPr>
        <w:t xml:space="preserve"> Graphical overview of the Action Execution state.</w:t>
      </w:r>
      <w:bookmarkEnd w:id="88"/>
    </w:p>
    <w:p w14:paraId="3941CD8F" w14:textId="77777777" w:rsidR="006467B4" w:rsidRDefault="006467B4" w:rsidP="001603E0">
      <w:pPr>
        <w:pStyle w:val="Heading4"/>
      </w:pPr>
      <w:bookmarkStart w:id="89" w:name="_Toc151829338"/>
      <w:r>
        <w:t>End of Step</w:t>
      </w:r>
      <w:bookmarkEnd w:id="89"/>
    </w:p>
    <w:p w14:paraId="2C77BBB2" w14:textId="54BB8263"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To account for simulations or tests which have a defined endpoint, a branch in logic must be introduced which evaluates the current simulation state against the set</w:t>
      </w:r>
      <w:r w:rsidR="00762719">
        <w:rPr>
          <w:rFonts w:cs="Times New Roman"/>
          <w:szCs w:val="24"/>
        </w:rPr>
        <w:t xml:space="preserve"> of</w:t>
      </w:r>
      <w:r>
        <w:rPr>
          <w:rFonts w:cs="Times New Roman"/>
          <w:szCs w:val="24"/>
        </w:rPr>
        <w:t xml:space="preserve"> requirements for completion. Simple conditions upon which a simulation should end include elapsed timesteps, completed task counts, and unresolvable collisions. Equalizing end conditions ensures a level playing field for comparison of multiple algorithms. In the case of simulations which should run forever, it is sufficient for the ending criteria to always evaluate to false, thus keeping the system looping through new timesteps for an arbitrary amount of time. </w:t>
      </w:r>
    </w:p>
    <w:p w14:paraId="14FB1427" w14:textId="476886BE" w:rsidR="009D1D52" w:rsidRDefault="009D1D52" w:rsidP="006467B4">
      <w:pPr>
        <w:spacing w:line="480" w:lineRule="auto"/>
        <w:contextualSpacing/>
        <w:rPr>
          <w:rFonts w:cs="Times New Roman"/>
          <w:szCs w:val="24"/>
        </w:rPr>
      </w:pPr>
      <w:r>
        <w:rPr>
          <w:rFonts w:cs="Times New Roman"/>
          <w:szCs w:val="24"/>
        </w:rPr>
        <w:lastRenderedPageBreak/>
        <w:tab/>
        <w:t xml:space="preserve">An overview of the proposed actions enacted during the End Step state is provided in </w:t>
      </w:r>
      <w:r>
        <w:rPr>
          <w:rFonts w:cs="Times New Roman"/>
          <w:szCs w:val="24"/>
        </w:rPr>
        <w:fldChar w:fldCharType="begin"/>
      </w:r>
      <w:r>
        <w:rPr>
          <w:rFonts w:cs="Times New Roman"/>
          <w:szCs w:val="24"/>
        </w:rPr>
        <w:instrText xml:space="preserve"> REF _Ref151164976 \h </w:instrText>
      </w:r>
      <w:r>
        <w:rPr>
          <w:rFonts w:cs="Times New Roman"/>
          <w:szCs w:val="24"/>
        </w:rPr>
      </w:r>
      <w:r>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11</w:t>
      </w:r>
      <w:r>
        <w:rPr>
          <w:rFonts w:cs="Times New Roman"/>
          <w:szCs w:val="24"/>
        </w:rPr>
        <w:fldChar w:fldCharType="end"/>
      </w:r>
      <w:r>
        <w:rPr>
          <w:rFonts w:cs="Times New Roman"/>
          <w:szCs w:val="24"/>
        </w:rPr>
        <w:t>.</w:t>
      </w:r>
    </w:p>
    <w:p w14:paraId="08685FDA" w14:textId="77777777" w:rsidR="006467B4" w:rsidRDefault="006467B4" w:rsidP="006467B4">
      <w:pPr>
        <w:keepNext/>
        <w:contextualSpacing/>
        <w:jc w:val="center"/>
      </w:pPr>
      <w:r w:rsidRPr="00D25D60">
        <w:rPr>
          <w:rFonts w:cs="Times New Roman"/>
          <w:noProof/>
          <w:szCs w:val="24"/>
        </w:rPr>
        <w:drawing>
          <wp:inline distT="0" distB="0" distL="0" distR="0" wp14:anchorId="1A9E1091" wp14:editId="6A240AF8">
            <wp:extent cx="3838575" cy="1190625"/>
            <wp:effectExtent l="0" t="0" r="9525" b="9525"/>
            <wp:docPr id="1654760856" name="Graphic 1" descr="Graphical overview of the End Step state.&#10;&#10;The end conditions for the simulation are evaluated here. If they are met, the simulation ends. If not, the simulation returns to the new step state and the cycle begins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60856" name="Graphic 1" descr="Graphical overview of the End Step state.&#10;&#10;The end conditions for the simulation are evaluated here. If they are met, the simulation ends. If not, the simulation returns to the new step state and the cycle begins again."/>
                    <pic:cNvPicPr/>
                  </pic:nvPicPr>
                  <pic:blipFill>
                    <a:blip r:embed="rId44">
                      <a:extLst>
                        <a:ext uri="{96DAC541-7B7A-43D3-8B79-37D633B846F1}">
                          <asvg:svgBlip xmlns:asvg="http://schemas.microsoft.com/office/drawing/2016/SVG/main" r:embed="rId45"/>
                        </a:ext>
                      </a:extLst>
                    </a:blip>
                    <a:stretch>
                      <a:fillRect/>
                    </a:stretch>
                  </pic:blipFill>
                  <pic:spPr>
                    <a:xfrm>
                      <a:off x="0" y="0"/>
                      <a:ext cx="3838575" cy="1190625"/>
                    </a:xfrm>
                    <a:prstGeom prst="rect">
                      <a:avLst/>
                    </a:prstGeom>
                  </pic:spPr>
                </pic:pic>
              </a:graphicData>
            </a:graphic>
          </wp:inline>
        </w:drawing>
      </w:r>
    </w:p>
    <w:p w14:paraId="1599F8D6" w14:textId="41FE6E0E" w:rsidR="000A0579" w:rsidRDefault="006467B4" w:rsidP="00F77EC0">
      <w:pPr>
        <w:pStyle w:val="Caption"/>
        <w:keepLines/>
        <w:jc w:val="center"/>
        <w:rPr>
          <w:rFonts w:cs="Times New Roman"/>
          <w:szCs w:val="24"/>
        </w:rPr>
        <w:sectPr w:rsidR="000A0579" w:rsidSect="004F56DA">
          <w:pgSz w:w="12240" w:h="15840"/>
          <w:pgMar w:top="2160" w:right="1440" w:bottom="1440" w:left="2160" w:header="1440" w:footer="1440" w:gutter="0"/>
          <w:cols w:space="720"/>
          <w:docGrid w:linePitch="360"/>
        </w:sectPr>
      </w:pPr>
      <w:bookmarkStart w:id="90" w:name="_Ref151164976"/>
      <w:bookmarkStart w:id="91" w:name="_Toc151828280"/>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11</w:t>
      </w:r>
      <w:r w:rsidRPr="001D49EF">
        <w:rPr>
          <w:rFonts w:cs="Times New Roman"/>
          <w:b/>
          <w:bCs/>
          <w:szCs w:val="24"/>
        </w:rPr>
        <w:fldChar w:fldCharType="end"/>
      </w:r>
      <w:bookmarkEnd w:id="90"/>
      <w:r w:rsidRPr="001D49EF">
        <w:rPr>
          <w:rFonts w:cs="Times New Roman"/>
          <w:b/>
          <w:bCs/>
          <w:szCs w:val="24"/>
        </w:rPr>
        <w:t>:</w:t>
      </w:r>
      <w:r w:rsidRPr="007B1913">
        <w:rPr>
          <w:rFonts w:cs="Times New Roman"/>
          <w:szCs w:val="24"/>
        </w:rPr>
        <w:t xml:space="preserve"> Graphical Overview of the End Step</w:t>
      </w:r>
      <w:r w:rsidR="00F77EC0">
        <w:rPr>
          <w:rFonts w:cs="Times New Roman"/>
          <w:szCs w:val="24"/>
        </w:rPr>
        <w:t xml:space="preserve"> state</w:t>
      </w:r>
      <w:r w:rsidR="00454DB5">
        <w:rPr>
          <w:rFonts w:cs="Times New Roman"/>
          <w:szCs w:val="24"/>
        </w:rPr>
        <w:t>.</w:t>
      </w:r>
      <w:bookmarkEnd w:id="91"/>
    </w:p>
    <w:p w14:paraId="63938410" w14:textId="08096441" w:rsidR="00B675D1" w:rsidRDefault="000A0579" w:rsidP="001603E0">
      <w:pPr>
        <w:pStyle w:val="Heading2"/>
      </w:pPr>
      <w:bookmarkStart w:id="92" w:name="_Toc151829339"/>
      <w:r>
        <w:lastRenderedPageBreak/>
        <w:t xml:space="preserve">4.   </w:t>
      </w:r>
      <w:r w:rsidR="00B675D1" w:rsidRPr="00C64032">
        <w:t>Framework Application</w:t>
      </w:r>
      <w:bookmarkEnd w:id="92"/>
    </w:p>
    <w:p w14:paraId="2D3E4CAE" w14:textId="1610BDD6" w:rsidR="00B675D1" w:rsidRDefault="00B675D1" w:rsidP="00B675D1">
      <w:pPr>
        <w:spacing w:line="480" w:lineRule="auto"/>
        <w:contextualSpacing/>
        <w:rPr>
          <w:rFonts w:cs="Times New Roman"/>
          <w:szCs w:val="24"/>
        </w:rPr>
      </w:pPr>
      <w:r>
        <w:rPr>
          <w:rFonts w:cs="Times New Roman"/>
          <w:b/>
          <w:bCs/>
          <w:szCs w:val="24"/>
        </w:rPr>
        <w:tab/>
      </w:r>
      <w:r>
        <w:rPr>
          <w:rFonts w:cs="Times New Roman"/>
          <w:szCs w:val="24"/>
        </w:rPr>
        <w:t xml:space="preserve">In Chapter </w:t>
      </w:r>
      <w:r w:rsidR="0078564B">
        <w:rPr>
          <w:rFonts w:cs="Times New Roman"/>
          <w:szCs w:val="24"/>
        </w:rPr>
        <w:t>2</w:t>
      </w:r>
      <w:r>
        <w:rPr>
          <w:rFonts w:cs="Times New Roman"/>
          <w:szCs w:val="24"/>
        </w:rPr>
        <w:t xml:space="preserve">, two decoupled multi-agent problem </w:t>
      </w:r>
      <w:r w:rsidR="002A21EE">
        <w:rPr>
          <w:rFonts w:cs="Times New Roman"/>
          <w:szCs w:val="24"/>
        </w:rPr>
        <w:t xml:space="preserve">solving </w:t>
      </w:r>
      <w:r>
        <w:rPr>
          <w:rFonts w:cs="Times New Roman"/>
          <w:szCs w:val="24"/>
        </w:rPr>
        <w:t xml:space="preserve">algorithms were introduced and their inner workings explained. In Chapter </w:t>
      </w:r>
      <w:r w:rsidR="0078564B">
        <w:rPr>
          <w:rFonts w:cs="Times New Roman"/>
          <w:szCs w:val="24"/>
        </w:rPr>
        <w:t>3</w:t>
      </w:r>
      <w:r>
        <w:rPr>
          <w:rFonts w:cs="Times New Roman"/>
          <w:szCs w:val="24"/>
        </w:rPr>
        <w:t>, a flexible and general framework for the implementation of algorithms was presented. This chapter combines the concepts of the preceding chapters, applying the process such that</w:t>
      </w:r>
      <w:r w:rsidR="002A21EE">
        <w:rPr>
          <w:rFonts w:cs="Times New Roman"/>
          <w:szCs w:val="24"/>
        </w:rPr>
        <w:t xml:space="preserve"> the</w:t>
      </w:r>
      <w:r>
        <w:rPr>
          <w:rFonts w:cs="Times New Roman"/>
          <w:szCs w:val="24"/>
        </w:rPr>
        <w:t xml:space="preserve"> two </w:t>
      </w:r>
      <w:r w:rsidR="002A21EE">
        <w:rPr>
          <w:rFonts w:cs="Times New Roman"/>
          <w:szCs w:val="24"/>
        </w:rPr>
        <w:t>most developed</w:t>
      </w:r>
      <w:r>
        <w:rPr>
          <w:rFonts w:cs="Times New Roman"/>
          <w:szCs w:val="24"/>
        </w:rPr>
        <w:t xml:space="preserve"> algorithms</w:t>
      </w:r>
      <w:r w:rsidR="002A21EE">
        <w:rPr>
          <w:rFonts w:cs="Times New Roman"/>
          <w:szCs w:val="24"/>
        </w:rPr>
        <w:t>, WHCA* and TPTS,</w:t>
      </w:r>
      <w:r>
        <w:rPr>
          <w:rFonts w:cs="Times New Roman"/>
          <w:szCs w:val="24"/>
        </w:rPr>
        <w:t xml:space="preserve"> are adapted to function on equivalent playing fields through the use of the state machine approach.</w:t>
      </w:r>
    </w:p>
    <w:p w14:paraId="4A107425" w14:textId="09FB2736" w:rsidR="00B675D1" w:rsidRDefault="00B675D1" w:rsidP="00B675D1">
      <w:pPr>
        <w:spacing w:line="480" w:lineRule="auto"/>
        <w:contextualSpacing/>
        <w:rPr>
          <w:rFonts w:cs="Times New Roman"/>
          <w:szCs w:val="24"/>
        </w:rPr>
      </w:pPr>
      <w:r>
        <w:rPr>
          <w:rFonts w:cs="Times New Roman"/>
          <w:szCs w:val="24"/>
        </w:rPr>
        <w:tab/>
        <w:t xml:space="preserve">To begin, the algorithms are decomposed into their underlying behaviors such that they cohere with the state machine diagrams presented in Chapter </w:t>
      </w:r>
      <w:r w:rsidR="0078564B">
        <w:rPr>
          <w:rFonts w:cs="Times New Roman"/>
          <w:szCs w:val="24"/>
        </w:rPr>
        <w:t>3</w:t>
      </w:r>
      <w:r>
        <w:rPr>
          <w:rFonts w:cs="Times New Roman"/>
          <w:szCs w:val="24"/>
        </w:rPr>
        <w:t>. With increasing granularity, routines present in the algorithms are assigned to states in the governing state machine until the algorithm is fully represented. From this position it becomes trivial to extract a strategy for practical implementation, as is done in the design of FleetBench. The use of this process, demonstrated in broad strokes in this chapter and at the implementation level in Appendix</w:t>
      </w:r>
      <w:r w:rsidR="0079509C">
        <w:rPr>
          <w:rFonts w:cs="Times New Roman"/>
          <w:szCs w:val="24"/>
        </w:rPr>
        <w:t xml:space="preserve"> </w:t>
      </w:r>
      <w:r w:rsidR="00F10E9D">
        <w:rPr>
          <w:rFonts w:cs="Times New Roman"/>
          <w:szCs w:val="24"/>
        </w:rPr>
        <w:t>B</w:t>
      </w:r>
      <w:r>
        <w:rPr>
          <w:rFonts w:cs="Times New Roman"/>
          <w:szCs w:val="24"/>
        </w:rPr>
        <w:t>, demonstrates the advantages of approaching MAPF and MAPD solution implementation in this manner.</w:t>
      </w:r>
    </w:p>
    <w:p w14:paraId="74448D79" w14:textId="23A87647" w:rsidR="00B675D1" w:rsidRDefault="00B675D1" w:rsidP="00B675D1">
      <w:pPr>
        <w:spacing w:line="480" w:lineRule="auto"/>
        <w:contextualSpacing/>
        <w:rPr>
          <w:rFonts w:cs="Times New Roman"/>
          <w:szCs w:val="24"/>
        </w:rPr>
      </w:pPr>
      <w:r>
        <w:rPr>
          <w:rFonts w:cs="Times New Roman"/>
          <w:szCs w:val="24"/>
        </w:rPr>
        <w:tab/>
        <w:t xml:space="preserve">This chapter assumes that the Simulation Definition state is already completed by a user configuring certain options. The actual implementation of the definition state experiences a great degree of freedom in terms of what options are available in the simulation and must be developed </w:t>
      </w:r>
      <w:r w:rsidR="002A21EE">
        <w:rPr>
          <w:rFonts w:cs="Times New Roman"/>
          <w:szCs w:val="24"/>
        </w:rPr>
        <w:t>in an “as</w:t>
      </w:r>
      <w:r>
        <w:rPr>
          <w:rFonts w:cs="Times New Roman"/>
          <w:szCs w:val="24"/>
        </w:rPr>
        <w:t xml:space="preserve"> needed</w:t>
      </w:r>
      <w:r w:rsidR="002A21EE">
        <w:rPr>
          <w:rFonts w:cs="Times New Roman"/>
          <w:szCs w:val="24"/>
        </w:rPr>
        <w:t>” fashion</w:t>
      </w:r>
      <w:r>
        <w:rPr>
          <w:rFonts w:cs="Times New Roman"/>
          <w:szCs w:val="24"/>
        </w:rPr>
        <w:t xml:space="preserve">.  As an example, </w:t>
      </w:r>
      <w:r w:rsidR="0098199A">
        <w:rPr>
          <w:rFonts w:cs="Times New Roman"/>
          <w:szCs w:val="24"/>
        </w:rPr>
        <w:fldChar w:fldCharType="begin"/>
      </w:r>
      <w:r w:rsidR="0098199A">
        <w:rPr>
          <w:rFonts w:cs="Times New Roman"/>
          <w:szCs w:val="24"/>
        </w:rPr>
        <w:instrText xml:space="preserve"> REF _Ref151167871 \h </w:instrText>
      </w:r>
      <w:r w:rsidR="0098199A">
        <w:rPr>
          <w:rFonts w:cs="Times New Roman"/>
          <w:szCs w:val="24"/>
        </w:rPr>
      </w:r>
      <w:r w:rsidR="0098199A">
        <w:rPr>
          <w:rFonts w:cs="Times New Roman"/>
          <w:szCs w:val="24"/>
        </w:rPr>
        <w:fldChar w:fldCharType="separate"/>
      </w:r>
      <w:r w:rsidR="003667A2" w:rsidRPr="002A325D">
        <w:rPr>
          <w:b/>
          <w:bCs/>
        </w:rPr>
        <w:t xml:space="preserve">Table </w:t>
      </w:r>
      <w:r w:rsidR="003667A2">
        <w:rPr>
          <w:b/>
          <w:bCs/>
          <w:iCs/>
          <w:noProof/>
        </w:rPr>
        <w:t>1</w:t>
      </w:r>
      <w:r w:rsidR="0098199A">
        <w:rPr>
          <w:rFonts w:cs="Times New Roman"/>
          <w:szCs w:val="24"/>
        </w:rPr>
        <w:fldChar w:fldCharType="end"/>
      </w:r>
      <w:r w:rsidR="0098199A">
        <w:rPr>
          <w:rFonts w:cs="Times New Roman"/>
          <w:szCs w:val="24"/>
        </w:rPr>
        <w:t xml:space="preserve"> </w:t>
      </w:r>
      <w:r>
        <w:rPr>
          <w:rFonts w:cs="Times New Roman"/>
          <w:szCs w:val="24"/>
        </w:rPr>
        <w:t>lists all the configuration options for the implementation used in FleetBench at time</w:t>
      </w:r>
      <w:r w:rsidR="002A21EE">
        <w:rPr>
          <w:rFonts w:cs="Times New Roman"/>
          <w:szCs w:val="24"/>
        </w:rPr>
        <w:t xml:space="preserve"> of writing</w:t>
      </w:r>
      <w:r>
        <w:rPr>
          <w:rFonts w:cs="Times New Roman"/>
          <w:szCs w:val="24"/>
        </w:rPr>
        <w:t xml:space="preserve">. As mentioned, these rules may be expanded significantly to cover unplanned agent </w:t>
      </w:r>
      <w:r>
        <w:rPr>
          <w:rFonts w:cs="Times New Roman"/>
          <w:szCs w:val="24"/>
        </w:rPr>
        <w:lastRenderedPageBreak/>
        <w:t>breakdowns, kinematic concerns such as rotation, or limitations on agent charge or fuel, among</w:t>
      </w:r>
      <w:r w:rsidRPr="000C63AB">
        <w:rPr>
          <w:rFonts w:cs="Times New Roman"/>
          <w:szCs w:val="24"/>
        </w:rPr>
        <w:t xml:space="preserve"> </w:t>
      </w:r>
      <w:r>
        <w:rPr>
          <w:rFonts w:cs="Times New Roman"/>
          <w:szCs w:val="24"/>
        </w:rPr>
        <w:t>real-world behaviors.</w:t>
      </w:r>
    </w:p>
    <w:p w14:paraId="0759D770" w14:textId="3E3ED548" w:rsidR="008300AA" w:rsidRPr="002A325D" w:rsidRDefault="008300AA" w:rsidP="00D3414C">
      <w:pPr>
        <w:pStyle w:val="Caption"/>
        <w:keepNext/>
        <w:rPr>
          <w:iCs w:val="0"/>
        </w:rPr>
      </w:pPr>
      <w:bookmarkStart w:id="93" w:name="_Ref151167871"/>
      <w:bookmarkStart w:id="94" w:name="_Toc151828251"/>
      <w:r w:rsidRPr="002A325D">
        <w:rPr>
          <w:b/>
          <w:bCs/>
          <w:iCs w:val="0"/>
        </w:rPr>
        <w:t xml:space="preserve">Table </w:t>
      </w:r>
      <w:r w:rsidRPr="002A325D">
        <w:rPr>
          <w:b/>
          <w:bCs/>
          <w:iCs w:val="0"/>
        </w:rPr>
        <w:fldChar w:fldCharType="begin"/>
      </w:r>
      <w:r w:rsidRPr="002A325D">
        <w:rPr>
          <w:b/>
          <w:bCs/>
          <w:iCs w:val="0"/>
        </w:rPr>
        <w:instrText xml:space="preserve"> SEQ Table \* ARABIC </w:instrText>
      </w:r>
      <w:r w:rsidRPr="002A325D">
        <w:rPr>
          <w:b/>
          <w:bCs/>
          <w:iCs w:val="0"/>
        </w:rPr>
        <w:fldChar w:fldCharType="separate"/>
      </w:r>
      <w:r w:rsidR="003667A2">
        <w:rPr>
          <w:b/>
          <w:bCs/>
          <w:iCs w:val="0"/>
          <w:noProof/>
        </w:rPr>
        <w:t>1</w:t>
      </w:r>
      <w:r w:rsidRPr="002A325D">
        <w:rPr>
          <w:b/>
          <w:bCs/>
          <w:iCs w:val="0"/>
        </w:rPr>
        <w:fldChar w:fldCharType="end"/>
      </w:r>
      <w:bookmarkEnd w:id="93"/>
      <w:r w:rsidRPr="002A325D">
        <w:rPr>
          <w:b/>
          <w:bCs/>
          <w:iCs w:val="0"/>
        </w:rPr>
        <w:t>.</w:t>
      </w:r>
      <w:r w:rsidRPr="002A325D">
        <w:rPr>
          <w:iCs w:val="0"/>
        </w:rPr>
        <w:t xml:space="preserve"> FleetBench </w:t>
      </w:r>
      <w:r w:rsidR="003028C2" w:rsidRPr="002A325D">
        <w:rPr>
          <w:iCs w:val="0"/>
        </w:rPr>
        <w:t>s</w:t>
      </w:r>
      <w:r w:rsidRPr="002A325D">
        <w:rPr>
          <w:iCs w:val="0"/>
        </w:rPr>
        <w:t xml:space="preserve">imulation </w:t>
      </w:r>
      <w:r w:rsidR="003028C2" w:rsidRPr="002A325D">
        <w:rPr>
          <w:iCs w:val="0"/>
        </w:rPr>
        <w:t>d</w:t>
      </w:r>
      <w:r w:rsidRPr="002A325D">
        <w:rPr>
          <w:iCs w:val="0"/>
        </w:rPr>
        <w:t>efinition options.</w:t>
      </w:r>
      <w:bookmarkEnd w:id="94"/>
    </w:p>
    <w:tbl>
      <w:tblPr>
        <w:tblStyle w:val="TableGrid"/>
        <w:tblW w:w="5000" w:type="pct"/>
        <w:tblLook w:val="04A0" w:firstRow="1" w:lastRow="0" w:firstColumn="1" w:lastColumn="0" w:noHBand="0" w:noVBand="1"/>
      </w:tblPr>
      <w:tblGrid>
        <w:gridCol w:w="1345"/>
        <w:gridCol w:w="4230"/>
        <w:gridCol w:w="3055"/>
      </w:tblGrid>
      <w:tr w:rsidR="00B675D1" w14:paraId="7C404AEC" w14:textId="77777777" w:rsidTr="008D7B7F">
        <w:tc>
          <w:tcPr>
            <w:tcW w:w="779" w:type="pct"/>
          </w:tcPr>
          <w:p w14:paraId="04F45997" w14:textId="13980E01" w:rsidR="00B675D1" w:rsidRPr="00C17B92" w:rsidRDefault="002A21EE" w:rsidP="00D3414C">
            <w:pPr>
              <w:contextualSpacing/>
              <w:rPr>
                <w:rFonts w:cs="Times New Roman"/>
                <w:b/>
                <w:bCs/>
                <w:szCs w:val="24"/>
              </w:rPr>
            </w:pPr>
            <w:r>
              <w:rPr>
                <w:rFonts w:cs="Times New Roman"/>
                <w:b/>
                <w:bCs/>
                <w:szCs w:val="24"/>
              </w:rPr>
              <w:t>Category</w:t>
            </w:r>
          </w:p>
        </w:tc>
        <w:tc>
          <w:tcPr>
            <w:tcW w:w="2451" w:type="pct"/>
          </w:tcPr>
          <w:p w14:paraId="2D1DA86F" w14:textId="77777777" w:rsidR="00B675D1" w:rsidRPr="00C17B92" w:rsidRDefault="00B675D1" w:rsidP="00D3414C">
            <w:pPr>
              <w:contextualSpacing/>
              <w:rPr>
                <w:rFonts w:cs="Times New Roman"/>
                <w:b/>
                <w:bCs/>
                <w:szCs w:val="24"/>
              </w:rPr>
            </w:pPr>
            <w:r w:rsidRPr="00C17B92">
              <w:rPr>
                <w:rFonts w:cs="Times New Roman"/>
                <w:b/>
                <w:bCs/>
                <w:szCs w:val="24"/>
              </w:rPr>
              <w:t>Option Name</w:t>
            </w:r>
          </w:p>
        </w:tc>
        <w:tc>
          <w:tcPr>
            <w:tcW w:w="1770" w:type="pct"/>
          </w:tcPr>
          <w:p w14:paraId="65D3751A" w14:textId="77777777" w:rsidR="00B675D1" w:rsidRPr="00C17B92" w:rsidRDefault="00B675D1" w:rsidP="00D3414C">
            <w:pPr>
              <w:contextualSpacing/>
              <w:rPr>
                <w:rFonts w:cs="Times New Roman"/>
                <w:b/>
                <w:bCs/>
                <w:szCs w:val="24"/>
              </w:rPr>
            </w:pPr>
            <w:r w:rsidRPr="00C17B92">
              <w:rPr>
                <w:rFonts w:cs="Times New Roman"/>
                <w:b/>
                <w:bCs/>
                <w:szCs w:val="24"/>
              </w:rPr>
              <w:t>Choices</w:t>
            </w:r>
          </w:p>
        </w:tc>
      </w:tr>
      <w:tr w:rsidR="00B675D1" w14:paraId="1D7D9FB2" w14:textId="77777777" w:rsidTr="008D7B7F">
        <w:tc>
          <w:tcPr>
            <w:tcW w:w="779" w:type="pct"/>
            <w:vMerge w:val="restart"/>
            <w:vAlign w:val="center"/>
          </w:tcPr>
          <w:p w14:paraId="49872FD4" w14:textId="77777777" w:rsidR="00B675D1" w:rsidRDefault="00B675D1" w:rsidP="00D3414C">
            <w:pPr>
              <w:contextualSpacing/>
              <w:jc w:val="center"/>
              <w:rPr>
                <w:rFonts w:cs="Times New Roman"/>
                <w:szCs w:val="24"/>
              </w:rPr>
            </w:pPr>
            <w:r>
              <w:rPr>
                <w:rFonts w:cs="Times New Roman"/>
                <w:szCs w:val="24"/>
              </w:rPr>
              <w:t>Pathfinding</w:t>
            </w:r>
          </w:p>
        </w:tc>
        <w:tc>
          <w:tcPr>
            <w:tcW w:w="2451" w:type="pct"/>
            <w:vMerge w:val="restart"/>
            <w:vAlign w:val="center"/>
          </w:tcPr>
          <w:p w14:paraId="6242A7AA" w14:textId="77777777" w:rsidR="00B675D1" w:rsidRDefault="00B675D1" w:rsidP="00D3414C">
            <w:pPr>
              <w:contextualSpacing/>
              <w:jc w:val="center"/>
              <w:rPr>
                <w:rFonts w:cs="Times New Roman"/>
                <w:szCs w:val="24"/>
              </w:rPr>
            </w:pPr>
            <w:r>
              <w:rPr>
                <w:rFonts w:cs="Times New Roman"/>
                <w:szCs w:val="24"/>
              </w:rPr>
              <w:t>Solver Algorithm</w:t>
            </w:r>
          </w:p>
        </w:tc>
        <w:tc>
          <w:tcPr>
            <w:tcW w:w="1770" w:type="pct"/>
            <w:vAlign w:val="center"/>
          </w:tcPr>
          <w:p w14:paraId="322701D2" w14:textId="77777777" w:rsidR="00B675D1" w:rsidRDefault="00B675D1" w:rsidP="00D3414C">
            <w:pPr>
              <w:contextualSpacing/>
              <w:jc w:val="center"/>
              <w:rPr>
                <w:rFonts w:cs="Times New Roman"/>
                <w:szCs w:val="24"/>
              </w:rPr>
            </w:pPr>
            <w:r>
              <w:rPr>
                <w:rFonts w:cs="Times New Roman"/>
                <w:szCs w:val="24"/>
              </w:rPr>
              <w:t>Single-Agent A*</w:t>
            </w:r>
          </w:p>
        </w:tc>
      </w:tr>
      <w:tr w:rsidR="00B675D1" w14:paraId="7C9C217E" w14:textId="77777777" w:rsidTr="008D7B7F">
        <w:tc>
          <w:tcPr>
            <w:tcW w:w="779" w:type="pct"/>
            <w:vMerge/>
            <w:vAlign w:val="center"/>
          </w:tcPr>
          <w:p w14:paraId="7764314C" w14:textId="77777777" w:rsidR="00B675D1" w:rsidRDefault="00B675D1" w:rsidP="00D3414C">
            <w:pPr>
              <w:contextualSpacing/>
              <w:jc w:val="center"/>
              <w:rPr>
                <w:rFonts w:cs="Times New Roman"/>
                <w:szCs w:val="24"/>
              </w:rPr>
            </w:pPr>
          </w:p>
        </w:tc>
        <w:tc>
          <w:tcPr>
            <w:tcW w:w="2451" w:type="pct"/>
            <w:vMerge/>
            <w:vAlign w:val="center"/>
          </w:tcPr>
          <w:p w14:paraId="59C4354E" w14:textId="77777777" w:rsidR="00B675D1" w:rsidRDefault="00B675D1" w:rsidP="00D3414C">
            <w:pPr>
              <w:contextualSpacing/>
              <w:jc w:val="center"/>
              <w:rPr>
                <w:rFonts w:cs="Times New Roman"/>
                <w:szCs w:val="24"/>
              </w:rPr>
            </w:pPr>
          </w:p>
        </w:tc>
        <w:tc>
          <w:tcPr>
            <w:tcW w:w="1770" w:type="pct"/>
            <w:vAlign w:val="center"/>
          </w:tcPr>
          <w:p w14:paraId="573DE58C" w14:textId="77777777" w:rsidR="00B675D1" w:rsidRDefault="00B675D1" w:rsidP="00D3414C">
            <w:pPr>
              <w:contextualSpacing/>
              <w:jc w:val="center"/>
              <w:rPr>
                <w:rFonts w:cs="Times New Roman"/>
                <w:szCs w:val="24"/>
              </w:rPr>
            </w:pPr>
            <w:r>
              <w:rPr>
                <w:rFonts w:cs="Times New Roman"/>
                <w:szCs w:val="24"/>
              </w:rPr>
              <w:t>Multi-Agent A* (LRA*)</w:t>
            </w:r>
          </w:p>
        </w:tc>
      </w:tr>
      <w:tr w:rsidR="00B675D1" w14:paraId="033E82A0" w14:textId="77777777" w:rsidTr="008D7B7F">
        <w:tc>
          <w:tcPr>
            <w:tcW w:w="779" w:type="pct"/>
            <w:vMerge/>
            <w:vAlign w:val="center"/>
          </w:tcPr>
          <w:p w14:paraId="0CBDE5B9" w14:textId="77777777" w:rsidR="00B675D1" w:rsidRDefault="00B675D1" w:rsidP="00D3414C">
            <w:pPr>
              <w:contextualSpacing/>
              <w:jc w:val="center"/>
              <w:rPr>
                <w:rFonts w:cs="Times New Roman"/>
                <w:szCs w:val="24"/>
              </w:rPr>
            </w:pPr>
          </w:p>
        </w:tc>
        <w:tc>
          <w:tcPr>
            <w:tcW w:w="2451" w:type="pct"/>
            <w:vMerge/>
            <w:vAlign w:val="center"/>
          </w:tcPr>
          <w:p w14:paraId="6C22A2ED" w14:textId="77777777" w:rsidR="00B675D1" w:rsidRDefault="00B675D1" w:rsidP="00D3414C">
            <w:pPr>
              <w:contextualSpacing/>
              <w:jc w:val="center"/>
              <w:rPr>
                <w:rFonts w:cs="Times New Roman"/>
                <w:szCs w:val="24"/>
              </w:rPr>
            </w:pPr>
          </w:p>
        </w:tc>
        <w:tc>
          <w:tcPr>
            <w:tcW w:w="1770" w:type="pct"/>
            <w:vAlign w:val="center"/>
          </w:tcPr>
          <w:p w14:paraId="07D14B32" w14:textId="77777777" w:rsidR="00B675D1" w:rsidRDefault="00B675D1" w:rsidP="00D3414C">
            <w:pPr>
              <w:contextualSpacing/>
              <w:jc w:val="center"/>
              <w:rPr>
                <w:rFonts w:cs="Times New Roman"/>
                <w:szCs w:val="24"/>
              </w:rPr>
            </w:pPr>
            <w:r>
              <w:rPr>
                <w:rFonts w:cs="Times New Roman"/>
                <w:szCs w:val="24"/>
              </w:rPr>
              <w:t>Cooperative A* (CA*)</w:t>
            </w:r>
          </w:p>
        </w:tc>
      </w:tr>
      <w:tr w:rsidR="00B675D1" w14:paraId="665CA171" w14:textId="77777777" w:rsidTr="008D7B7F">
        <w:tc>
          <w:tcPr>
            <w:tcW w:w="779" w:type="pct"/>
            <w:vMerge/>
            <w:vAlign w:val="center"/>
          </w:tcPr>
          <w:p w14:paraId="1025F637" w14:textId="77777777" w:rsidR="00B675D1" w:rsidRDefault="00B675D1" w:rsidP="00D3414C">
            <w:pPr>
              <w:contextualSpacing/>
              <w:jc w:val="center"/>
              <w:rPr>
                <w:rFonts w:cs="Times New Roman"/>
                <w:szCs w:val="24"/>
              </w:rPr>
            </w:pPr>
          </w:p>
        </w:tc>
        <w:tc>
          <w:tcPr>
            <w:tcW w:w="2451" w:type="pct"/>
            <w:vMerge/>
            <w:vAlign w:val="center"/>
          </w:tcPr>
          <w:p w14:paraId="1B635767" w14:textId="77777777" w:rsidR="00B675D1" w:rsidRDefault="00B675D1" w:rsidP="00D3414C">
            <w:pPr>
              <w:contextualSpacing/>
              <w:jc w:val="center"/>
              <w:rPr>
                <w:rFonts w:cs="Times New Roman"/>
                <w:szCs w:val="24"/>
              </w:rPr>
            </w:pPr>
          </w:p>
        </w:tc>
        <w:tc>
          <w:tcPr>
            <w:tcW w:w="1770" w:type="pct"/>
            <w:vAlign w:val="center"/>
          </w:tcPr>
          <w:p w14:paraId="4D1CD678" w14:textId="77777777" w:rsidR="00B675D1" w:rsidRDefault="00B675D1" w:rsidP="00D3414C">
            <w:pPr>
              <w:contextualSpacing/>
              <w:jc w:val="center"/>
              <w:rPr>
                <w:rFonts w:cs="Times New Roman"/>
                <w:szCs w:val="24"/>
              </w:rPr>
            </w:pPr>
            <w:r>
              <w:rPr>
                <w:rFonts w:cs="Times New Roman"/>
                <w:szCs w:val="24"/>
              </w:rPr>
              <w:t>Hierarchical CA* (HCA*)</w:t>
            </w:r>
          </w:p>
        </w:tc>
      </w:tr>
      <w:tr w:rsidR="00B675D1" w14:paraId="5617A752" w14:textId="77777777" w:rsidTr="008D7B7F">
        <w:tc>
          <w:tcPr>
            <w:tcW w:w="779" w:type="pct"/>
            <w:vMerge/>
            <w:vAlign w:val="center"/>
          </w:tcPr>
          <w:p w14:paraId="0AAA62D1" w14:textId="77777777" w:rsidR="00B675D1" w:rsidRDefault="00B675D1" w:rsidP="00D3414C">
            <w:pPr>
              <w:contextualSpacing/>
              <w:jc w:val="center"/>
              <w:rPr>
                <w:rFonts w:cs="Times New Roman"/>
                <w:szCs w:val="24"/>
              </w:rPr>
            </w:pPr>
          </w:p>
        </w:tc>
        <w:tc>
          <w:tcPr>
            <w:tcW w:w="2451" w:type="pct"/>
            <w:vMerge/>
            <w:vAlign w:val="center"/>
          </w:tcPr>
          <w:p w14:paraId="459D9B95" w14:textId="77777777" w:rsidR="00B675D1" w:rsidRDefault="00B675D1" w:rsidP="00D3414C">
            <w:pPr>
              <w:contextualSpacing/>
              <w:jc w:val="center"/>
              <w:rPr>
                <w:rFonts w:cs="Times New Roman"/>
                <w:szCs w:val="24"/>
              </w:rPr>
            </w:pPr>
          </w:p>
        </w:tc>
        <w:tc>
          <w:tcPr>
            <w:tcW w:w="1770" w:type="pct"/>
            <w:vAlign w:val="center"/>
          </w:tcPr>
          <w:p w14:paraId="4A666AAF" w14:textId="77777777" w:rsidR="00B675D1" w:rsidRDefault="00B675D1" w:rsidP="00D3414C">
            <w:pPr>
              <w:contextualSpacing/>
              <w:jc w:val="center"/>
              <w:rPr>
                <w:rFonts w:cs="Times New Roman"/>
                <w:szCs w:val="24"/>
              </w:rPr>
            </w:pPr>
            <w:r>
              <w:rPr>
                <w:rFonts w:cs="Times New Roman"/>
                <w:szCs w:val="24"/>
              </w:rPr>
              <w:t>Windowed HCA* (WHCA*)</w:t>
            </w:r>
          </w:p>
        </w:tc>
      </w:tr>
      <w:tr w:rsidR="00B675D1" w14:paraId="691C016D" w14:textId="77777777" w:rsidTr="008D7B7F">
        <w:tc>
          <w:tcPr>
            <w:tcW w:w="779" w:type="pct"/>
            <w:vMerge/>
            <w:vAlign w:val="center"/>
          </w:tcPr>
          <w:p w14:paraId="647AD645" w14:textId="77777777" w:rsidR="00B675D1" w:rsidRDefault="00B675D1" w:rsidP="00D3414C">
            <w:pPr>
              <w:contextualSpacing/>
              <w:jc w:val="center"/>
              <w:rPr>
                <w:rFonts w:cs="Times New Roman"/>
                <w:szCs w:val="24"/>
              </w:rPr>
            </w:pPr>
          </w:p>
        </w:tc>
        <w:tc>
          <w:tcPr>
            <w:tcW w:w="2451" w:type="pct"/>
            <w:vMerge/>
            <w:vAlign w:val="center"/>
          </w:tcPr>
          <w:p w14:paraId="577AFAF8" w14:textId="77777777" w:rsidR="00B675D1" w:rsidRDefault="00B675D1" w:rsidP="00D3414C">
            <w:pPr>
              <w:contextualSpacing/>
              <w:jc w:val="center"/>
              <w:rPr>
                <w:rFonts w:cs="Times New Roman"/>
                <w:szCs w:val="24"/>
              </w:rPr>
            </w:pPr>
          </w:p>
        </w:tc>
        <w:tc>
          <w:tcPr>
            <w:tcW w:w="1770" w:type="pct"/>
            <w:vAlign w:val="center"/>
          </w:tcPr>
          <w:p w14:paraId="23FAD722" w14:textId="77777777" w:rsidR="00B675D1" w:rsidRDefault="00B675D1" w:rsidP="00D3414C">
            <w:pPr>
              <w:contextualSpacing/>
              <w:jc w:val="center"/>
              <w:rPr>
                <w:rFonts w:cs="Times New Roman"/>
                <w:szCs w:val="24"/>
              </w:rPr>
            </w:pPr>
            <w:r>
              <w:rPr>
                <w:rFonts w:cs="Times New Roman"/>
                <w:szCs w:val="24"/>
              </w:rPr>
              <w:t>Token Passing (TP)</w:t>
            </w:r>
          </w:p>
        </w:tc>
      </w:tr>
      <w:tr w:rsidR="00B675D1" w14:paraId="7F85B5C4" w14:textId="77777777" w:rsidTr="008D7B7F">
        <w:tc>
          <w:tcPr>
            <w:tcW w:w="779" w:type="pct"/>
            <w:vMerge/>
            <w:vAlign w:val="center"/>
          </w:tcPr>
          <w:p w14:paraId="726F96C6" w14:textId="77777777" w:rsidR="00B675D1" w:rsidRDefault="00B675D1" w:rsidP="00D3414C">
            <w:pPr>
              <w:contextualSpacing/>
              <w:jc w:val="center"/>
              <w:rPr>
                <w:rFonts w:cs="Times New Roman"/>
                <w:szCs w:val="24"/>
              </w:rPr>
            </w:pPr>
          </w:p>
        </w:tc>
        <w:tc>
          <w:tcPr>
            <w:tcW w:w="2451" w:type="pct"/>
            <w:vMerge/>
            <w:vAlign w:val="center"/>
          </w:tcPr>
          <w:p w14:paraId="3DF82483" w14:textId="77777777" w:rsidR="00B675D1" w:rsidRDefault="00B675D1" w:rsidP="00D3414C">
            <w:pPr>
              <w:contextualSpacing/>
              <w:jc w:val="center"/>
              <w:rPr>
                <w:rFonts w:cs="Times New Roman"/>
                <w:szCs w:val="24"/>
              </w:rPr>
            </w:pPr>
          </w:p>
        </w:tc>
        <w:tc>
          <w:tcPr>
            <w:tcW w:w="1770" w:type="pct"/>
            <w:vAlign w:val="center"/>
          </w:tcPr>
          <w:p w14:paraId="739D95B8" w14:textId="77777777" w:rsidR="00B675D1" w:rsidRDefault="00B675D1" w:rsidP="00D3414C">
            <w:pPr>
              <w:contextualSpacing/>
              <w:jc w:val="center"/>
              <w:rPr>
                <w:rFonts w:cs="Times New Roman"/>
                <w:szCs w:val="24"/>
              </w:rPr>
            </w:pPr>
            <w:r>
              <w:rPr>
                <w:rFonts w:cs="Times New Roman"/>
                <w:szCs w:val="24"/>
              </w:rPr>
              <w:t>TP with Task Swaps (TPTS)</w:t>
            </w:r>
          </w:p>
        </w:tc>
      </w:tr>
      <w:tr w:rsidR="00B675D1" w14:paraId="3CBF8447" w14:textId="77777777" w:rsidTr="008D7B7F">
        <w:tc>
          <w:tcPr>
            <w:tcW w:w="779" w:type="pct"/>
            <w:vMerge/>
            <w:vAlign w:val="center"/>
          </w:tcPr>
          <w:p w14:paraId="479B1F35" w14:textId="77777777" w:rsidR="00B675D1" w:rsidRDefault="00B675D1" w:rsidP="00D3414C">
            <w:pPr>
              <w:contextualSpacing/>
              <w:jc w:val="center"/>
              <w:rPr>
                <w:rFonts w:cs="Times New Roman"/>
                <w:szCs w:val="24"/>
              </w:rPr>
            </w:pPr>
          </w:p>
        </w:tc>
        <w:tc>
          <w:tcPr>
            <w:tcW w:w="2451" w:type="pct"/>
            <w:vMerge w:val="restart"/>
            <w:vAlign w:val="center"/>
          </w:tcPr>
          <w:p w14:paraId="25090999" w14:textId="77777777" w:rsidR="00B675D1" w:rsidRDefault="00B675D1" w:rsidP="00D3414C">
            <w:pPr>
              <w:contextualSpacing/>
              <w:jc w:val="center"/>
              <w:rPr>
                <w:rFonts w:cs="Times New Roman"/>
                <w:szCs w:val="24"/>
              </w:rPr>
            </w:pPr>
            <w:r>
              <w:rPr>
                <w:rFonts w:cs="Times New Roman"/>
                <w:szCs w:val="24"/>
              </w:rPr>
              <w:t>Heuristic Function</w:t>
            </w:r>
          </w:p>
        </w:tc>
        <w:tc>
          <w:tcPr>
            <w:tcW w:w="1770" w:type="pct"/>
            <w:vAlign w:val="center"/>
          </w:tcPr>
          <w:p w14:paraId="66C20826" w14:textId="77777777" w:rsidR="00B675D1" w:rsidRDefault="00B675D1" w:rsidP="00D3414C">
            <w:pPr>
              <w:contextualSpacing/>
              <w:jc w:val="center"/>
              <w:rPr>
                <w:rFonts w:cs="Times New Roman"/>
                <w:szCs w:val="24"/>
              </w:rPr>
            </w:pPr>
            <w:r>
              <w:rPr>
                <w:rFonts w:cs="Times New Roman"/>
                <w:szCs w:val="24"/>
              </w:rPr>
              <w:t>Dijkstra</w:t>
            </w:r>
          </w:p>
        </w:tc>
      </w:tr>
      <w:tr w:rsidR="00B675D1" w14:paraId="3EC3DF53" w14:textId="77777777" w:rsidTr="008D7B7F">
        <w:tc>
          <w:tcPr>
            <w:tcW w:w="779" w:type="pct"/>
            <w:vMerge/>
            <w:vAlign w:val="center"/>
          </w:tcPr>
          <w:p w14:paraId="1A4275E8" w14:textId="77777777" w:rsidR="00B675D1" w:rsidRDefault="00B675D1" w:rsidP="00D3414C">
            <w:pPr>
              <w:contextualSpacing/>
              <w:jc w:val="center"/>
              <w:rPr>
                <w:rFonts w:cs="Times New Roman"/>
                <w:szCs w:val="24"/>
              </w:rPr>
            </w:pPr>
          </w:p>
        </w:tc>
        <w:tc>
          <w:tcPr>
            <w:tcW w:w="2451" w:type="pct"/>
            <w:vMerge/>
            <w:vAlign w:val="center"/>
          </w:tcPr>
          <w:p w14:paraId="02B1FE28" w14:textId="77777777" w:rsidR="00B675D1" w:rsidRDefault="00B675D1" w:rsidP="00D3414C">
            <w:pPr>
              <w:contextualSpacing/>
              <w:jc w:val="center"/>
              <w:rPr>
                <w:rFonts w:cs="Times New Roman"/>
                <w:szCs w:val="24"/>
              </w:rPr>
            </w:pPr>
          </w:p>
        </w:tc>
        <w:tc>
          <w:tcPr>
            <w:tcW w:w="1770" w:type="pct"/>
            <w:vAlign w:val="center"/>
          </w:tcPr>
          <w:p w14:paraId="016FF2D7" w14:textId="77777777" w:rsidR="00B675D1" w:rsidRDefault="00B675D1" w:rsidP="00D3414C">
            <w:pPr>
              <w:contextualSpacing/>
              <w:jc w:val="center"/>
              <w:rPr>
                <w:rFonts w:cs="Times New Roman"/>
                <w:szCs w:val="24"/>
              </w:rPr>
            </w:pPr>
            <w:r>
              <w:rPr>
                <w:rFonts w:cs="Times New Roman"/>
                <w:szCs w:val="24"/>
              </w:rPr>
              <w:t>Manhattan</w:t>
            </w:r>
          </w:p>
        </w:tc>
      </w:tr>
      <w:tr w:rsidR="00B675D1" w14:paraId="0B81CA5F" w14:textId="77777777" w:rsidTr="008D7B7F">
        <w:tc>
          <w:tcPr>
            <w:tcW w:w="779" w:type="pct"/>
            <w:vMerge/>
            <w:vAlign w:val="center"/>
          </w:tcPr>
          <w:p w14:paraId="7B5B4CFB" w14:textId="77777777" w:rsidR="00B675D1" w:rsidRDefault="00B675D1" w:rsidP="00D3414C">
            <w:pPr>
              <w:contextualSpacing/>
              <w:jc w:val="center"/>
              <w:rPr>
                <w:rFonts w:cs="Times New Roman"/>
                <w:szCs w:val="24"/>
              </w:rPr>
            </w:pPr>
          </w:p>
        </w:tc>
        <w:tc>
          <w:tcPr>
            <w:tcW w:w="2451" w:type="pct"/>
            <w:vMerge/>
            <w:vAlign w:val="center"/>
          </w:tcPr>
          <w:p w14:paraId="78A54479" w14:textId="77777777" w:rsidR="00B675D1" w:rsidRDefault="00B675D1" w:rsidP="00D3414C">
            <w:pPr>
              <w:contextualSpacing/>
              <w:jc w:val="center"/>
              <w:rPr>
                <w:rFonts w:cs="Times New Roman"/>
                <w:szCs w:val="24"/>
              </w:rPr>
            </w:pPr>
          </w:p>
        </w:tc>
        <w:tc>
          <w:tcPr>
            <w:tcW w:w="1770" w:type="pct"/>
            <w:vAlign w:val="center"/>
          </w:tcPr>
          <w:p w14:paraId="7740C991" w14:textId="77777777" w:rsidR="00B675D1" w:rsidRDefault="00B675D1" w:rsidP="00D3414C">
            <w:pPr>
              <w:contextualSpacing/>
              <w:jc w:val="center"/>
              <w:rPr>
                <w:rFonts w:cs="Times New Roman"/>
                <w:szCs w:val="24"/>
              </w:rPr>
            </w:pPr>
            <w:r>
              <w:rPr>
                <w:rFonts w:cs="Times New Roman"/>
                <w:szCs w:val="24"/>
              </w:rPr>
              <w:t>Euclidean</w:t>
            </w:r>
          </w:p>
        </w:tc>
      </w:tr>
      <w:tr w:rsidR="00B675D1" w14:paraId="61579440" w14:textId="77777777" w:rsidTr="008D7B7F">
        <w:tc>
          <w:tcPr>
            <w:tcW w:w="779" w:type="pct"/>
            <w:vMerge/>
            <w:vAlign w:val="center"/>
          </w:tcPr>
          <w:p w14:paraId="0D3D5A62" w14:textId="77777777" w:rsidR="00B675D1" w:rsidRDefault="00B675D1" w:rsidP="00D3414C">
            <w:pPr>
              <w:contextualSpacing/>
              <w:jc w:val="center"/>
              <w:rPr>
                <w:rFonts w:cs="Times New Roman"/>
                <w:szCs w:val="24"/>
              </w:rPr>
            </w:pPr>
          </w:p>
        </w:tc>
        <w:tc>
          <w:tcPr>
            <w:tcW w:w="2451" w:type="pct"/>
            <w:vAlign w:val="center"/>
          </w:tcPr>
          <w:p w14:paraId="05C11A1A" w14:textId="77777777" w:rsidR="00B675D1" w:rsidRDefault="00B675D1" w:rsidP="00D3414C">
            <w:pPr>
              <w:contextualSpacing/>
              <w:jc w:val="center"/>
              <w:rPr>
                <w:rFonts w:cs="Times New Roman"/>
                <w:szCs w:val="24"/>
              </w:rPr>
            </w:pPr>
            <w:r>
              <w:rPr>
                <w:rFonts w:cs="Times New Roman"/>
                <w:szCs w:val="24"/>
              </w:rPr>
              <w:t>Heuristic Relaxation Coefficient</w:t>
            </w:r>
          </w:p>
        </w:tc>
        <w:tc>
          <w:tcPr>
            <w:tcW w:w="1770" w:type="pct"/>
            <w:vAlign w:val="center"/>
          </w:tcPr>
          <w:p w14:paraId="5C130945" w14:textId="77777777" w:rsidR="00B675D1" w:rsidRPr="00C16FC7" w:rsidRDefault="00B675D1" w:rsidP="00D3414C">
            <w:pPr>
              <w:contextualSpacing/>
              <w:jc w:val="center"/>
              <w:rPr>
                <w:rFonts w:cs="Times New Roman"/>
                <w:szCs w:val="24"/>
              </w:rPr>
            </w:pPr>
            <m:oMathPara>
              <m:oMathParaPr>
                <m:jc m:val="center"/>
              </m:oMathParaPr>
              <m:oMath>
                <m:r>
                  <w:rPr>
                    <w:rFonts w:ascii="Cambria Math" w:hAnsi="Cambria Math" w:cs="Times New Roman"/>
                    <w:szCs w:val="24"/>
                  </w:rPr>
                  <m:t>1≤ε≤50</m:t>
                </m:r>
              </m:oMath>
            </m:oMathPara>
          </w:p>
        </w:tc>
      </w:tr>
      <w:tr w:rsidR="00B675D1" w14:paraId="36A6614A" w14:textId="77777777" w:rsidTr="008D7B7F">
        <w:tc>
          <w:tcPr>
            <w:tcW w:w="779" w:type="pct"/>
            <w:vMerge/>
            <w:vAlign w:val="center"/>
          </w:tcPr>
          <w:p w14:paraId="77DF4293" w14:textId="77777777" w:rsidR="00B675D1" w:rsidRDefault="00B675D1" w:rsidP="00D3414C">
            <w:pPr>
              <w:contextualSpacing/>
              <w:jc w:val="center"/>
              <w:rPr>
                <w:rFonts w:cs="Times New Roman"/>
                <w:szCs w:val="24"/>
              </w:rPr>
            </w:pPr>
          </w:p>
        </w:tc>
        <w:tc>
          <w:tcPr>
            <w:tcW w:w="2451" w:type="pct"/>
            <w:vAlign w:val="center"/>
          </w:tcPr>
          <w:p w14:paraId="4B09EDC0" w14:textId="77777777" w:rsidR="00B675D1" w:rsidRDefault="00B675D1" w:rsidP="00D3414C">
            <w:pPr>
              <w:contextualSpacing/>
              <w:jc w:val="center"/>
              <w:rPr>
                <w:rFonts w:cs="Times New Roman"/>
                <w:szCs w:val="24"/>
              </w:rPr>
            </w:pPr>
            <w:r>
              <w:rPr>
                <w:rFonts w:cs="Times New Roman"/>
                <w:szCs w:val="24"/>
              </w:rPr>
              <w:t>Pathfinder Search Window Depth</w:t>
            </w:r>
          </w:p>
        </w:tc>
        <w:tc>
          <w:tcPr>
            <w:tcW w:w="1770" w:type="pct"/>
            <w:vAlign w:val="center"/>
          </w:tcPr>
          <w:p w14:paraId="56F2AB67" w14:textId="77777777" w:rsidR="00B675D1" w:rsidRDefault="00B675D1" w:rsidP="00D3414C">
            <w:pPr>
              <w:contextualSpacing/>
              <w:jc w:val="center"/>
              <w:rPr>
                <w:rFonts w:eastAsia="Calibri" w:cs="Times New Roman"/>
                <w:szCs w:val="24"/>
              </w:rPr>
            </w:pPr>
            <m:oMath>
              <m:r>
                <w:rPr>
                  <w:rFonts w:ascii="Cambria Math" w:eastAsia="Calibri" w:hAnsi="Cambria Math" w:cs="Times New Roman"/>
                  <w:szCs w:val="24"/>
                </w:rPr>
                <m:t>1≤w≤100</m:t>
              </m:r>
            </m:oMath>
            <w:r>
              <w:rPr>
                <w:rFonts w:eastAsia="Calibri" w:cs="Times New Roman"/>
                <w:szCs w:val="24"/>
              </w:rPr>
              <w:t>, if applicable</w:t>
            </w:r>
          </w:p>
        </w:tc>
      </w:tr>
      <w:tr w:rsidR="00B675D1" w14:paraId="22F3BD44" w14:textId="77777777" w:rsidTr="008D7B7F">
        <w:tc>
          <w:tcPr>
            <w:tcW w:w="779" w:type="pct"/>
            <w:vMerge w:val="restart"/>
            <w:vAlign w:val="center"/>
          </w:tcPr>
          <w:p w14:paraId="27EF29AD" w14:textId="77777777" w:rsidR="00B675D1" w:rsidRDefault="00B675D1" w:rsidP="00D3414C">
            <w:pPr>
              <w:contextualSpacing/>
              <w:jc w:val="center"/>
              <w:rPr>
                <w:rFonts w:cs="Times New Roman"/>
                <w:szCs w:val="24"/>
              </w:rPr>
            </w:pPr>
            <w:r>
              <w:rPr>
                <w:rFonts w:cs="Times New Roman"/>
                <w:szCs w:val="24"/>
              </w:rPr>
              <w:t>Agent Behavior</w:t>
            </w:r>
          </w:p>
        </w:tc>
        <w:tc>
          <w:tcPr>
            <w:tcW w:w="2451" w:type="pct"/>
            <w:vMerge w:val="restart"/>
            <w:vAlign w:val="center"/>
          </w:tcPr>
          <w:p w14:paraId="1D1EAADD" w14:textId="77777777" w:rsidR="00B675D1" w:rsidRDefault="00B675D1" w:rsidP="00D3414C">
            <w:pPr>
              <w:contextualSpacing/>
              <w:jc w:val="center"/>
              <w:rPr>
                <w:rFonts w:cs="Times New Roman"/>
                <w:szCs w:val="24"/>
              </w:rPr>
            </w:pPr>
            <w:r>
              <w:rPr>
                <w:rFonts w:cs="Times New Roman"/>
                <w:szCs w:val="24"/>
              </w:rPr>
              <w:t>Agent Collision Handling</w:t>
            </w:r>
          </w:p>
        </w:tc>
        <w:tc>
          <w:tcPr>
            <w:tcW w:w="1770" w:type="pct"/>
            <w:vAlign w:val="center"/>
          </w:tcPr>
          <w:p w14:paraId="3C8DB208" w14:textId="77777777" w:rsidR="00B675D1" w:rsidRDefault="00B675D1" w:rsidP="00D3414C">
            <w:pPr>
              <w:contextualSpacing/>
              <w:jc w:val="center"/>
              <w:rPr>
                <w:rFonts w:cs="Times New Roman"/>
                <w:szCs w:val="24"/>
              </w:rPr>
            </w:pPr>
            <w:r>
              <w:rPr>
                <w:rFonts w:cs="Times New Roman"/>
                <w:szCs w:val="24"/>
              </w:rPr>
              <w:t>Respected</w:t>
            </w:r>
          </w:p>
        </w:tc>
      </w:tr>
      <w:tr w:rsidR="00B675D1" w14:paraId="17DC8ABD" w14:textId="77777777" w:rsidTr="008D7B7F">
        <w:tc>
          <w:tcPr>
            <w:tcW w:w="779" w:type="pct"/>
            <w:vMerge/>
            <w:vAlign w:val="center"/>
          </w:tcPr>
          <w:p w14:paraId="7BB0A3CE" w14:textId="77777777" w:rsidR="00B675D1" w:rsidRDefault="00B675D1" w:rsidP="00D3414C">
            <w:pPr>
              <w:contextualSpacing/>
              <w:jc w:val="center"/>
              <w:rPr>
                <w:rFonts w:cs="Times New Roman"/>
                <w:szCs w:val="24"/>
              </w:rPr>
            </w:pPr>
          </w:p>
        </w:tc>
        <w:tc>
          <w:tcPr>
            <w:tcW w:w="2451" w:type="pct"/>
            <w:vMerge/>
            <w:vAlign w:val="center"/>
          </w:tcPr>
          <w:p w14:paraId="42890854" w14:textId="77777777" w:rsidR="00B675D1" w:rsidRDefault="00B675D1" w:rsidP="00D3414C">
            <w:pPr>
              <w:contextualSpacing/>
              <w:jc w:val="center"/>
              <w:rPr>
                <w:rFonts w:cs="Times New Roman"/>
                <w:szCs w:val="24"/>
              </w:rPr>
            </w:pPr>
          </w:p>
        </w:tc>
        <w:tc>
          <w:tcPr>
            <w:tcW w:w="1770" w:type="pct"/>
            <w:vAlign w:val="center"/>
          </w:tcPr>
          <w:p w14:paraId="1E1146F9" w14:textId="77777777" w:rsidR="00B675D1" w:rsidRDefault="00B675D1" w:rsidP="00D3414C">
            <w:pPr>
              <w:contextualSpacing/>
              <w:jc w:val="center"/>
              <w:rPr>
                <w:rFonts w:cs="Times New Roman"/>
                <w:szCs w:val="24"/>
              </w:rPr>
            </w:pPr>
            <w:r>
              <w:rPr>
                <w:rFonts w:cs="Times New Roman"/>
                <w:szCs w:val="24"/>
              </w:rPr>
              <w:t>Ignored</w:t>
            </w:r>
          </w:p>
        </w:tc>
      </w:tr>
      <w:tr w:rsidR="00B675D1" w14:paraId="7C7B09F5" w14:textId="77777777" w:rsidTr="008D7B7F">
        <w:tc>
          <w:tcPr>
            <w:tcW w:w="779" w:type="pct"/>
            <w:vMerge/>
            <w:vAlign w:val="center"/>
          </w:tcPr>
          <w:p w14:paraId="02C324B1" w14:textId="77777777" w:rsidR="00B675D1" w:rsidRDefault="00B675D1" w:rsidP="00D3414C">
            <w:pPr>
              <w:contextualSpacing/>
              <w:jc w:val="center"/>
              <w:rPr>
                <w:rFonts w:cs="Times New Roman"/>
                <w:szCs w:val="24"/>
              </w:rPr>
            </w:pPr>
          </w:p>
        </w:tc>
        <w:tc>
          <w:tcPr>
            <w:tcW w:w="2451" w:type="pct"/>
            <w:vMerge w:val="restart"/>
            <w:vAlign w:val="center"/>
          </w:tcPr>
          <w:p w14:paraId="13635E57" w14:textId="77777777" w:rsidR="00B675D1" w:rsidRDefault="00B675D1" w:rsidP="00D3414C">
            <w:pPr>
              <w:contextualSpacing/>
              <w:jc w:val="center"/>
              <w:rPr>
                <w:rFonts w:cs="Times New Roman"/>
                <w:szCs w:val="24"/>
              </w:rPr>
            </w:pPr>
            <w:r>
              <w:rPr>
                <w:rFonts w:cs="Times New Roman"/>
                <w:szCs w:val="24"/>
              </w:rPr>
              <w:t>Task Interaction Cost</w:t>
            </w:r>
          </w:p>
        </w:tc>
        <w:tc>
          <w:tcPr>
            <w:tcW w:w="1770" w:type="pct"/>
            <w:vAlign w:val="center"/>
          </w:tcPr>
          <w:p w14:paraId="6626E062" w14:textId="77777777" w:rsidR="00B675D1" w:rsidRDefault="00B675D1" w:rsidP="00D3414C">
            <w:pPr>
              <w:contextualSpacing/>
              <w:jc w:val="center"/>
              <w:rPr>
                <w:rFonts w:cs="Times New Roman"/>
                <w:szCs w:val="24"/>
              </w:rPr>
            </w:pPr>
            <w:r>
              <w:rPr>
                <w:rFonts w:cs="Times New Roman"/>
                <w:szCs w:val="24"/>
              </w:rPr>
              <w:t>Instantaneous</w:t>
            </w:r>
          </w:p>
        </w:tc>
      </w:tr>
      <w:tr w:rsidR="00B675D1" w14:paraId="6FE67918" w14:textId="77777777" w:rsidTr="008D7B7F">
        <w:tc>
          <w:tcPr>
            <w:tcW w:w="779" w:type="pct"/>
            <w:vMerge/>
            <w:vAlign w:val="center"/>
          </w:tcPr>
          <w:p w14:paraId="1739ED99" w14:textId="77777777" w:rsidR="00B675D1" w:rsidRDefault="00B675D1" w:rsidP="00D3414C">
            <w:pPr>
              <w:contextualSpacing/>
              <w:jc w:val="center"/>
              <w:rPr>
                <w:rFonts w:cs="Times New Roman"/>
                <w:szCs w:val="24"/>
              </w:rPr>
            </w:pPr>
          </w:p>
        </w:tc>
        <w:tc>
          <w:tcPr>
            <w:tcW w:w="2451" w:type="pct"/>
            <w:vMerge/>
            <w:vAlign w:val="center"/>
          </w:tcPr>
          <w:p w14:paraId="245CC825" w14:textId="77777777" w:rsidR="00B675D1" w:rsidRDefault="00B675D1" w:rsidP="00D3414C">
            <w:pPr>
              <w:contextualSpacing/>
              <w:jc w:val="center"/>
              <w:rPr>
                <w:rFonts w:cs="Times New Roman"/>
                <w:szCs w:val="24"/>
              </w:rPr>
            </w:pPr>
          </w:p>
        </w:tc>
        <w:tc>
          <w:tcPr>
            <w:tcW w:w="1770" w:type="pct"/>
            <w:vAlign w:val="center"/>
          </w:tcPr>
          <w:p w14:paraId="16770AD0" w14:textId="77777777" w:rsidR="00B675D1" w:rsidRDefault="00B675D1" w:rsidP="00D3414C">
            <w:pPr>
              <w:contextualSpacing/>
              <w:jc w:val="center"/>
              <w:rPr>
                <w:rFonts w:cs="Times New Roman"/>
                <w:szCs w:val="24"/>
              </w:rPr>
            </w:pPr>
            <w:r>
              <w:rPr>
                <w:rFonts w:cs="Times New Roman"/>
                <w:szCs w:val="24"/>
              </w:rPr>
              <w:t>Timestep</w:t>
            </w:r>
          </w:p>
        </w:tc>
      </w:tr>
      <w:tr w:rsidR="00B675D1" w14:paraId="1118609F" w14:textId="77777777" w:rsidTr="008D7B7F">
        <w:tc>
          <w:tcPr>
            <w:tcW w:w="779" w:type="pct"/>
            <w:vMerge/>
            <w:vAlign w:val="center"/>
          </w:tcPr>
          <w:p w14:paraId="77C07C03" w14:textId="77777777" w:rsidR="00B675D1" w:rsidRDefault="00B675D1" w:rsidP="00D3414C">
            <w:pPr>
              <w:contextualSpacing/>
              <w:jc w:val="center"/>
              <w:rPr>
                <w:rFonts w:cs="Times New Roman"/>
                <w:szCs w:val="24"/>
              </w:rPr>
            </w:pPr>
          </w:p>
        </w:tc>
        <w:tc>
          <w:tcPr>
            <w:tcW w:w="2451" w:type="pct"/>
            <w:vAlign w:val="center"/>
          </w:tcPr>
          <w:p w14:paraId="2E626751" w14:textId="77777777" w:rsidR="00B675D1" w:rsidRDefault="00B675D1" w:rsidP="00D3414C">
            <w:pPr>
              <w:contextualSpacing/>
              <w:jc w:val="center"/>
              <w:rPr>
                <w:rFonts w:cs="Times New Roman"/>
                <w:szCs w:val="24"/>
              </w:rPr>
            </w:pPr>
            <w:r>
              <w:rPr>
                <w:rFonts w:cs="Times New Roman"/>
                <w:szCs w:val="24"/>
              </w:rPr>
              <w:t>Agent Count</w:t>
            </w:r>
          </w:p>
        </w:tc>
        <w:tc>
          <w:tcPr>
            <w:tcW w:w="1770" w:type="pct"/>
            <w:vAlign w:val="center"/>
          </w:tcPr>
          <w:p w14:paraId="10225B61" w14:textId="77777777" w:rsidR="00B675D1" w:rsidRDefault="00B675D1" w:rsidP="00D3414C">
            <w:pPr>
              <w:contextualSpacing/>
              <w:jc w:val="center"/>
              <w:rPr>
                <w:rFonts w:cs="Times New Roman"/>
                <w:szCs w:val="24"/>
              </w:rPr>
            </w:pPr>
            <m:oMathPara>
              <m:oMath>
                <m:r>
                  <w:rPr>
                    <w:rFonts w:ascii="Cambria Math" w:hAnsi="Cambria Math" w:cs="Times New Roman"/>
                    <w:szCs w:val="24"/>
                  </w:rPr>
                  <m:t>0≤i≤∞</m:t>
                </m:r>
              </m:oMath>
            </m:oMathPara>
          </w:p>
        </w:tc>
      </w:tr>
      <w:tr w:rsidR="00B675D1" w14:paraId="0F4B7821" w14:textId="77777777" w:rsidTr="008D7B7F">
        <w:tc>
          <w:tcPr>
            <w:tcW w:w="779" w:type="pct"/>
            <w:vMerge w:val="restart"/>
            <w:vAlign w:val="center"/>
          </w:tcPr>
          <w:p w14:paraId="6F3F7911" w14:textId="77777777" w:rsidR="00B675D1" w:rsidRDefault="00B675D1" w:rsidP="00D3414C">
            <w:pPr>
              <w:contextualSpacing/>
              <w:jc w:val="center"/>
              <w:rPr>
                <w:rFonts w:cs="Times New Roman"/>
                <w:szCs w:val="24"/>
              </w:rPr>
            </w:pPr>
            <w:r>
              <w:rPr>
                <w:rFonts w:cs="Times New Roman"/>
                <w:szCs w:val="24"/>
              </w:rPr>
              <w:t>Task Generation</w:t>
            </w:r>
          </w:p>
        </w:tc>
        <w:tc>
          <w:tcPr>
            <w:tcW w:w="2451" w:type="pct"/>
            <w:vMerge w:val="restart"/>
            <w:vAlign w:val="center"/>
          </w:tcPr>
          <w:p w14:paraId="7114820D" w14:textId="77777777" w:rsidR="00B675D1" w:rsidRDefault="00B675D1" w:rsidP="00D3414C">
            <w:pPr>
              <w:contextualSpacing/>
              <w:jc w:val="center"/>
              <w:rPr>
                <w:rFonts w:cs="Times New Roman"/>
                <w:szCs w:val="24"/>
              </w:rPr>
            </w:pPr>
            <w:r>
              <w:rPr>
                <w:rFonts w:cs="Times New Roman"/>
                <w:szCs w:val="24"/>
              </w:rPr>
              <w:t>Task Generation Technique</w:t>
            </w:r>
          </w:p>
        </w:tc>
        <w:tc>
          <w:tcPr>
            <w:tcW w:w="1770" w:type="pct"/>
            <w:vAlign w:val="center"/>
          </w:tcPr>
          <w:p w14:paraId="3ACE16BF" w14:textId="77777777" w:rsidR="00B675D1" w:rsidRDefault="00B675D1" w:rsidP="00D3414C">
            <w:pPr>
              <w:contextualSpacing/>
              <w:jc w:val="center"/>
              <w:rPr>
                <w:rFonts w:cs="Times New Roman"/>
                <w:szCs w:val="24"/>
              </w:rPr>
            </w:pPr>
            <w:r>
              <w:rPr>
                <w:rFonts w:cs="Times New Roman"/>
                <w:szCs w:val="24"/>
              </w:rPr>
              <w:t>Scheduled</w:t>
            </w:r>
          </w:p>
        </w:tc>
      </w:tr>
      <w:tr w:rsidR="00B675D1" w14:paraId="3DB3137A" w14:textId="77777777" w:rsidTr="008D7B7F">
        <w:tc>
          <w:tcPr>
            <w:tcW w:w="779" w:type="pct"/>
            <w:vMerge/>
            <w:vAlign w:val="center"/>
          </w:tcPr>
          <w:p w14:paraId="5D4C3C30" w14:textId="77777777" w:rsidR="00B675D1" w:rsidRDefault="00B675D1" w:rsidP="00D3414C">
            <w:pPr>
              <w:contextualSpacing/>
              <w:jc w:val="center"/>
              <w:rPr>
                <w:rFonts w:cs="Times New Roman"/>
                <w:szCs w:val="24"/>
              </w:rPr>
            </w:pPr>
          </w:p>
        </w:tc>
        <w:tc>
          <w:tcPr>
            <w:tcW w:w="2451" w:type="pct"/>
            <w:vMerge/>
            <w:vAlign w:val="center"/>
          </w:tcPr>
          <w:p w14:paraId="50ADF21A" w14:textId="77777777" w:rsidR="00B675D1" w:rsidRDefault="00B675D1" w:rsidP="00D3414C">
            <w:pPr>
              <w:contextualSpacing/>
              <w:jc w:val="center"/>
              <w:rPr>
                <w:rFonts w:cs="Times New Roman"/>
                <w:szCs w:val="24"/>
              </w:rPr>
            </w:pPr>
          </w:p>
        </w:tc>
        <w:tc>
          <w:tcPr>
            <w:tcW w:w="1770" w:type="pct"/>
            <w:vAlign w:val="center"/>
          </w:tcPr>
          <w:p w14:paraId="3C2DA22B" w14:textId="77777777" w:rsidR="00B675D1" w:rsidRDefault="00B675D1" w:rsidP="00D3414C">
            <w:pPr>
              <w:contextualSpacing/>
              <w:jc w:val="center"/>
              <w:rPr>
                <w:rFonts w:cs="Times New Roman"/>
                <w:szCs w:val="24"/>
              </w:rPr>
            </w:pPr>
            <w:r>
              <w:rPr>
                <w:rFonts w:cs="Times New Roman"/>
                <w:szCs w:val="24"/>
              </w:rPr>
              <w:t>On Agent Availability</w:t>
            </w:r>
          </w:p>
        </w:tc>
      </w:tr>
      <w:tr w:rsidR="00B675D1" w14:paraId="569E7579" w14:textId="77777777" w:rsidTr="008D7B7F">
        <w:tc>
          <w:tcPr>
            <w:tcW w:w="779" w:type="pct"/>
            <w:vMerge/>
            <w:vAlign w:val="center"/>
          </w:tcPr>
          <w:p w14:paraId="19FF1094" w14:textId="77777777" w:rsidR="00B675D1" w:rsidRDefault="00B675D1" w:rsidP="00D3414C">
            <w:pPr>
              <w:contextualSpacing/>
              <w:jc w:val="center"/>
              <w:rPr>
                <w:rFonts w:cs="Times New Roman"/>
                <w:szCs w:val="24"/>
              </w:rPr>
            </w:pPr>
          </w:p>
        </w:tc>
        <w:tc>
          <w:tcPr>
            <w:tcW w:w="2451" w:type="pct"/>
            <w:vMerge w:val="restart"/>
            <w:vAlign w:val="center"/>
          </w:tcPr>
          <w:p w14:paraId="692BCEC3" w14:textId="77777777" w:rsidR="00B675D1" w:rsidRDefault="00B675D1" w:rsidP="00D3414C">
            <w:pPr>
              <w:contextualSpacing/>
              <w:jc w:val="center"/>
              <w:rPr>
                <w:rFonts w:cs="Times New Roman"/>
                <w:szCs w:val="24"/>
              </w:rPr>
            </w:pPr>
            <w:r>
              <w:rPr>
                <w:rFonts w:cs="Times New Roman"/>
                <w:szCs w:val="24"/>
              </w:rPr>
              <w:t>Task Location Configuration</w:t>
            </w:r>
          </w:p>
        </w:tc>
        <w:tc>
          <w:tcPr>
            <w:tcW w:w="1770" w:type="pct"/>
            <w:vAlign w:val="center"/>
          </w:tcPr>
          <w:p w14:paraId="50A7F63D" w14:textId="77777777" w:rsidR="00B675D1" w:rsidRDefault="00B675D1" w:rsidP="00D3414C">
            <w:pPr>
              <w:contextualSpacing/>
              <w:jc w:val="center"/>
              <w:rPr>
                <w:rFonts w:cs="Times New Roman"/>
                <w:szCs w:val="24"/>
              </w:rPr>
            </w:pPr>
            <w:r>
              <w:rPr>
                <w:rFonts w:cs="Times New Roman"/>
                <w:szCs w:val="24"/>
              </w:rPr>
              <w:t>Node weights</w:t>
            </w:r>
          </w:p>
        </w:tc>
      </w:tr>
      <w:tr w:rsidR="00B675D1" w14:paraId="5C3F7428" w14:textId="77777777" w:rsidTr="008D7B7F">
        <w:tc>
          <w:tcPr>
            <w:tcW w:w="779" w:type="pct"/>
            <w:vMerge/>
            <w:vAlign w:val="center"/>
          </w:tcPr>
          <w:p w14:paraId="180D91B4" w14:textId="77777777" w:rsidR="00B675D1" w:rsidRDefault="00B675D1" w:rsidP="00D3414C">
            <w:pPr>
              <w:contextualSpacing/>
              <w:jc w:val="center"/>
              <w:rPr>
                <w:rFonts w:cs="Times New Roman"/>
                <w:szCs w:val="24"/>
              </w:rPr>
            </w:pPr>
          </w:p>
        </w:tc>
        <w:tc>
          <w:tcPr>
            <w:tcW w:w="2451" w:type="pct"/>
            <w:vMerge/>
            <w:vAlign w:val="center"/>
          </w:tcPr>
          <w:p w14:paraId="5B9B6BB3" w14:textId="77777777" w:rsidR="00B675D1" w:rsidRDefault="00B675D1" w:rsidP="00D3414C">
            <w:pPr>
              <w:contextualSpacing/>
              <w:jc w:val="center"/>
              <w:rPr>
                <w:rFonts w:cs="Times New Roman"/>
                <w:szCs w:val="24"/>
              </w:rPr>
            </w:pPr>
          </w:p>
        </w:tc>
        <w:tc>
          <w:tcPr>
            <w:tcW w:w="1770" w:type="pct"/>
            <w:vAlign w:val="center"/>
          </w:tcPr>
          <w:p w14:paraId="747F8C8A" w14:textId="77777777" w:rsidR="00B675D1" w:rsidRDefault="00B675D1" w:rsidP="00D3414C">
            <w:pPr>
              <w:contextualSpacing/>
              <w:jc w:val="center"/>
              <w:rPr>
                <w:rFonts w:cs="Times New Roman"/>
                <w:szCs w:val="24"/>
              </w:rPr>
            </w:pPr>
            <w:r>
              <w:rPr>
                <w:rFonts w:cs="Times New Roman"/>
                <w:szCs w:val="24"/>
              </w:rPr>
              <w:t>Include/Exclude node</w:t>
            </w:r>
          </w:p>
        </w:tc>
      </w:tr>
      <w:tr w:rsidR="00B675D1" w14:paraId="5FF023E3" w14:textId="77777777" w:rsidTr="008D7B7F">
        <w:tc>
          <w:tcPr>
            <w:tcW w:w="779" w:type="pct"/>
            <w:vMerge w:val="restart"/>
            <w:vAlign w:val="center"/>
          </w:tcPr>
          <w:p w14:paraId="0957FD46" w14:textId="77777777" w:rsidR="00B675D1" w:rsidRDefault="00B675D1" w:rsidP="00D3414C">
            <w:pPr>
              <w:contextualSpacing/>
              <w:jc w:val="center"/>
              <w:rPr>
                <w:rFonts w:cs="Times New Roman"/>
                <w:szCs w:val="24"/>
              </w:rPr>
            </w:pPr>
            <w:r>
              <w:rPr>
                <w:rFonts w:cs="Times New Roman"/>
                <w:szCs w:val="24"/>
              </w:rPr>
              <w:t>End Conditions</w:t>
            </w:r>
          </w:p>
        </w:tc>
        <w:tc>
          <w:tcPr>
            <w:tcW w:w="2451" w:type="pct"/>
            <w:vAlign w:val="center"/>
          </w:tcPr>
          <w:p w14:paraId="0F9C18A3" w14:textId="77777777" w:rsidR="00B675D1" w:rsidRDefault="00B675D1" w:rsidP="00D3414C">
            <w:pPr>
              <w:contextualSpacing/>
              <w:jc w:val="center"/>
              <w:rPr>
                <w:rFonts w:cs="Times New Roman"/>
                <w:szCs w:val="24"/>
              </w:rPr>
            </w:pPr>
            <w:r>
              <w:rPr>
                <w:rFonts w:cs="Times New Roman"/>
                <w:szCs w:val="24"/>
              </w:rPr>
              <w:t>Simulation ends on task completions</w:t>
            </w:r>
          </w:p>
        </w:tc>
        <w:tc>
          <w:tcPr>
            <w:tcW w:w="1770" w:type="pct"/>
            <w:vAlign w:val="center"/>
          </w:tcPr>
          <w:p w14:paraId="7269CD26" w14:textId="77777777" w:rsidR="00B675D1" w:rsidRDefault="00B675D1" w:rsidP="00D3414C">
            <w:pPr>
              <w:contextualSpacing/>
              <w:jc w:val="center"/>
              <w:rPr>
                <w:rFonts w:cs="Times New Roman"/>
                <w:szCs w:val="24"/>
              </w:rPr>
            </w:pPr>
            <m:oMathPara>
              <m:oMath>
                <m:r>
                  <w:rPr>
                    <w:rFonts w:ascii="Cambria Math" w:hAnsi="Cambria Math" w:cs="Times New Roman"/>
                    <w:szCs w:val="24"/>
                  </w:rPr>
                  <m:t>1≤</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complete</m:t>
                        </m:r>
                      </m:sub>
                    </m:sSub>
                  </m:e>
                </m:d>
                <m:r>
                  <w:rPr>
                    <w:rFonts w:ascii="Cambria Math" w:hAnsi="Cambria Math" w:cs="Times New Roman"/>
                    <w:szCs w:val="24"/>
                  </w:rPr>
                  <m:t>≤∞</m:t>
                </m:r>
              </m:oMath>
            </m:oMathPara>
          </w:p>
        </w:tc>
      </w:tr>
      <w:tr w:rsidR="00B675D1" w14:paraId="30454D47" w14:textId="77777777" w:rsidTr="008D7B7F">
        <w:tc>
          <w:tcPr>
            <w:tcW w:w="779" w:type="pct"/>
            <w:vMerge/>
          </w:tcPr>
          <w:p w14:paraId="1A9DA9B0" w14:textId="77777777" w:rsidR="00B675D1" w:rsidRDefault="00B675D1" w:rsidP="00D3414C">
            <w:pPr>
              <w:contextualSpacing/>
              <w:rPr>
                <w:rFonts w:cs="Times New Roman"/>
                <w:szCs w:val="24"/>
              </w:rPr>
            </w:pPr>
          </w:p>
        </w:tc>
        <w:tc>
          <w:tcPr>
            <w:tcW w:w="2451" w:type="pct"/>
            <w:vAlign w:val="center"/>
          </w:tcPr>
          <w:p w14:paraId="2D837FD5" w14:textId="77777777" w:rsidR="00B675D1" w:rsidRDefault="00B675D1" w:rsidP="00D3414C">
            <w:pPr>
              <w:contextualSpacing/>
              <w:jc w:val="center"/>
              <w:rPr>
                <w:rFonts w:cs="Times New Roman"/>
                <w:szCs w:val="24"/>
              </w:rPr>
            </w:pPr>
            <w:r>
              <w:rPr>
                <w:rFonts w:cs="Times New Roman"/>
                <w:szCs w:val="24"/>
              </w:rPr>
              <w:t>Simulation ends on timesteps elapsed</w:t>
            </w:r>
          </w:p>
        </w:tc>
        <w:tc>
          <w:tcPr>
            <w:tcW w:w="1770" w:type="pct"/>
            <w:vAlign w:val="center"/>
          </w:tcPr>
          <w:p w14:paraId="28CBDF61" w14:textId="77777777" w:rsidR="00B675D1" w:rsidRDefault="00B675D1" w:rsidP="00D3414C">
            <w:pPr>
              <w:contextualSpacing/>
              <w:jc w:val="center"/>
              <w:rPr>
                <w:rFonts w:cs="Times New Roman"/>
                <w:szCs w:val="24"/>
              </w:rPr>
            </w:pPr>
            <m:oMathPara>
              <m:oMath>
                <m:r>
                  <w:rPr>
                    <w:rFonts w:ascii="Cambria Math" w:hAnsi="Cambria Math" w:cs="Times New Roman"/>
                    <w:szCs w:val="24"/>
                  </w:rPr>
                  <m:t>1≤</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elapsed</m:t>
                        </m:r>
                      </m:sub>
                    </m:sSub>
                  </m:e>
                </m:d>
                <m:r>
                  <w:rPr>
                    <w:rFonts w:ascii="Cambria Math" w:hAnsi="Cambria Math" w:cs="Times New Roman"/>
                    <w:szCs w:val="24"/>
                  </w:rPr>
                  <m:t>≤∞</m:t>
                </m:r>
              </m:oMath>
            </m:oMathPara>
          </w:p>
        </w:tc>
      </w:tr>
      <w:tr w:rsidR="00B675D1" w14:paraId="0F9DF9B5" w14:textId="77777777" w:rsidTr="008D7B7F">
        <w:tc>
          <w:tcPr>
            <w:tcW w:w="779" w:type="pct"/>
            <w:vMerge/>
          </w:tcPr>
          <w:p w14:paraId="6DB269BE" w14:textId="77777777" w:rsidR="00B675D1" w:rsidRDefault="00B675D1" w:rsidP="00D3414C">
            <w:pPr>
              <w:contextualSpacing/>
              <w:rPr>
                <w:rFonts w:cs="Times New Roman"/>
                <w:szCs w:val="24"/>
              </w:rPr>
            </w:pPr>
          </w:p>
        </w:tc>
        <w:tc>
          <w:tcPr>
            <w:tcW w:w="2451" w:type="pct"/>
            <w:vAlign w:val="center"/>
          </w:tcPr>
          <w:p w14:paraId="708F8CC4" w14:textId="77777777" w:rsidR="00B675D1" w:rsidRDefault="00B675D1" w:rsidP="00D3414C">
            <w:pPr>
              <w:contextualSpacing/>
              <w:jc w:val="center"/>
              <w:rPr>
                <w:rFonts w:cs="Times New Roman"/>
                <w:szCs w:val="24"/>
              </w:rPr>
            </w:pPr>
            <w:r>
              <w:rPr>
                <w:rFonts w:cs="Times New Roman"/>
                <w:szCs w:val="24"/>
              </w:rPr>
              <w:t>Simulation ends on schedule completion</w:t>
            </w:r>
          </w:p>
        </w:tc>
        <w:tc>
          <w:tcPr>
            <w:tcW w:w="1770" w:type="pct"/>
            <w:vAlign w:val="center"/>
          </w:tcPr>
          <w:p w14:paraId="4E182706" w14:textId="77777777" w:rsidR="00B675D1" w:rsidRDefault="00B675D1" w:rsidP="00D3414C">
            <w:pPr>
              <w:contextualSpacing/>
              <w:jc w:val="center"/>
              <w:rPr>
                <w:rFonts w:cs="Times New Roman"/>
                <w:szCs w:val="24"/>
              </w:rPr>
            </w:pPr>
            <w:r>
              <w:rPr>
                <w:rFonts w:cs="Times New Roman"/>
                <w:szCs w:val="24"/>
              </w:rPr>
              <w:t>True or False</w:t>
            </w:r>
          </w:p>
        </w:tc>
      </w:tr>
    </w:tbl>
    <w:p w14:paraId="3A815724" w14:textId="77777777" w:rsidR="00B675D1" w:rsidRDefault="00B675D1" w:rsidP="00B675D1">
      <w:pPr>
        <w:spacing w:line="480" w:lineRule="auto"/>
        <w:contextualSpacing/>
        <w:rPr>
          <w:rFonts w:cs="Times New Roman"/>
          <w:b/>
          <w:bCs/>
          <w:szCs w:val="24"/>
        </w:rPr>
      </w:pPr>
    </w:p>
    <w:p w14:paraId="0EF8D75F" w14:textId="77777777" w:rsidR="00B675D1" w:rsidRDefault="00B675D1" w:rsidP="001603E0">
      <w:pPr>
        <w:pStyle w:val="Heading3"/>
      </w:pPr>
      <w:bookmarkStart w:id="95" w:name="_Toc151829340"/>
      <w:r>
        <w:t>WHCA*</w:t>
      </w:r>
      <w:bookmarkEnd w:id="95"/>
    </w:p>
    <w:p w14:paraId="7B6B2270" w14:textId="63219E27" w:rsidR="00B675D1" w:rsidRDefault="00B675D1" w:rsidP="00B675D1">
      <w:pPr>
        <w:spacing w:line="480" w:lineRule="auto"/>
        <w:contextualSpacing/>
        <w:rPr>
          <w:rFonts w:cs="Times New Roman"/>
          <w:szCs w:val="24"/>
        </w:rPr>
      </w:pPr>
      <w:r>
        <w:rPr>
          <w:rFonts w:cs="Times New Roman"/>
          <w:szCs w:val="24"/>
        </w:rPr>
        <w:tab/>
      </w:r>
      <w:r w:rsidR="002A21EE">
        <w:rPr>
          <w:rFonts w:cs="Times New Roman"/>
          <w:szCs w:val="24"/>
        </w:rPr>
        <w:t>Before</w:t>
      </w:r>
      <w:r>
        <w:rPr>
          <w:rFonts w:cs="Times New Roman"/>
          <w:szCs w:val="24"/>
        </w:rPr>
        <w:t xml:space="preserve"> fitting the decoupled MAPF algorithm WHCA* into the state machine model it is worth noting that WHCA* offers no particular strategy for task assignment, as </w:t>
      </w:r>
      <w:r>
        <w:rPr>
          <w:rFonts w:cs="Times New Roman"/>
          <w:szCs w:val="24"/>
        </w:rPr>
        <w:lastRenderedPageBreak/>
        <w:t xml:space="preserve">the MAPF problem assumes that all agents have a task assigned before the problem should be solved. As a result, any implementation of the WHCA* algorithm in an MAPD context will need a generic strategy for task assignment. Here, the generic routine is named </w:t>
      </w:r>
      <w:r w:rsidRPr="002A21EE">
        <w:rPr>
          <w:rFonts w:cs="Times New Roman"/>
          <w:b/>
          <w:bCs/>
          <w:i/>
          <w:iCs/>
          <w:szCs w:val="24"/>
        </w:rPr>
        <w:t>GenerateTask</w:t>
      </w:r>
      <w:r>
        <w:rPr>
          <w:rFonts w:cs="Times New Roman"/>
          <w:szCs w:val="24"/>
        </w:rPr>
        <w:t>. It simply selects the first available task from the task set or creates a new task if the simulation definition allows.</w:t>
      </w:r>
    </w:p>
    <w:p w14:paraId="5815151A" w14:textId="57417E6E" w:rsidR="00B675D1" w:rsidRDefault="00B675D1" w:rsidP="00B675D1">
      <w:pPr>
        <w:spacing w:line="480" w:lineRule="auto"/>
        <w:contextualSpacing/>
        <w:rPr>
          <w:rFonts w:cs="Times New Roman"/>
          <w:szCs w:val="24"/>
        </w:rPr>
      </w:pPr>
      <w:r>
        <w:rPr>
          <w:rFonts w:cs="Times New Roman"/>
          <w:szCs w:val="24"/>
        </w:rPr>
        <w:tab/>
        <w:t>Critically, WHCA* is also incomplete in the MAPD case. It fails to consistently avoid collisions during its runtime. This problem arises when agents finish their current plans, and thus</w:t>
      </w:r>
      <w:r w:rsidR="002A21EE">
        <w:rPr>
          <w:rFonts w:cs="Times New Roman"/>
          <w:szCs w:val="24"/>
        </w:rPr>
        <w:t xml:space="preserve"> have no</w:t>
      </w:r>
      <w:r>
        <w:rPr>
          <w:rFonts w:cs="Times New Roman"/>
          <w:szCs w:val="24"/>
        </w:rPr>
        <w:t xml:space="preserve"> reservations, while another agent is attempting to reach the same goal location. If the first agent to arrive finds itself trapped, it will be unable to move away while simultaneously not being able to remain in place. In order to avoid an immediate end of the simulation via the crashed state, it is necessary to develop a generic collision resolver. Even in the MAPF case, a one-agent width corridor of sufficient depth (exceeding the window size) will prevent progress from being made as neither agent will find an escape from its current position, resulting in an infinite stall. FleetBench approaches this problem using a collision resolver which prioritizes trapped agents and forces a replanning of agent motions until the problem is resolved. The resolver is presented in Appendix</w:t>
      </w:r>
      <w:r w:rsidR="00F10E9D">
        <w:rPr>
          <w:rFonts w:cs="Times New Roman"/>
          <w:szCs w:val="24"/>
        </w:rPr>
        <w:t xml:space="preserve"> H</w:t>
      </w:r>
      <w:r>
        <w:rPr>
          <w:rFonts w:cs="Times New Roman"/>
          <w:szCs w:val="24"/>
        </w:rPr>
        <w:t>, as it is not central to the work done here.</w:t>
      </w:r>
    </w:p>
    <w:p w14:paraId="3BD76E5F" w14:textId="157447E4" w:rsidR="00B675D1" w:rsidRDefault="00B675D1" w:rsidP="00B675D1">
      <w:pPr>
        <w:spacing w:line="480" w:lineRule="auto"/>
        <w:contextualSpacing/>
        <w:rPr>
          <w:rFonts w:cs="Times New Roman"/>
          <w:szCs w:val="24"/>
        </w:rPr>
      </w:pPr>
      <w:r>
        <w:rPr>
          <w:rFonts w:cs="Times New Roman"/>
          <w:szCs w:val="24"/>
        </w:rPr>
        <w:tab/>
        <w:t>The bulk of the logic employed in WHCA* is for pathfinding</w:t>
      </w:r>
      <w:r w:rsidR="002A21EE">
        <w:rPr>
          <w:rFonts w:cs="Times New Roman"/>
          <w:szCs w:val="24"/>
        </w:rPr>
        <w:t xml:space="preserve">, making it relatively simple </w:t>
      </w:r>
      <w:r>
        <w:rPr>
          <w:rFonts w:cs="Times New Roman"/>
          <w:szCs w:val="24"/>
        </w:rPr>
        <w:t>to fit into the state machine model. For completeness, the algorithm is expanded to include the routines used in FleetBench for task selection and collision resolution</w:t>
      </w:r>
      <w:r w:rsidR="00F10E9D">
        <w:rPr>
          <w:rFonts w:cs="Times New Roman"/>
          <w:szCs w:val="24"/>
        </w:rPr>
        <w:t>.</w:t>
      </w:r>
      <w:r>
        <w:rPr>
          <w:rFonts w:cs="Times New Roman"/>
          <w:szCs w:val="24"/>
        </w:rPr>
        <w:t xml:space="preserve"> </w:t>
      </w:r>
    </w:p>
    <w:p w14:paraId="52B209E1" w14:textId="610F8EFB" w:rsidR="00B675D1" w:rsidRDefault="00B675D1" w:rsidP="00B675D1">
      <w:pPr>
        <w:spacing w:line="480" w:lineRule="auto"/>
        <w:contextualSpacing/>
        <w:rPr>
          <w:rFonts w:cs="Times New Roman"/>
          <w:szCs w:val="24"/>
        </w:rPr>
      </w:pPr>
      <w:r>
        <w:rPr>
          <w:rFonts w:cs="Times New Roman"/>
          <w:szCs w:val="24"/>
        </w:rPr>
        <w:tab/>
      </w:r>
      <w:r w:rsidR="00555E6C">
        <w:rPr>
          <w:rFonts w:cs="Times New Roman"/>
          <w:szCs w:val="24"/>
        </w:rPr>
        <w:fldChar w:fldCharType="begin"/>
      </w:r>
      <w:r w:rsidR="00555E6C">
        <w:rPr>
          <w:rFonts w:cs="Times New Roman"/>
          <w:szCs w:val="24"/>
        </w:rPr>
        <w:instrText xml:space="preserve"> REF _Ref151168303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9</w:t>
      </w:r>
      <w:r w:rsidR="00555E6C">
        <w:rPr>
          <w:rFonts w:cs="Times New Roman"/>
          <w:szCs w:val="24"/>
        </w:rPr>
        <w:fldChar w:fldCharType="end"/>
      </w:r>
      <w:r w:rsidR="00555E6C">
        <w:rPr>
          <w:rFonts w:cs="Times New Roman"/>
          <w:szCs w:val="24"/>
        </w:rPr>
        <w:t xml:space="preserve"> </w:t>
      </w:r>
      <w:r>
        <w:rPr>
          <w:rFonts w:cs="Times New Roman"/>
          <w:szCs w:val="24"/>
        </w:rPr>
        <w:t xml:space="preserve">shows the translated version of WHCA* in the context of the whole system loop, where lines of the original algorithm have been replaced with named routines </w:t>
      </w:r>
      <w:r>
        <w:rPr>
          <w:rFonts w:cs="Times New Roman"/>
          <w:szCs w:val="24"/>
        </w:rPr>
        <w:lastRenderedPageBreak/>
        <w:t>for ease of reference. The resulting information is directly transferrable to the state machine diagram. Extra care should be taken to ensure that the additional loops which are possible due to implementation choices. For instance, how collisions are resolved—by nullifying plans and re-entering the agent selection state or by forcing new plans within the action execution state? Implementing the former would require an additional loop which begins with agent selection, moving through task management and action planning until all agents have created valid paths. For the latter, plans are simply re-</w:t>
      </w:r>
      <w:r w:rsidR="002A21EE">
        <w:rPr>
          <w:rFonts w:cs="Times New Roman"/>
          <w:szCs w:val="24"/>
        </w:rPr>
        <w:t>calculated</w:t>
      </w:r>
      <w:r>
        <w:rPr>
          <w:rFonts w:cs="Times New Roman"/>
          <w:szCs w:val="24"/>
        </w:rPr>
        <w:t xml:space="preserve"> during the action execution state.</w:t>
      </w:r>
    </w:p>
    <w:p w14:paraId="0004015D" w14:textId="392E59C8" w:rsidR="00CC4C04" w:rsidRDefault="00E574D9" w:rsidP="00492534">
      <w:pPr>
        <w:pStyle w:val="Caption"/>
        <w:keepNext/>
        <w:pBdr>
          <w:top w:val="single" w:sz="4" w:space="1" w:color="auto"/>
        </w:pBdr>
        <w:spacing w:after="0"/>
      </w:pPr>
      <w:bookmarkStart w:id="96" w:name="_Ref151168303"/>
      <w:bookmarkStart w:id="97" w:name="_Toc151828308"/>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9</w:t>
      </w:r>
      <w:r>
        <w:rPr>
          <w:b/>
          <w:bCs/>
        </w:rPr>
        <w:fldChar w:fldCharType="end"/>
      </w:r>
      <w:bookmarkEnd w:id="96"/>
      <w:r w:rsidR="00CC4C04" w:rsidRPr="00E574D9">
        <w:rPr>
          <w:b/>
          <w:bCs/>
        </w:rPr>
        <w:t>.</w:t>
      </w:r>
      <w:r w:rsidR="00CC4C04">
        <w:t xml:space="preserve"> WHCA* state machine representation</w:t>
      </w:r>
      <w:bookmarkEnd w:id="97"/>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B675D1" w:rsidRPr="00E13A2B" w14:paraId="1C9B01D5" w14:textId="77777777" w:rsidTr="00492534">
        <w:tc>
          <w:tcPr>
            <w:tcW w:w="208" w:type="pct"/>
            <w:tcBorders>
              <w:bottom w:val="single" w:sz="4" w:space="0" w:color="auto"/>
            </w:tcBorders>
          </w:tcPr>
          <w:p w14:paraId="06A572AC" w14:textId="77777777" w:rsidR="00B675D1" w:rsidRPr="00E13A2B" w:rsidRDefault="00B675D1" w:rsidP="008D7B7F">
            <w:pPr>
              <w:pStyle w:val="Algorithm"/>
              <w:rPr>
                <w:rFonts w:cstheme="minorHAnsi"/>
              </w:rPr>
            </w:pPr>
          </w:p>
        </w:tc>
        <w:tc>
          <w:tcPr>
            <w:tcW w:w="3803" w:type="pct"/>
            <w:tcBorders>
              <w:bottom w:val="single" w:sz="4" w:space="0" w:color="auto"/>
              <w:right w:val="single" w:sz="4" w:space="0" w:color="auto"/>
            </w:tcBorders>
          </w:tcPr>
          <w:p w14:paraId="142CD713" w14:textId="77777777" w:rsidR="00B675D1" w:rsidRDefault="00B675D1" w:rsidP="008D7B7F">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tcPr>
          <w:p w14:paraId="1743BC49" w14:textId="77777777" w:rsidR="00B675D1" w:rsidRPr="00397A09" w:rsidRDefault="00B675D1" w:rsidP="008D7B7F">
            <w:pPr>
              <w:pStyle w:val="Algorithm"/>
              <w:jc w:val="center"/>
              <w:rPr>
                <w:rFonts w:eastAsia="Calibri" w:cstheme="minorHAnsi"/>
              </w:rPr>
            </w:pPr>
            <w:r w:rsidRPr="000549EF">
              <w:rPr>
                <w:rFonts w:eastAsia="Calibri" w:cstheme="minorHAnsi"/>
                <w:b/>
                <w:bCs w:val="0"/>
              </w:rPr>
              <w:t>State</w:t>
            </w:r>
          </w:p>
        </w:tc>
      </w:tr>
      <w:tr w:rsidR="00B675D1" w:rsidRPr="00E13A2B" w14:paraId="624A1C2A" w14:textId="77777777" w:rsidTr="00492534">
        <w:tc>
          <w:tcPr>
            <w:tcW w:w="208" w:type="pct"/>
            <w:tcBorders>
              <w:top w:val="single" w:sz="4" w:space="0" w:color="auto"/>
            </w:tcBorders>
          </w:tcPr>
          <w:p w14:paraId="01A1FC88"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3E61B111" w14:textId="77777777" w:rsidR="00B675D1" w:rsidRDefault="00B675D1" w:rsidP="008D7B7F">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44D2B3D7" w14:textId="04ED40D3" w:rsidR="00B675D1" w:rsidRPr="00397A09" w:rsidRDefault="00B675D1" w:rsidP="00492534">
            <w:pPr>
              <w:pStyle w:val="Algorithm"/>
              <w:jc w:val="center"/>
              <w:rPr>
                <w:rFonts w:eastAsia="Calibri" w:cstheme="minorHAnsi"/>
                <w:b/>
                <w:bCs w:val="0"/>
              </w:rPr>
            </w:pPr>
            <w:r w:rsidRPr="00397A09">
              <w:rPr>
                <w:rFonts w:eastAsia="Calibri" w:cstheme="minorHAnsi"/>
                <w:b/>
                <w:bCs w:val="0"/>
              </w:rPr>
              <w:t>Simulation</w:t>
            </w:r>
            <w:r w:rsidR="00492534">
              <w:rPr>
                <w:rFonts w:eastAsia="Calibri" w:cstheme="minorHAnsi"/>
                <w:b/>
                <w:bCs w:val="0"/>
              </w:rPr>
              <w:t xml:space="preserve">    Definition</w:t>
            </w:r>
          </w:p>
        </w:tc>
      </w:tr>
      <w:tr w:rsidR="00B675D1" w:rsidRPr="00E13A2B" w14:paraId="13203723" w14:textId="77777777" w:rsidTr="00492534">
        <w:tc>
          <w:tcPr>
            <w:tcW w:w="208" w:type="pct"/>
            <w:tcBorders>
              <w:bottom w:val="single" w:sz="4" w:space="0" w:color="auto"/>
            </w:tcBorders>
          </w:tcPr>
          <w:p w14:paraId="50276806"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12CE962F" w14:textId="77777777" w:rsidR="00B675D1" w:rsidRPr="00B6385B" w:rsidRDefault="00B675D1" w:rsidP="008D7B7F">
            <w:pPr>
              <w:pStyle w:val="Algorithm"/>
              <w:rPr>
                <w:rFonts w:ascii="Calibri" w:eastAsia="Calibri" w:hAnsi="Calibri" w:cs="Calibri"/>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1A64410C" w14:textId="77777777" w:rsidR="00B675D1" w:rsidRPr="00397A09" w:rsidRDefault="00B675D1" w:rsidP="00492534">
            <w:pPr>
              <w:pStyle w:val="Algorithm"/>
              <w:jc w:val="center"/>
              <w:rPr>
                <w:rFonts w:eastAsia="Calibri" w:cstheme="minorHAnsi"/>
                <w:b/>
                <w:bCs w:val="0"/>
              </w:rPr>
            </w:pPr>
          </w:p>
        </w:tc>
      </w:tr>
      <w:tr w:rsidR="00B675D1" w:rsidRPr="00E13A2B" w14:paraId="556D3E00" w14:textId="77777777" w:rsidTr="00492534">
        <w:tc>
          <w:tcPr>
            <w:tcW w:w="208" w:type="pct"/>
            <w:tcBorders>
              <w:top w:val="single" w:sz="4" w:space="0" w:color="auto"/>
              <w:bottom w:val="single" w:sz="4" w:space="0" w:color="auto"/>
            </w:tcBorders>
          </w:tcPr>
          <w:p w14:paraId="55F00205"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738A5E84" w14:textId="77777777" w:rsidR="00B675D1" w:rsidRPr="00DD33CE" w:rsidRDefault="00B675D1" w:rsidP="008D7B7F">
            <w:pPr>
              <w:pStyle w:val="Algorithm"/>
            </w:pPr>
            <w:r>
              <w:rPr>
                <w:rFonts w:eastAsiaTheme="minorEastAsia" w:cstheme="minorHAnsi"/>
                <w:b/>
                <w:bCs w:val="0"/>
              </w:rPr>
              <w:t>while</w:t>
            </w:r>
            <w:r>
              <w:t xml:space="preserve"> </w:t>
            </w:r>
            <w:r>
              <w:rPr>
                <w:b/>
                <w:bCs w:val="0"/>
              </w:rPr>
              <w:t xml:space="preserve">not </w:t>
            </w:r>
            <w:r>
              <w:t>endConditions</w:t>
            </w:r>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1E58F2F4" w14:textId="1CDC7EF3" w:rsidR="00B675D1" w:rsidRPr="00397A09" w:rsidRDefault="00B675D1" w:rsidP="00492534">
            <w:pPr>
              <w:pStyle w:val="Algorithm"/>
              <w:jc w:val="center"/>
              <w:rPr>
                <w:rFonts w:eastAsiaTheme="minorEastAsia" w:cstheme="minorHAnsi"/>
                <w:b/>
                <w:bCs w:val="0"/>
              </w:rPr>
            </w:pPr>
            <w:r w:rsidRPr="00397A09">
              <w:rPr>
                <w:rFonts w:eastAsiaTheme="minorEastAsia" w:cstheme="minorHAnsi"/>
                <w:b/>
                <w:bCs w:val="0"/>
              </w:rPr>
              <w:t>End Step</w:t>
            </w:r>
          </w:p>
        </w:tc>
      </w:tr>
      <w:tr w:rsidR="00B675D1" w:rsidRPr="00E13A2B" w14:paraId="6BF7616A" w14:textId="77777777" w:rsidTr="00492534">
        <w:tc>
          <w:tcPr>
            <w:tcW w:w="208" w:type="pct"/>
            <w:tcBorders>
              <w:top w:val="single" w:sz="4" w:space="0" w:color="auto"/>
              <w:bottom w:val="single" w:sz="4" w:space="0" w:color="auto"/>
            </w:tcBorders>
          </w:tcPr>
          <w:p w14:paraId="5AF06B27"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544B9940" w14:textId="77777777" w:rsidR="00B675D1" w:rsidRPr="00E13A2B" w:rsidRDefault="00B675D1" w:rsidP="008D7B7F">
            <w:pPr>
              <w:pStyle w:val="Algorithm"/>
            </w:pPr>
            <w:r w:rsidRPr="00E13A2B">
              <w:tab/>
            </w:r>
            <m:oMath>
              <m:r>
                <w:rPr>
                  <w:rFonts w:ascii="Cambria Math" w:hAnsi="Cambria Math"/>
                </w:rPr>
                <m:t>agentQueue←</m:t>
              </m:r>
            </m:oMath>
            <w:r>
              <w:rPr>
                <w:rFonts w:eastAsiaTheme="minorEastAsia"/>
              </w:rPr>
              <w:t xml:space="preserve"> Update</w:t>
            </w:r>
            <m:oMath>
              <m:r>
                <w:rPr>
                  <w:rFonts w:ascii="Cambria Math" w:eastAsiaTheme="minorEastAsia" w:hAnsi="Cambria Math"/>
                </w:rPr>
                <m:t>(agentQueue),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7342FD2B" w14:textId="51FEEEC4" w:rsidR="00B675D1" w:rsidRPr="00397A09" w:rsidRDefault="00B675D1" w:rsidP="00492534">
            <w:pPr>
              <w:pStyle w:val="Algorithm"/>
              <w:jc w:val="center"/>
              <w:rPr>
                <w:b/>
                <w:bCs w:val="0"/>
              </w:rPr>
            </w:pPr>
            <w:r w:rsidRPr="00397A09">
              <w:rPr>
                <w:b/>
                <w:bCs w:val="0"/>
              </w:rPr>
              <w:t>New Step</w:t>
            </w:r>
          </w:p>
        </w:tc>
      </w:tr>
      <w:tr w:rsidR="00B675D1" w:rsidRPr="00E13A2B" w14:paraId="0F8D1C87" w14:textId="77777777" w:rsidTr="00492534">
        <w:tc>
          <w:tcPr>
            <w:tcW w:w="208" w:type="pct"/>
            <w:tcBorders>
              <w:top w:val="single" w:sz="4" w:space="0" w:color="auto"/>
              <w:bottom w:val="single" w:sz="4" w:space="0" w:color="auto"/>
            </w:tcBorders>
          </w:tcPr>
          <w:p w14:paraId="0C611706"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03BCE9DF" w14:textId="77777777" w:rsidR="00B675D1" w:rsidRPr="00E13A2B" w:rsidRDefault="00B675D1" w:rsidP="008D7B7F">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p>
        </w:tc>
        <w:tc>
          <w:tcPr>
            <w:tcW w:w="989" w:type="pct"/>
            <w:tcBorders>
              <w:top w:val="single" w:sz="4" w:space="0" w:color="auto"/>
              <w:left w:val="single" w:sz="4" w:space="0" w:color="auto"/>
              <w:bottom w:val="single" w:sz="4" w:space="0" w:color="auto"/>
              <w:right w:val="single" w:sz="4" w:space="0" w:color="auto"/>
            </w:tcBorders>
            <w:vAlign w:val="center"/>
          </w:tcPr>
          <w:p w14:paraId="0164B555" w14:textId="3C1AC1C6" w:rsidR="00B675D1" w:rsidRPr="00397A09" w:rsidRDefault="00B675D1" w:rsidP="00492534">
            <w:pPr>
              <w:pStyle w:val="Algorithm"/>
              <w:jc w:val="center"/>
              <w:rPr>
                <w:b/>
                <w:bCs w:val="0"/>
              </w:rPr>
            </w:pPr>
            <w:r w:rsidRPr="00397A09">
              <w:rPr>
                <w:b/>
                <w:bCs w:val="0"/>
              </w:rPr>
              <w:t>Select Agent</w:t>
            </w:r>
          </w:p>
        </w:tc>
      </w:tr>
      <w:tr w:rsidR="00B675D1" w:rsidRPr="00E13A2B" w14:paraId="6EE3D4A0" w14:textId="77777777" w:rsidTr="00492534">
        <w:tc>
          <w:tcPr>
            <w:tcW w:w="208" w:type="pct"/>
            <w:tcBorders>
              <w:top w:val="single" w:sz="4" w:space="0" w:color="auto"/>
            </w:tcBorders>
          </w:tcPr>
          <w:p w14:paraId="338C25AF"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228E8A39" w14:textId="77777777" w:rsidR="00B675D1" w:rsidRDefault="00B675D1" w:rsidP="008D7B7F">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51596E28" w14:textId="6988AA56" w:rsidR="00B675D1" w:rsidRPr="00397A09" w:rsidRDefault="00B675D1" w:rsidP="00492534">
            <w:pPr>
              <w:pStyle w:val="Algorithm"/>
              <w:jc w:val="center"/>
              <w:rPr>
                <w:b/>
                <w:bCs w:val="0"/>
              </w:rPr>
            </w:pPr>
            <w:r w:rsidRPr="00397A09">
              <w:rPr>
                <w:b/>
                <w:bCs w:val="0"/>
              </w:rPr>
              <w:t>Manage Tasks</w:t>
            </w:r>
          </w:p>
        </w:tc>
      </w:tr>
      <w:tr w:rsidR="00B675D1" w:rsidRPr="00E13A2B" w14:paraId="1ED46AAC" w14:textId="77777777" w:rsidTr="00492534">
        <w:tc>
          <w:tcPr>
            <w:tcW w:w="208" w:type="pct"/>
          </w:tcPr>
          <w:p w14:paraId="3560E96C"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61E7B245" w14:textId="77777777" w:rsidR="00B675D1" w:rsidRDefault="00B675D1" w:rsidP="008D7B7F">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10AED956" w14:textId="77777777" w:rsidR="00B675D1" w:rsidRPr="00397A09" w:rsidRDefault="00B675D1" w:rsidP="00492534">
            <w:pPr>
              <w:pStyle w:val="Algorithm"/>
              <w:jc w:val="center"/>
              <w:rPr>
                <w:b/>
                <w:bCs w:val="0"/>
              </w:rPr>
            </w:pPr>
          </w:p>
        </w:tc>
      </w:tr>
      <w:tr w:rsidR="00B675D1" w:rsidRPr="00E13A2B" w14:paraId="794B80BF" w14:textId="77777777" w:rsidTr="00492534">
        <w:tc>
          <w:tcPr>
            <w:tcW w:w="208" w:type="pct"/>
          </w:tcPr>
          <w:p w14:paraId="560D0553"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C922DDF" w14:textId="77777777" w:rsidR="00B675D1" w:rsidRPr="00870122" w:rsidRDefault="00B675D1" w:rsidP="008D7B7F">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right w:val="single" w:sz="4" w:space="0" w:color="auto"/>
            </w:tcBorders>
            <w:shd w:val="clear" w:color="auto" w:fill="D5E8D4"/>
            <w:vAlign w:val="center"/>
          </w:tcPr>
          <w:p w14:paraId="1EF6B35C" w14:textId="77777777" w:rsidR="00B675D1" w:rsidRPr="00397A09" w:rsidRDefault="00B675D1" w:rsidP="00492534">
            <w:pPr>
              <w:pStyle w:val="Algorithm"/>
              <w:jc w:val="center"/>
              <w:rPr>
                <w:b/>
                <w:bCs w:val="0"/>
              </w:rPr>
            </w:pPr>
          </w:p>
        </w:tc>
      </w:tr>
      <w:tr w:rsidR="00B675D1" w:rsidRPr="00E13A2B" w14:paraId="726931F8" w14:textId="77777777" w:rsidTr="00492534">
        <w:tc>
          <w:tcPr>
            <w:tcW w:w="208" w:type="pct"/>
          </w:tcPr>
          <w:p w14:paraId="609725A8"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218C8B0E" w14:textId="77777777" w:rsidR="00B675D1" w:rsidRPr="00CD0B79" w:rsidRDefault="00B675D1" w:rsidP="008D7B7F">
            <w:pPr>
              <w:pStyle w:val="Algorithm"/>
            </w:pPr>
            <w:r w:rsidRPr="00E13A2B">
              <w:tab/>
            </w:r>
            <w:r>
              <w:tab/>
            </w:r>
            <w:r>
              <w:rPr>
                <w:rFonts w:eastAsiaTheme="minorEastAsia"/>
              </w:rPr>
              <w:tab/>
            </w:r>
            <m:oMath>
              <m:r>
                <w:rPr>
                  <w:rFonts w:ascii="Cambria Math" w:hAnsi="Cambria Math"/>
                </w:rPr>
                <m:t>task</m:t>
              </m:r>
              <m:r>
                <m:rPr>
                  <m:sty m:val="bi"/>
                </m:rPr>
                <w:rPr>
                  <w:rFonts w:ascii="Cambria Math" w:hAnsi="Cambria Math"/>
                </w:rPr>
                <m:t>←</m:t>
              </m:r>
              <m:r>
                <m:rPr>
                  <m:nor/>
                </m:rPr>
                <w:rPr>
                  <w:rFonts w:cstheme="minorHAnsi"/>
                  <w:bCs w:val="0"/>
                </w:rPr>
                <m:t>choice</m:t>
              </m:r>
              <m:r>
                <m:rPr>
                  <m:nor/>
                </m:rPr>
                <w:rPr>
                  <w:rFonts w:ascii="Cambria Math" w:cstheme="minorHAnsi"/>
                  <w:bCs w:val="0"/>
                </w:rPr>
                <m:t>({</m:t>
              </m:r>
              <m:sSub>
                <m:sSubPr>
                  <m:ctrlPr>
                    <w:rPr>
                      <w:rFonts w:ascii="Cambria Math" w:hAnsi="Cambria Math" w:cstheme="minorHAnsi"/>
                      <w:bCs w:val="0"/>
                      <w:i/>
                    </w:rPr>
                  </m:ctrlPr>
                </m:sSubPr>
                <m:e>
                  <m:r>
                    <w:rPr>
                      <w:rFonts w:ascii="Cambria Math" w:cstheme="minorHAnsi"/>
                    </w:rPr>
                    <m:t>O</m:t>
                  </m:r>
                </m:e>
                <m:sub>
                  <m:r>
                    <w:rPr>
                      <w:rFonts w:ascii="Cambria Math" w:cstheme="minorHAnsi"/>
                    </w:rPr>
                    <m:t>valid</m:t>
                  </m:r>
                </m:sub>
              </m:sSub>
              <m:r>
                <w:rPr>
                  <w:rFonts w:ascii="Cambria Math" w:hAnsi="Cambria Math"/>
                </w:rPr>
                <m:t>⊆O:</m:t>
              </m:r>
            </m:oMath>
            <w:r>
              <w:rPr>
                <w:rFonts w:eastAsiaTheme="minorEastAsia"/>
              </w:rPr>
              <w:br/>
            </w:r>
            <w:r>
              <w:tab/>
            </w:r>
            <w:r>
              <w:tab/>
            </w:r>
            <w:r>
              <w:tab/>
            </w:r>
            <w:r>
              <w:tab/>
            </w:r>
            <w:r>
              <w:tab/>
            </w:r>
            <w:r>
              <w:tab/>
            </w:r>
            <w:r>
              <w:tab/>
            </w:r>
            <w:r>
              <w:tab/>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sub>
                  <m:r>
                    <w:rPr>
                      <w:rFonts w:ascii="Cambria Math" w:hAnsi="Cambria Math"/>
                    </w:rPr>
                    <m:t>valid</m:t>
                  </m:r>
                </m:sub>
              </m:sSub>
              <m:r>
                <m:rPr>
                  <m:nor/>
                </m:rPr>
                <w:rPr>
                  <w:rFonts w:cstheme="minorHAnsi"/>
                </w:rPr>
                <m:t xml:space="preserve"> not assigned or completed</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7BF5694" w14:textId="77777777" w:rsidR="00B675D1" w:rsidRPr="00397A09" w:rsidRDefault="00B675D1" w:rsidP="00492534">
            <w:pPr>
              <w:pStyle w:val="Algorithm"/>
              <w:jc w:val="center"/>
              <w:rPr>
                <w:b/>
                <w:bCs w:val="0"/>
              </w:rPr>
            </w:pPr>
          </w:p>
        </w:tc>
      </w:tr>
      <w:tr w:rsidR="00B675D1" w:rsidRPr="00E13A2B" w14:paraId="238B14B7" w14:textId="77777777" w:rsidTr="00492534">
        <w:tc>
          <w:tcPr>
            <w:tcW w:w="208" w:type="pct"/>
          </w:tcPr>
          <w:p w14:paraId="48AEFEDD"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7C744337" w14:textId="77777777" w:rsidR="00B675D1" w:rsidRPr="00CD0B79" w:rsidRDefault="00B675D1" w:rsidP="008D7B7F">
            <w:pPr>
              <w:pStyle w:val="Algorithm"/>
            </w:pPr>
            <w:r>
              <w:tab/>
            </w:r>
            <w:r>
              <w:tab/>
            </w:r>
            <w:r>
              <w:tab/>
            </w:r>
            <w:r>
              <w:rPr>
                <w:b/>
                <w:bCs w:val="0"/>
              </w:rPr>
              <w:t xml:space="preserve">if </w:t>
            </w:r>
            <m:oMath>
              <m:r>
                <w:rPr>
                  <w:rFonts w:ascii="Cambria Math" w:hAnsi="Cambria Math"/>
                </w:rPr>
                <m:t>task</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13439A81" w14:textId="77777777" w:rsidR="00B675D1" w:rsidRPr="00397A09" w:rsidRDefault="00B675D1" w:rsidP="00492534">
            <w:pPr>
              <w:pStyle w:val="Algorithm"/>
              <w:jc w:val="center"/>
              <w:rPr>
                <w:b/>
                <w:bCs w:val="0"/>
              </w:rPr>
            </w:pPr>
          </w:p>
        </w:tc>
      </w:tr>
      <w:tr w:rsidR="00B675D1" w:rsidRPr="00E13A2B" w14:paraId="4B0BD29C" w14:textId="77777777" w:rsidTr="00492534">
        <w:tc>
          <w:tcPr>
            <w:tcW w:w="208" w:type="pct"/>
            <w:tcBorders>
              <w:bottom w:val="single" w:sz="4" w:space="0" w:color="auto"/>
            </w:tcBorders>
          </w:tcPr>
          <w:p w14:paraId="29A67FC2"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37FEFB1" w14:textId="77777777" w:rsidR="00B675D1" w:rsidRPr="00E13A2B" w:rsidRDefault="00B675D1" w:rsidP="008D7B7F">
            <w:pPr>
              <w:pStyle w:val="Algorithm"/>
            </w:pPr>
            <w:r>
              <w:tab/>
            </w:r>
            <w:r>
              <w:tab/>
            </w:r>
            <w:r>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w:t>
            </w:r>
            <m:oMath>
              <m:r>
                <w:rPr>
                  <w:rFonts w:ascii="Cambria Math" w:eastAsiaTheme="minorEastAsia" w:hAnsi="Cambria Math"/>
                </w:rPr>
                <m:t>task</m:t>
              </m:r>
            </m:oMath>
          </w:p>
        </w:tc>
        <w:tc>
          <w:tcPr>
            <w:tcW w:w="989" w:type="pct"/>
            <w:vMerge/>
            <w:tcBorders>
              <w:left w:val="single" w:sz="4" w:space="0" w:color="auto"/>
              <w:bottom w:val="single" w:sz="4" w:space="0" w:color="auto"/>
              <w:right w:val="single" w:sz="4" w:space="0" w:color="auto"/>
            </w:tcBorders>
            <w:shd w:val="clear" w:color="auto" w:fill="D5E8D4"/>
            <w:vAlign w:val="center"/>
          </w:tcPr>
          <w:p w14:paraId="0E1B5EAD" w14:textId="77777777" w:rsidR="00B675D1" w:rsidRPr="00397A09" w:rsidRDefault="00B675D1" w:rsidP="00492534">
            <w:pPr>
              <w:pStyle w:val="Algorithm"/>
              <w:jc w:val="center"/>
              <w:rPr>
                <w:b/>
                <w:bCs w:val="0"/>
              </w:rPr>
            </w:pPr>
          </w:p>
        </w:tc>
      </w:tr>
      <w:tr w:rsidR="00B675D1" w:rsidRPr="00E13A2B" w14:paraId="1CA695FA" w14:textId="77777777" w:rsidTr="00492534">
        <w:tc>
          <w:tcPr>
            <w:tcW w:w="208" w:type="pct"/>
            <w:tcBorders>
              <w:top w:val="single" w:sz="4" w:space="0" w:color="auto"/>
            </w:tcBorders>
          </w:tcPr>
          <w:p w14:paraId="1F9B9A9E"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2F87611D" w14:textId="77777777" w:rsidR="00B675D1" w:rsidRPr="00ED3321" w:rsidRDefault="00B675D1" w:rsidP="008D7B7F">
            <w:pPr>
              <w:pStyle w:val="Algorithm"/>
            </w:pPr>
            <w:r>
              <w:tab/>
            </w:r>
            <w:r>
              <w:tab/>
            </w:r>
            <w:r>
              <w:rPr>
                <w:b/>
                <w:bCs w:val="0"/>
              </w:rPr>
              <w:t>while</w:t>
            </w:r>
            <w:r>
              <w:t xml:space="preserve"> mayAct</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vMerge w:val="restart"/>
            <w:tcBorders>
              <w:top w:val="single" w:sz="4" w:space="0" w:color="auto"/>
              <w:left w:val="single" w:sz="4" w:space="0" w:color="auto"/>
              <w:right w:val="single" w:sz="4" w:space="0" w:color="auto"/>
            </w:tcBorders>
            <w:shd w:val="clear" w:color="auto" w:fill="FAD6AC"/>
            <w:vAlign w:val="center"/>
          </w:tcPr>
          <w:p w14:paraId="77A55479" w14:textId="3AFB842D" w:rsidR="00B675D1" w:rsidRPr="00397A09" w:rsidRDefault="00B675D1" w:rsidP="00492534">
            <w:pPr>
              <w:pStyle w:val="Algorithm"/>
              <w:jc w:val="center"/>
              <w:rPr>
                <w:b/>
                <w:bCs w:val="0"/>
              </w:rPr>
            </w:pPr>
            <w:r w:rsidRPr="00397A09">
              <w:rPr>
                <w:b/>
                <w:bCs w:val="0"/>
              </w:rPr>
              <w:t>Plan Actions</w:t>
            </w:r>
          </w:p>
        </w:tc>
      </w:tr>
      <w:tr w:rsidR="00B675D1" w:rsidRPr="00E13A2B" w14:paraId="2E730DAC" w14:textId="77777777" w:rsidTr="00492534">
        <w:tc>
          <w:tcPr>
            <w:tcW w:w="208" w:type="pct"/>
          </w:tcPr>
          <w:p w14:paraId="3DD46093"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789CF8E" w14:textId="77777777" w:rsidR="00B675D1" w:rsidRPr="00ED3321" w:rsidRDefault="00B675D1" w:rsidP="008D7B7F">
            <w:pPr>
              <w:pStyle w:val="Algorithm"/>
            </w:pPr>
            <w:r>
              <w:tab/>
            </w:r>
            <w:r>
              <w:tab/>
            </w:r>
            <w:r>
              <w:tab/>
            </w:r>
            <w:r>
              <w:rPr>
                <w:b/>
                <w:bCs w:val="0"/>
              </w:rPr>
              <w:t xml:space="preserve">if </w:t>
            </w:r>
            <w:r>
              <w:t>Position</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r>
              <w:rPr>
                <w:rFonts w:eastAsiaTheme="minorEastAsia"/>
              </w:rPr>
              <w:t xml:space="preserve"> Goal</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FAD6AC"/>
            <w:vAlign w:val="center"/>
          </w:tcPr>
          <w:p w14:paraId="1CEC407F" w14:textId="77777777" w:rsidR="00B675D1" w:rsidRPr="00397A09" w:rsidRDefault="00B675D1" w:rsidP="00492534">
            <w:pPr>
              <w:pStyle w:val="Algorithm"/>
              <w:jc w:val="center"/>
              <w:rPr>
                <w:b/>
                <w:bCs w:val="0"/>
              </w:rPr>
            </w:pPr>
          </w:p>
        </w:tc>
      </w:tr>
      <w:tr w:rsidR="00B675D1" w:rsidRPr="00E13A2B" w14:paraId="06FAA4CE" w14:textId="77777777" w:rsidTr="00492534">
        <w:tc>
          <w:tcPr>
            <w:tcW w:w="208" w:type="pct"/>
          </w:tcPr>
          <w:p w14:paraId="0EE0488B"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D4BB3CB" w14:textId="77777777" w:rsidR="00B675D1" w:rsidRPr="00ED3321" w:rsidRDefault="00B675D1" w:rsidP="008D7B7F">
            <w:pPr>
              <w:pStyle w:val="Algorithm"/>
            </w:pPr>
            <w:r>
              <w:tab/>
            </w:r>
            <w:r>
              <w:tab/>
            </w:r>
            <w:r>
              <w:tab/>
            </w:r>
            <w:r>
              <w:tab/>
            </w:r>
            <m:oMath>
              <m:r>
                <w:rPr>
                  <w:rFonts w:ascii="Cambria Math" w:hAnsi="Cambria Math"/>
                </w:rPr>
                <m:t>plan←plan∪{</m:t>
              </m:r>
              <m:r>
                <m:rPr>
                  <m:nor/>
                </m:rPr>
                <w:rPr>
                  <w:rFonts w:cstheme="minorHAnsi"/>
                </w:rPr>
                <m:t>taskInteraction</m:t>
              </m:r>
              <m:r>
                <m:rPr>
                  <m:nor/>
                </m:rPr>
                <w:rPr>
                  <w:rFonts w:ascii="Cambria Math" w:cstheme="minorHAnsi"/>
                </w:rPr>
                <m:t>(</m:t>
              </m:r>
              <m:sSub>
                <m:sSubPr>
                  <m:ctrlPr>
                    <w:rPr>
                      <w:rFonts w:ascii="Cambria Math" w:hAnsi="Cambria Math" w:cstheme="minorHAnsi"/>
                      <w:i/>
                    </w:rPr>
                  </m:ctrlPr>
                </m:sSubPr>
                <m:e>
                  <m:r>
                    <w:rPr>
                      <w:rFonts w:ascii="Cambria Math" w:cstheme="minorHAnsi"/>
                    </w:rPr>
                    <m:t>a</m:t>
                  </m:r>
                </m:e>
                <m:sub>
                  <m:r>
                    <w:rPr>
                      <w:rFonts w:ascii="Cambria Math" w:cstheme="minorHAnsi"/>
                    </w:rPr>
                    <m:t>i</m:t>
                  </m:r>
                </m:sub>
              </m:sSub>
              <m:r>
                <m:rPr>
                  <m:nor/>
                </m:rPr>
                <w:rPr>
                  <w:rFonts w:ascii="Cambria Math" w:cstheme="minorHAnsi"/>
                </w:rPr>
                <m:t>,</m:t>
              </m:r>
              <m:r>
                <m:rPr>
                  <m:nor/>
                </m:rPr>
                <w:rPr>
                  <w:rFonts w:eastAsiaTheme="minorEastAsia"/>
                </w:rPr>
                <m:t>Goal</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r>
                <m:rPr>
                  <m:nor/>
                </m:rPr>
                <w:rPr>
                  <w:rFonts w:ascii="Cambria Math" w:cstheme="minorHAnsi"/>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6C3D4E88" w14:textId="77777777" w:rsidR="00B675D1" w:rsidRPr="00397A09" w:rsidRDefault="00B675D1" w:rsidP="00492534">
            <w:pPr>
              <w:pStyle w:val="Algorithm"/>
              <w:jc w:val="center"/>
              <w:rPr>
                <w:b/>
                <w:bCs w:val="0"/>
              </w:rPr>
            </w:pPr>
          </w:p>
        </w:tc>
      </w:tr>
      <w:tr w:rsidR="00B675D1" w:rsidRPr="00E13A2B" w14:paraId="14B0CF71" w14:textId="77777777" w:rsidTr="00492534">
        <w:tc>
          <w:tcPr>
            <w:tcW w:w="208" w:type="pct"/>
          </w:tcPr>
          <w:p w14:paraId="58912DCE"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54970FCD" w14:textId="77777777" w:rsidR="00B675D1" w:rsidRPr="00ED3321" w:rsidRDefault="00B675D1" w:rsidP="008D7B7F">
            <w:pPr>
              <w:pStyle w:val="Algorithm"/>
            </w:pPr>
            <w:r>
              <w:tab/>
            </w:r>
            <w:r>
              <w:tab/>
            </w:r>
            <w:r>
              <w:tab/>
            </w:r>
            <w:r>
              <w:rPr>
                <w:b/>
                <w:bCs w:val="0"/>
              </w:rPr>
              <w:t>else</w:t>
            </w:r>
            <w:r w:rsidRPr="00ED3321">
              <w:t>:</w:t>
            </w:r>
          </w:p>
        </w:tc>
        <w:tc>
          <w:tcPr>
            <w:tcW w:w="989" w:type="pct"/>
            <w:vMerge/>
            <w:tcBorders>
              <w:left w:val="single" w:sz="4" w:space="0" w:color="auto"/>
              <w:right w:val="single" w:sz="4" w:space="0" w:color="auto"/>
            </w:tcBorders>
            <w:shd w:val="clear" w:color="auto" w:fill="FAD6AC"/>
            <w:vAlign w:val="center"/>
          </w:tcPr>
          <w:p w14:paraId="42460EC1" w14:textId="77777777" w:rsidR="00B675D1" w:rsidRPr="00397A09" w:rsidRDefault="00B675D1" w:rsidP="00492534">
            <w:pPr>
              <w:pStyle w:val="Algorithm"/>
              <w:jc w:val="center"/>
              <w:rPr>
                <w:b/>
                <w:bCs w:val="0"/>
              </w:rPr>
            </w:pPr>
          </w:p>
        </w:tc>
      </w:tr>
      <w:tr w:rsidR="00B675D1" w:rsidRPr="00E13A2B" w14:paraId="32CA8E48" w14:textId="77777777" w:rsidTr="00492534">
        <w:tc>
          <w:tcPr>
            <w:tcW w:w="208" w:type="pct"/>
          </w:tcPr>
          <w:p w14:paraId="5E12E6E9"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6314FB7" w14:textId="77777777" w:rsidR="00B675D1" w:rsidRPr="00ED3321" w:rsidRDefault="00B675D1" w:rsidP="008D7B7F">
            <w:pPr>
              <w:pStyle w:val="Algorithm"/>
            </w:pPr>
            <w:r>
              <w:tab/>
            </w:r>
            <w:r>
              <w:tab/>
            </w: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w:t>
            </w:r>
            <m:oMath>
              <m:r>
                <w:rPr>
                  <w:rFonts w:ascii="Cambria Math" w:eastAsiaTheme="minorEastAsia" w:hAnsi="Cambria Math"/>
                </w:rPr>
                <m:t>plannedPath</m:t>
              </m:r>
            </m:oMath>
            <w:r>
              <w:rPr>
                <w:rFonts w:eastAsiaTheme="minorEastAsia"/>
              </w:rPr>
              <w:t>:</w:t>
            </w:r>
          </w:p>
        </w:tc>
        <w:tc>
          <w:tcPr>
            <w:tcW w:w="989" w:type="pct"/>
            <w:vMerge/>
            <w:tcBorders>
              <w:left w:val="single" w:sz="4" w:space="0" w:color="auto"/>
              <w:right w:val="single" w:sz="4" w:space="0" w:color="auto"/>
            </w:tcBorders>
            <w:shd w:val="clear" w:color="auto" w:fill="FAD6AC"/>
            <w:vAlign w:val="center"/>
          </w:tcPr>
          <w:p w14:paraId="7CCBD580" w14:textId="77777777" w:rsidR="00B675D1" w:rsidRPr="00397A09" w:rsidRDefault="00B675D1" w:rsidP="00492534">
            <w:pPr>
              <w:pStyle w:val="Algorithm"/>
              <w:jc w:val="center"/>
              <w:rPr>
                <w:b/>
                <w:bCs w:val="0"/>
              </w:rPr>
            </w:pPr>
          </w:p>
        </w:tc>
      </w:tr>
      <w:tr w:rsidR="00B675D1" w:rsidRPr="00E13A2B" w14:paraId="4A1510A4" w14:textId="77777777" w:rsidTr="00492534">
        <w:tc>
          <w:tcPr>
            <w:tcW w:w="208" w:type="pct"/>
          </w:tcPr>
          <w:p w14:paraId="1FC12086"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F096947" w14:textId="77777777" w:rsidR="00B675D1" w:rsidRPr="00E13A2B" w:rsidRDefault="00B675D1" w:rsidP="008D7B7F">
            <w:pPr>
              <w:pStyle w:val="Algorithm"/>
            </w:pPr>
            <w:r w:rsidRPr="00E13A2B">
              <w:tab/>
            </w:r>
            <w:r w:rsidRPr="00E13A2B">
              <w:tab/>
            </w:r>
            <w:r>
              <w:tab/>
            </w:r>
            <w:r>
              <w:tab/>
            </w:r>
            <w:r>
              <w:tab/>
            </w:r>
            <m:oMath>
              <m:r>
                <w:rPr>
                  <w:rFonts w:ascii="Cambria Math" w:hAnsi="Cambria Math"/>
                </w:rPr>
                <m:t>plan←plan∪{</m:t>
              </m:r>
              <m:r>
                <m:rPr>
                  <m:nor/>
                </m:rPr>
                <w:rPr>
                  <w:rFonts w:ascii="Cambria Math" w:hAnsi="Cambria Math"/>
                </w:rPr>
                <m:t>next(</m:t>
              </m:r>
              <m:r>
                <w:rPr>
                  <w:rFonts w:ascii="Cambria Math" w:hAnsi="Cambria Math"/>
                </w:rPr>
                <m:t>p</m:t>
              </m:r>
              <m:r>
                <w:rPr>
                  <w:rFonts w:ascii="Cambria Math" w:eastAsiaTheme="minorEastAsia" w:hAnsi="Cambria Math"/>
                </w:rPr>
                <m:t>lannedPath</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3718B644" w14:textId="77777777" w:rsidR="00B675D1" w:rsidRPr="00397A09" w:rsidRDefault="00B675D1" w:rsidP="00492534">
            <w:pPr>
              <w:pStyle w:val="Algorithm"/>
              <w:jc w:val="center"/>
              <w:rPr>
                <w:b/>
                <w:bCs w:val="0"/>
              </w:rPr>
            </w:pPr>
          </w:p>
        </w:tc>
      </w:tr>
      <w:tr w:rsidR="00B675D1" w:rsidRPr="004770F2" w14:paraId="3B5DF678" w14:textId="77777777" w:rsidTr="00492534">
        <w:tc>
          <w:tcPr>
            <w:tcW w:w="208" w:type="pct"/>
          </w:tcPr>
          <w:p w14:paraId="252C376D"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2C570DE4" w14:textId="77777777" w:rsidR="00B675D1" w:rsidRPr="00ED3321" w:rsidRDefault="00B675D1" w:rsidP="008D7B7F">
            <w:pPr>
              <w:pStyle w:val="Algorithm"/>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b/>
                <w:bCs w:val="0"/>
              </w:rPr>
              <w:t>else</w:t>
            </w:r>
            <w:r w:rsidRPr="00ED3321">
              <w:rPr>
                <w:rFonts w:eastAsiaTheme="minorEastAsia"/>
              </w:rPr>
              <w:t>:</w:t>
            </w:r>
            <w:r>
              <w:rPr>
                <w:rFonts w:eastAsiaTheme="minorEastAsia"/>
              </w:rPr>
              <w:t xml:space="preserve"> </w:t>
            </w:r>
          </w:p>
        </w:tc>
        <w:tc>
          <w:tcPr>
            <w:tcW w:w="989" w:type="pct"/>
            <w:vMerge/>
            <w:tcBorders>
              <w:left w:val="single" w:sz="4" w:space="0" w:color="auto"/>
              <w:right w:val="single" w:sz="4" w:space="0" w:color="auto"/>
            </w:tcBorders>
            <w:shd w:val="clear" w:color="auto" w:fill="FAD6AC"/>
            <w:vAlign w:val="center"/>
          </w:tcPr>
          <w:p w14:paraId="22BCADA2" w14:textId="77777777" w:rsidR="00B675D1" w:rsidRPr="00397A09" w:rsidRDefault="00B675D1" w:rsidP="00492534">
            <w:pPr>
              <w:pStyle w:val="Algorithm"/>
              <w:jc w:val="center"/>
              <w:rPr>
                <w:rFonts w:eastAsiaTheme="minorEastAsia"/>
                <w:b/>
                <w:bCs w:val="0"/>
              </w:rPr>
            </w:pPr>
          </w:p>
        </w:tc>
      </w:tr>
      <w:tr w:rsidR="00B675D1" w:rsidRPr="00E13A2B" w14:paraId="711F3255" w14:textId="77777777" w:rsidTr="00492534">
        <w:tc>
          <w:tcPr>
            <w:tcW w:w="208" w:type="pct"/>
          </w:tcPr>
          <w:p w14:paraId="1EC53289"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0E307C8D" w14:textId="5B31D525" w:rsidR="00B675D1" w:rsidRPr="00E13A2B" w:rsidRDefault="00B675D1" w:rsidP="008D7B7F">
            <w:pPr>
              <w:pStyle w:val="Algorithm"/>
            </w:pPr>
            <w:r>
              <w:tab/>
            </w:r>
            <w:r>
              <w:tab/>
            </w:r>
            <w:r>
              <w:tab/>
            </w:r>
            <w:r>
              <w:tab/>
            </w:r>
            <w:r>
              <w:tab/>
            </w:r>
            <m:oMath>
              <m:r>
                <w:rPr>
                  <w:rFonts w:ascii="Cambria Math" w:hAnsi="Cambria Math"/>
                </w:rPr>
                <m:t xml:space="preserve">plannedPath← </m:t>
              </m:r>
            </m:oMath>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Pr>
                <w:rFonts w:eastAsiaTheme="minorEastAsia"/>
              </w:rPr>
              <w:t>WHCAStar(</w:t>
            </w:r>
            <w:r>
              <w:t>Position</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 xml:space="preserve">, </m:t>
              </m:r>
            </m:oMath>
            <w:r>
              <w:rPr>
                <w:rFonts w:eastAsiaTheme="minorEastAsia"/>
              </w:rPr>
              <w:t>Goal</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FAD6AC"/>
            <w:vAlign w:val="center"/>
          </w:tcPr>
          <w:p w14:paraId="7526EB56" w14:textId="77777777" w:rsidR="00B675D1" w:rsidRPr="00397A09" w:rsidRDefault="00B675D1" w:rsidP="00492534">
            <w:pPr>
              <w:pStyle w:val="Algorithm"/>
              <w:jc w:val="center"/>
              <w:rPr>
                <w:b/>
                <w:bCs w:val="0"/>
              </w:rPr>
            </w:pPr>
          </w:p>
        </w:tc>
      </w:tr>
      <w:tr w:rsidR="00B675D1" w:rsidRPr="004770F2" w14:paraId="2306F57A" w14:textId="77777777" w:rsidTr="00492534">
        <w:tc>
          <w:tcPr>
            <w:tcW w:w="208" w:type="pct"/>
          </w:tcPr>
          <w:p w14:paraId="54DADCE4"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6B58F3F6" w14:textId="77777777" w:rsidR="00B675D1" w:rsidRPr="004F403C" w:rsidRDefault="00B675D1" w:rsidP="008D7B7F">
            <w:pPr>
              <w:pStyle w:val="Algorithm"/>
            </w:pPr>
            <w:r>
              <w:tab/>
            </w:r>
            <w:r>
              <w:tab/>
            </w:r>
            <w:r>
              <w:tab/>
            </w:r>
            <w:r>
              <w:tab/>
            </w:r>
            <w:r>
              <w:tab/>
            </w:r>
            <m:oMath>
              <m:r>
                <w:rPr>
                  <w:rFonts w:ascii="Cambria Math" w:hAnsi="Cambria Math"/>
                </w:rPr>
                <m:t>plan←plan∪{</m:t>
              </m:r>
              <m:r>
                <m:rPr>
                  <m:nor/>
                </m:rPr>
                <w:rPr>
                  <w:rFonts w:ascii="Cambria Math" w:hAnsi="Cambria Math"/>
                </w:rPr>
                <m:t>next(</m:t>
              </m:r>
              <m:r>
                <w:rPr>
                  <w:rFonts w:ascii="Cambria Math" w:hAnsi="Cambria Math"/>
                </w:rPr>
                <m:t>p</m:t>
              </m:r>
              <m:r>
                <w:rPr>
                  <w:rFonts w:ascii="Cambria Math" w:eastAsiaTheme="minorEastAsia" w:hAnsi="Cambria Math"/>
                </w:rPr>
                <m:t>lannedPath</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4E941C1A" w14:textId="77777777" w:rsidR="00B675D1" w:rsidRPr="00397A09" w:rsidRDefault="00B675D1" w:rsidP="00492534">
            <w:pPr>
              <w:pStyle w:val="Algorithm"/>
              <w:jc w:val="center"/>
              <w:rPr>
                <w:b/>
                <w:bCs w:val="0"/>
              </w:rPr>
            </w:pPr>
          </w:p>
        </w:tc>
      </w:tr>
      <w:tr w:rsidR="00B675D1" w:rsidRPr="00E13A2B" w14:paraId="6CB72E7A" w14:textId="77777777" w:rsidTr="00492534">
        <w:tc>
          <w:tcPr>
            <w:tcW w:w="208" w:type="pct"/>
            <w:tcBorders>
              <w:bottom w:val="single" w:sz="4" w:space="0" w:color="auto"/>
            </w:tcBorders>
          </w:tcPr>
          <w:p w14:paraId="5D040F9A"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FD76F51" w14:textId="77777777" w:rsidR="00B675D1" w:rsidRPr="00E13A2B" w:rsidRDefault="00B675D1" w:rsidP="008D7B7F">
            <w:pPr>
              <w:pStyle w:val="Algorithm"/>
            </w:pPr>
            <w:r w:rsidRPr="00E13A2B">
              <w:tab/>
            </w:r>
            <w:r>
              <w:tab/>
              <w:t xml:space="preserve">Store </w:t>
            </w:r>
            <m:oMath>
              <m:r>
                <w:rPr>
                  <w:rFonts w:ascii="Cambria Math" w:hAnsi="Cambria Math"/>
                </w:rPr>
                <m:t>plan, plannedPath</m:t>
              </m:r>
            </m:oMath>
            <w:r>
              <w:t xml:space="preserve"> in system memory</w:t>
            </w:r>
          </w:p>
        </w:tc>
        <w:tc>
          <w:tcPr>
            <w:tcW w:w="989" w:type="pct"/>
            <w:vMerge/>
            <w:tcBorders>
              <w:left w:val="single" w:sz="4" w:space="0" w:color="auto"/>
              <w:bottom w:val="single" w:sz="4" w:space="0" w:color="auto"/>
              <w:right w:val="single" w:sz="4" w:space="0" w:color="auto"/>
            </w:tcBorders>
            <w:shd w:val="clear" w:color="auto" w:fill="FAD6AC"/>
            <w:vAlign w:val="center"/>
          </w:tcPr>
          <w:p w14:paraId="06D6779B" w14:textId="77777777" w:rsidR="00B675D1" w:rsidRPr="00397A09" w:rsidRDefault="00B675D1" w:rsidP="00492534">
            <w:pPr>
              <w:pStyle w:val="Algorithm"/>
              <w:jc w:val="center"/>
              <w:rPr>
                <w:b/>
                <w:bCs w:val="0"/>
              </w:rPr>
            </w:pPr>
          </w:p>
        </w:tc>
      </w:tr>
      <w:tr w:rsidR="00B675D1" w:rsidRPr="00E13A2B" w14:paraId="3D323DA0" w14:textId="77777777" w:rsidTr="00492534">
        <w:tc>
          <w:tcPr>
            <w:tcW w:w="208" w:type="pct"/>
            <w:tcBorders>
              <w:top w:val="single" w:sz="4" w:space="0" w:color="auto"/>
            </w:tcBorders>
          </w:tcPr>
          <w:p w14:paraId="4A7EEEDD"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029E6789" w14:textId="77777777" w:rsidR="00B675D1" w:rsidRPr="004F403C" w:rsidRDefault="00B675D1" w:rsidP="008D7B7F">
            <w:pPr>
              <w:pStyle w:val="Algorithm"/>
            </w:pPr>
            <w:r w:rsidRPr="00E13A2B">
              <w:tab/>
            </w:r>
            <m:oMath>
              <m:r>
                <w:rPr>
                  <w:rFonts w:ascii="Cambria Math" w:hAnsi="Cambria Math"/>
                </w:rPr>
                <m:t>valid←</m:t>
              </m:r>
            </m:oMath>
            <w:r>
              <w:rPr>
                <w:rFonts w:eastAsiaTheme="minorEastAsia"/>
              </w:rPr>
              <w:t xml:space="preserve"> </w:t>
            </w:r>
            <w:r>
              <w:t>validatePlans</w:t>
            </w:r>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11F69EAE" w14:textId="5E0A9181" w:rsidR="00B675D1" w:rsidRPr="00397A09" w:rsidRDefault="00B675D1" w:rsidP="00492534">
            <w:pPr>
              <w:pStyle w:val="Algorithm"/>
              <w:jc w:val="center"/>
              <w:rPr>
                <w:b/>
                <w:bCs w:val="0"/>
              </w:rPr>
            </w:pPr>
            <w:r w:rsidRPr="00397A09">
              <w:rPr>
                <w:b/>
                <w:bCs w:val="0"/>
              </w:rPr>
              <w:t>Execute Actions</w:t>
            </w:r>
          </w:p>
        </w:tc>
      </w:tr>
      <w:tr w:rsidR="00B675D1" w:rsidRPr="00E13A2B" w14:paraId="02C7EA08" w14:textId="77777777" w:rsidTr="00492534">
        <w:tc>
          <w:tcPr>
            <w:tcW w:w="208" w:type="pct"/>
          </w:tcPr>
          <w:p w14:paraId="4B72E762"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22386A7" w14:textId="77777777" w:rsidR="00B675D1" w:rsidRPr="004F403C" w:rsidRDefault="00B675D1" w:rsidP="008D7B7F">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77F1654B" w14:textId="77777777" w:rsidR="00B675D1" w:rsidRPr="00397A09" w:rsidRDefault="00B675D1" w:rsidP="00492534">
            <w:pPr>
              <w:pStyle w:val="Algorithm"/>
              <w:jc w:val="center"/>
              <w:rPr>
                <w:b/>
                <w:bCs w:val="0"/>
              </w:rPr>
            </w:pPr>
          </w:p>
        </w:tc>
      </w:tr>
      <w:tr w:rsidR="00B675D1" w:rsidRPr="00E13A2B" w14:paraId="22BF151D" w14:textId="77777777" w:rsidTr="00492534">
        <w:tc>
          <w:tcPr>
            <w:tcW w:w="208" w:type="pct"/>
          </w:tcPr>
          <w:p w14:paraId="4A69EB14"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5C6C449E" w14:textId="77777777" w:rsidR="00B675D1" w:rsidRPr="00E13A2B" w:rsidRDefault="00B675D1" w:rsidP="008D7B7F">
            <w:pPr>
              <w:pStyle w:val="Algorithm"/>
            </w:pPr>
            <w:r w:rsidRPr="00E13A2B">
              <w:tab/>
            </w:r>
            <w:r w:rsidRPr="00E13A2B">
              <w:tab/>
            </w:r>
            <w:r>
              <w:t>resolveCollisions</w:t>
            </w:r>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409156E3" w14:textId="77777777" w:rsidR="00B675D1" w:rsidRPr="00397A09" w:rsidRDefault="00B675D1" w:rsidP="00492534">
            <w:pPr>
              <w:pStyle w:val="Algorithm"/>
              <w:jc w:val="center"/>
              <w:rPr>
                <w:b/>
                <w:bCs w:val="0"/>
              </w:rPr>
            </w:pPr>
          </w:p>
        </w:tc>
      </w:tr>
      <w:tr w:rsidR="00B675D1" w:rsidRPr="00E13A2B" w14:paraId="672D08F4" w14:textId="77777777" w:rsidTr="00492534">
        <w:tc>
          <w:tcPr>
            <w:tcW w:w="208" w:type="pct"/>
            <w:tcBorders>
              <w:bottom w:val="single" w:sz="4" w:space="0" w:color="auto"/>
            </w:tcBorders>
          </w:tcPr>
          <w:p w14:paraId="1799BA6D"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F91A69C" w14:textId="77777777" w:rsidR="00B675D1" w:rsidRPr="00E13A2B" w:rsidRDefault="00B675D1" w:rsidP="008D7B7F">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11B1A5A9" w14:textId="77777777" w:rsidR="00B675D1" w:rsidRPr="00397A09" w:rsidRDefault="00B675D1" w:rsidP="00492534">
            <w:pPr>
              <w:pStyle w:val="Algorithm"/>
              <w:jc w:val="center"/>
              <w:rPr>
                <w:b/>
                <w:bCs w:val="0"/>
              </w:rPr>
            </w:pPr>
          </w:p>
        </w:tc>
      </w:tr>
      <w:tr w:rsidR="00B675D1" w:rsidRPr="00E13A2B" w14:paraId="2E6534E4" w14:textId="77777777" w:rsidTr="00492534">
        <w:tc>
          <w:tcPr>
            <w:tcW w:w="208" w:type="pct"/>
            <w:tcBorders>
              <w:top w:val="single" w:sz="4" w:space="0" w:color="auto"/>
            </w:tcBorders>
          </w:tcPr>
          <w:p w14:paraId="45BD5A32"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0C3A1D0A" w14:textId="77777777" w:rsidR="00B675D1" w:rsidRPr="004F403C" w:rsidRDefault="00B675D1" w:rsidP="008D7B7F">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2C78B930" w14:textId="567CF5ED" w:rsidR="00B675D1" w:rsidRPr="00397A09" w:rsidRDefault="00B675D1" w:rsidP="00492534">
            <w:pPr>
              <w:pStyle w:val="Algorithm"/>
              <w:jc w:val="center"/>
              <w:rPr>
                <w:b/>
                <w:bCs w:val="0"/>
              </w:rPr>
            </w:pPr>
            <w:r>
              <w:rPr>
                <w:b/>
                <w:bCs w:val="0"/>
              </w:rPr>
              <w:t>Sim. Crash</w:t>
            </w:r>
          </w:p>
        </w:tc>
      </w:tr>
      <w:tr w:rsidR="00B675D1" w:rsidRPr="00E13A2B" w14:paraId="22BD5973" w14:textId="77777777" w:rsidTr="00492534">
        <w:tc>
          <w:tcPr>
            <w:tcW w:w="208" w:type="pct"/>
            <w:tcBorders>
              <w:bottom w:val="single" w:sz="4" w:space="0" w:color="auto"/>
            </w:tcBorders>
          </w:tcPr>
          <w:p w14:paraId="7BAAC91E"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61F2903D" w14:textId="77777777" w:rsidR="00B675D1" w:rsidRPr="00E13A2B" w:rsidRDefault="00B675D1" w:rsidP="008D7B7F">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3194563E" w14:textId="77777777" w:rsidR="00B675D1" w:rsidRPr="00397A09" w:rsidRDefault="00B675D1" w:rsidP="00492534">
            <w:pPr>
              <w:pStyle w:val="Algorithm"/>
              <w:jc w:val="center"/>
              <w:rPr>
                <w:b/>
                <w:bCs w:val="0"/>
              </w:rPr>
            </w:pPr>
          </w:p>
        </w:tc>
      </w:tr>
      <w:tr w:rsidR="00B675D1" w:rsidRPr="00E13A2B" w14:paraId="4CE0EAB6" w14:textId="77777777" w:rsidTr="00492534">
        <w:tc>
          <w:tcPr>
            <w:tcW w:w="208" w:type="pct"/>
            <w:tcBorders>
              <w:top w:val="single" w:sz="4" w:space="0" w:color="auto"/>
              <w:bottom w:val="single" w:sz="4" w:space="0" w:color="auto"/>
            </w:tcBorders>
          </w:tcPr>
          <w:p w14:paraId="551D4AD9"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5FCD37E7" w14:textId="77777777" w:rsidR="00B675D1" w:rsidRPr="00E13A2B" w:rsidRDefault="00B675D1" w:rsidP="008D7B7F">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5EE68749" w14:textId="12F36CCD" w:rsidR="00B675D1" w:rsidRPr="00397A09" w:rsidRDefault="00B675D1" w:rsidP="00492534">
            <w:pPr>
              <w:pStyle w:val="Algorithm"/>
              <w:jc w:val="center"/>
              <w:rPr>
                <w:b/>
                <w:bCs w:val="0"/>
              </w:rPr>
            </w:pPr>
            <w:r w:rsidRPr="00397A09">
              <w:rPr>
                <w:b/>
                <w:bCs w:val="0"/>
              </w:rPr>
              <w:t>Execute Actions</w:t>
            </w:r>
          </w:p>
        </w:tc>
      </w:tr>
      <w:tr w:rsidR="00B675D1" w:rsidRPr="00E13A2B" w14:paraId="345006CA" w14:textId="77777777" w:rsidTr="00492534">
        <w:tc>
          <w:tcPr>
            <w:tcW w:w="208" w:type="pct"/>
            <w:tcBorders>
              <w:top w:val="single" w:sz="4" w:space="0" w:color="auto"/>
              <w:bottom w:val="single" w:sz="4" w:space="0" w:color="auto"/>
            </w:tcBorders>
          </w:tcPr>
          <w:p w14:paraId="6B99373C"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6FE8E0F2" w14:textId="77777777" w:rsidR="00B675D1" w:rsidRPr="00E13A2B" w:rsidRDefault="00B675D1" w:rsidP="008D7B7F">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540A9056" w14:textId="1FA1B6F0" w:rsidR="00B675D1" w:rsidRPr="00397A09" w:rsidRDefault="00B675D1" w:rsidP="00492534">
            <w:pPr>
              <w:pStyle w:val="Algorithm"/>
              <w:jc w:val="center"/>
              <w:rPr>
                <w:b/>
                <w:bCs w:val="0"/>
              </w:rPr>
            </w:pPr>
            <w:r w:rsidRPr="00397A09">
              <w:rPr>
                <w:b/>
                <w:bCs w:val="0"/>
              </w:rPr>
              <w:t>End Step</w:t>
            </w:r>
          </w:p>
        </w:tc>
      </w:tr>
      <w:tr w:rsidR="00B675D1" w:rsidRPr="00E13A2B" w14:paraId="034EA4CC" w14:textId="77777777" w:rsidTr="00492534">
        <w:tc>
          <w:tcPr>
            <w:tcW w:w="208" w:type="pct"/>
            <w:tcBorders>
              <w:top w:val="single" w:sz="4" w:space="0" w:color="auto"/>
              <w:bottom w:val="single" w:sz="4" w:space="0" w:color="auto"/>
            </w:tcBorders>
          </w:tcPr>
          <w:p w14:paraId="7D213B29"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7EE7948B" w14:textId="77777777" w:rsidR="00B675D1" w:rsidRDefault="00B675D1" w:rsidP="008D7B7F">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3A940E" w14:textId="19F3CD16" w:rsidR="00B675D1" w:rsidRPr="00397A09" w:rsidRDefault="00B675D1" w:rsidP="00492534">
            <w:pPr>
              <w:pStyle w:val="Algorithm"/>
              <w:jc w:val="center"/>
              <w:rPr>
                <w:b/>
                <w:bCs w:val="0"/>
              </w:rPr>
            </w:pPr>
            <w:r>
              <w:rPr>
                <w:b/>
                <w:bCs w:val="0"/>
              </w:rPr>
              <w:t>End Simulation</w:t>
            </w:r>
          </w:p>
        </w:tc>
      </w:tr>
    </w:tbl>
    <w:p w14:paraId="4B01B072" w14:textId="77777777" w:rsidR="00B675D1" w:rsidRPr="002A325D" w:rsidRDefault="00B675D1" w:rsidP="00B675D1">
      <w:pPr>
        <w:spacing w:line="480" w:lineRule="auto"/>
        <w:contextualSpacing/>
        <w:rPr>
          <w:rFonts w:cs="Times New Roman"/>
          <w:b/>
          <w:bCs/>
          <w:szCs w:val="24"/>
        </w:rPr>
      </w:pPr>
    </w:p>
    <w:p w14:paraId="7B14D310" w14:textId="070E4F37" w:rsidR="00B675D1" w:rsidRDefault="00B675D1" w:rsidP="001603E0">
      <w:pPr>
        <w:pStyle w:val="Heading3"/>
      </w:pPr>
      <w:bookmarkStart w:id="98" w:name="_Toc151829341"/>
      <w:r>
        <w:t>TPTS</w:t>
      </w:r>
      <w:bookmarkEnd w:id="98"/>
    </w:p>
    <w:p w14:paraId="68F20C6A" w14:textId="009A2B10" w:rsidR="00B675D1" w:rsidRDefault="00B675D1" w:rsidP="00B675D1">
      <w:pPr>
        <w:spacing w:line="480" w:lineRule="auto"/>
        <w:contextualSpacing/>
        <w:rPr>
          <w:rFonts w:cs="Times New Roman"/>
          <w:szCs w:val="24"/>
        </w:rPr>
      </w:pPr>
      <w:r>
        <w:rPr>
          <w:rFonts w:cs="Times New Roman"/>
          <w:szCs w:val="24"/>
        </w:rPr>
        <w:tab/>
        <w:t xml:space="preserve">TPTS, being designed for the MAPD problem, </w:t>
      </w:r>
      <w:r w:rsidR="002A21EE">
        <w:rPr>
          <w:rFonts w:cs="Times New Roman"/>
          <w:szCs w:val="24"/>
        </w:rPr>
        <w:t>more directly approaches</w:t>
      </w:r>
      <w:r>
        <w:rPr>
          <w:rFonts w:cs="Times New Roman"/>
          <w:szCs w:val="24"/>
        </w:rPr>
        <w:t xml:space="preserve"> real-world applications </w:t>
      </w:r>
      <w:r w:rsidR="002A21EE">
        <w:rPr>
          <w:rFonts w:cs="Times New Roman"/>
          <w:szCs w:val="24"/>
        </w:rPr>
        <w:t xml:space="preserve">which use </w:t>
      </w:r>
      <w:r>
        <w:rPr>
          <w:rFonts w:cs="Times New Roman"/>
          <w:szCs w:val="24"/>
        </w:rPr>
        <w:t>continuously active cooperative</w:t>
      </w:r>
      <w:r w:rsidR="002A21EE">
        <w:rPr>
          <w:rFonts w:cs="Times New Roman"/>
          <w:szCs w:val="24"/>
        </w:rPr>
        <w:t xml:space="preserve"> robots as part of their implementation</w:t>
      </w:r>
      <w:r>
        <w:rPr>
          <w:rFonts w:cs="Times New Roman"/>
          <w:szCs w:val="24"/>
        </w:rPr>
        <w:t>. The algorithm has a strategy for both task selection and task exchanging, offering an improvement in efficiency by minimizing unnecessary travel time. It also offers conditional guarantees regarding completeness of the algorithm. If the system map conforms to the definitions presented in</w:t>
      </w:r>
      <w:r w:rsidR="002A21EE">
        <w:rPr>
          <w:rFonts w:cs="Times New Roman"/>
          <w:szCs w:val="24"/>
        </w:rPr>
        <w:t xml:space="preserve"> Chapter 2 for well-formedness</w:t>
      </w:r>
      <w:r>
        <w:rPr>
          <w:rFonts w:cs="Times New Roman"/>
          <w:szCs w:val="24"/>
        </w:rPr>
        <w:t xml:space="preserve">, then it should be impossible for a collision to occur. Verifying whether those conditions are met is a task for the Simulation Definition state. In the case that a system map is not well-formed and is </w:t>
      </w:r>
      <w:r w:rsidR="002A21EE">
        <w:rPr>
          <w:rFonts w:cs="Times New Roman"/>
          <w:szCs w:val="24"/>
        </w:rPr>
        <w:t>used for simulation anyway,</w:t>
      </w:r>
      <w:r>
        <w:rPr>
          <w:rFonts w:cs="Times New Roman"/>
          <w:szCs w:val="24"/>
        </w:rPr>
        <w:t xml:space="preserve"> a conflict resolution system must be in place to prevent the simulation from entering the crashed state.</w:t>
      </w:r>
    </w:p>
    <w:p w14:paraId="3259FE26" w14:textId="1D3AE920" w:rsidR="008A6BD4" w:rsidRDefault="008A6BD4" w:rsidP="008A6BD4">
      <w:pPr>
        <w:pStyle w:val="Caption"/>
        <w:keepNext/>
        <w:pBdr>
          <w:top w:val="single" w:sz="4" w:space="1" w:color="auto"/>
        </w:pBdr>
        <w:spacing w:after="0"/>
      </w:pPr>
      <w:bookmarkStart w:id="99" w:name="_Ref151168317"/>
      <w:bookmarkStart w:id="100" w:name="_Toc151828309"/>
      <w:r>
        <w:rPr>
          <w:b/>
          <w:bCs/>
        </w:rPr>
        <w:t>Algorithm</w:t>
      </w:r>
      <w:r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10</w:t>
      </w:r>
      <w:r>
        <w:rPr>
          <w:b/>
          <w:bCs/>
        </w:rPr>
        <w:fldChar w:fldCharType="end"/>
      </w:r>
      <w:bookmarkEnd w:id="99"/>
      <w:r w:rsidRPr="00E574D9">
        <w:rPr>
          <w:b/>
          <w:bCs/>
        </w:rPr>
        <w:t>.</w:t>
      </w:r>
      <w:r>
        <w:t xml:space="preserve"> TPTS state machine representation</w:t>
      </w:r>
      <w:bookmarkEnd w:id="10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8A6BD4" w:rsidRPr="00397A09" w14:paraId="34B1DC28" w14:textId="77777777" w:rsidTr="00996CC5">
        <w:tc>
          <w:tcPr>
            <w:tcW w:w="208" w:type="pct"/>
          </w:tcPr>
          <w:p w14:paraId="4177BA1E" w14:textId="77777777" w:rsidR="008A6BD4" w:rsidRPr="00E13A2B" w:rsidRDefault="008A6BD4" w:rsidP="00996CC5">
            <w:pPr>
              <w:pStyle w:val="Algorithm"/>
              <w:rPr>
                <w:rFonts w:cstheme="minorHAnsi"/>
              </w:rPr>
            </w:pPr>
          </w:p>
        </w:tc>
        <w:tc>
          <w:tcPr>
            <w:tcW w:w="3803" w:type="pct"/>
            <w:tcBorders>
              <w:bottom w:val="single" w:sz="4" w:space="0" w:color="auto"/>
              <w:right w:val="single" w:sz="4" w:space="0" w:color="auto"/>
            </w:tcBorders>
          </w:tcPr>
          <w:p w14:paraId="292BE139" w14:textId="77777777" w:rsidR="008A6BD4" w:rsidRDefault="008A6BD4" w:rsidP="00996CC5">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vAlign w:val="center"/>
          </w:tcPr>
          <w:p w14:paraId="136C16C2" w14:textId="77777777" w:rsidR="008A6BD4" w:rsidRPr="00397A09" w:rsidRDefault="008A6BD4" w:rsidP="00996CC5">
            <w:pPr>
              <w:pStyle w:val="Algorithm"/>
              <w:jc w:val="center"/>
              <w:rPr>
                <w:rFonts w:eastAsia="Calibri" w:cstheme="minorHAnsi"/>
              </w:rPr>
            </w:pPr>
            <w:r w:rsidRPr="000549EF">
              <w:rPr>
                <w:rFonts w:eastAsia="Calibri" w:cstheme="minorHAnsi"/>
                <w:b/>
                <w:bCs w:val="0"/>
              </w:rPr>
              <w:t>State</w:t>
            </w:r>
          </w:p>
        </w:tc>
      </w:tr>
      <w:tr w:rsidR="008A6BD4" w:rsidRPr="00397A09" w14:paraId="60BC3116" w14:textId="77777777" w:rsidTr="00996CC5">
        <w:tc>
          <w:tcPr>
            <w:tcW w:w="208" w:type="pct"/>
            <w:tcBorders>
              <w:top w:val="single" w:sz="4" w:space="0" w:color="auto"/>
            </w:tcBorders>
          </w:tcPr>
          <w:p w14:paraId="2657AF8B"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0CF62624" w14:textId="77777777" w:rsidR="008A6BD4" w:rsidRDefault="008A6BD4" w:rsidP="00996CC5">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5A21E0DC" w14:textId="77777777" w:rsidR="008A6BD4" w:rsidRPr="00397A09" w:rsidRDefault="008A6BD4" w:rsidP="00996CC5">
            <w:pPr>
              <w:pStyle w:val="Algorithm"/>
              <w:jc w:val="center"/>
              <w:rPr>
                <w:rFonts w:eastAsia="Calibri" w:cstheme="minorHAnsi"/>
                <w:b/>
                <w:bCs w:val="0"/>
              </w:rPr>
            </w:pPr>
            <w:r>
              <w:rPr>
                <w:rFonts w:eastAsia="Calibri" w:cstheme="minorHAnsi"/>
                <w:b/>
                <w:bCs w:val="0"/>
              </w:rPr>
              <w:t>Simulation Definition</w:t>
            </w:r>
          </w:p>
        </w:tc>
      </w:tr>
      <w:tr w:rsidR="008A6BD4" w:rsidRPr="00397A09" w14:paraId="7836D193" w14:textId="77777777" w:rsidTr="00996CC5">
        <w:tc>
          <w:tcPr>
            <w:tcW w:w="208" w:type="pct"/>
          </w:tcPr>
          <w:p w14:paraId="2EB3F8AD"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957DCF7" w14:textId="77777777" w:rsidR="008A6BD4" w:rsidRDefault="008A6BD4" w:rsidP="00996CC5">
            <w:pPr>
              <w:pStyle w:val="Algorithm"/>
              <w:rPr>
                <w:rFonts w:ascii="Calibri" w:eastAsia="Calibri" w:hAnsi="Calibri" w:cs="Calibri"/>
              </w:rPr>
            </w:pPr>
            <m:oMath>
              <m:r>
                <w:rPr>
                  <w:rFonts w:ascii="Cambria Math" w:eastAsia="Calibri" w:hAnsi="Cambria Math" w:cs="Calibri"/>
                </w:rPr>
                <m:t>isWellFormed←</m:t>
              </m:r>
            </m:oMath>
            <w:r>
              <w:rPr>
                <w:rFonts w:ascii="Calibri" w:eastAsia="Calibri" w:hAnsi="Calibri" w:cs="Calibri"/>
              </w:rPr>
              <w:t>checkWellFormed</w:t>
            </w:r>
            <m:oMath>
              <m:r>
                <w:rPr>
                  <w:rFonts w:ascii="Cambria Math" w:eastAsia="Calibri" w:hAnsi="Cambria Math" w:cs="Calibri"/>
                </w:rPr>
                <m:t>(M)</m:t>
              </m:r>
            </m:oMath>
          </w:p>
        </w:tc>
        <w:tc>
          <w:tcPr>
            <w:tcW w:w="989" w:type="pct"/>
            <w:vMerge/>
            <w:tcBorders>
              <w:left w:val="single" w:sz="4" w:space="0" w:color="auto"/>
              <w:right w:val="single" w:sz="4" w:space="0" w:color="auto"/>
            </w:tcBorders>
            <w:vAlign w:val="center"/>
          </w:tcPr>
          <w:p w14:paraId="4AC4BA95" w14:textId="77777777" w:rsidR="008A6BD4" w:rsidRPr="00397A09" w:rsidRDefault="008A6BD4" w:rsidP="00996CC5">
            <w:pPr>
              <w:pStyle w:val="Algorithm"/>
              <w:jc w:val="center"/>
              <w:rPr>
                <w:rFonts w:eastAsia="Calibri" w:cstheme="minorHAnsi"/>
                <w:b/>
                <w:bCs w:val="0"/>
              </w:rPr>
            </w:pPr>
          </w:p>
        </w:tc>
      </w:tr>
      <w:tr w:rsidR="008A6BD4" w:rsidRPr="00397A09" w14:paraId="0B2FEDC6" w14:textId="77777777" w:rsidTr="00996CC5">
        <w:tc>
          <w:tcPr>
            <w:tcW w:w="208" w:type="pct"/>
          </w:tcPr>
          <w:p w14:paraId="6A12E05F"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713692F8" w14:textId="77777777" w:rsidR="008A6BD4" w:rsidRPr="00426F17" w:rsidRDefault="008A6BD4" w:rsidP="00996CC5">
            <w:pPr>
              <w:pStyle w:val="Algorithm"/>
              <w:rPr>
                <w:rFonts w:ascii="Calibri" w:eastAsia="Calibri" w:hAnsi="Calibri" w:cs="Calibri"/>
              </w:rPr>
            </w:pPr>
            <w:r>
              <w:rPr>
                <w:rFonts w:ascii="Calibri" w:eastAsia="Calibri" w:hAnsi="Calibri" w:cs="Calibri"/>
                <w:b/>
                <w:bCs w:val="0"/>
              </w:rPr>
              <w:t xml:space="preserve">if not </w:t>
            </w:r>
            <m:oMath>
              <m:r>
                <w:rPr>
                  <w:rFonts w:ascii="Cambria Math" w:eastAsia="Calibri" w:hAnsi="Cambria Math" w:cs="Calibri"/>
                </w:rPr>
                <m:t>isWellFormed:</m:t>
              </m:r>
            </m:oMath>
          </w:p>
        </w:tc>
        <w:tc>
          <w:tcPr>
            <w:tcW w:w="989" w:type="pct"/>
            <w:vMerge/>
            <w:tcBorders>
              <w:left w:val="single" w:sz="4" w:space="0" w:color="auto"/>
              <w:right w:val="single" w:sz="4" w:space="0" w:color="auto"/>
            </w:tcBorders>
            <w:vAlign w:val="center"/>
          </w:tcPr>
          <w:p w14:paraId="55B13AF7" w14:textId="77777777" w:rsidR="008A6BD4" w:rsidRPr="00397A09" w:rsidRDefault="008A6BD4" w:rsidP="00996CC5">
            <w:pPr>
              <w:pStyle w:val="Algorithm"/>
              <w:jc w:val="center"/>
              <w:rPr>
                <w:rFonts w:eastAsia="Calibri" w:cstheme="minorHAnsi"/>
                <w:b/>
                <w:bCs w:val="0"/>
              </w:rPr>
            </w:pPr>
          </w:p>
        </w:tc>
      </w:tr>
      <w:tr w:rsidR="008A6BD4" w:rsidRPr="00397A09" w14:paraId="58067209" w14:textId="77777777" w:rsidTr="00996CC5">
        <w:tc>
          <w:tcPr>
            <w:tcW w:w="208" w:type="pct"/>
          </w:tcPr>
          <w:p w14:paraId="48C188D1"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3AA8321" w14:textId="77777777" w:rsidR="008A6BD4" w:rsidRPr="00426F17" w:rsidRDefault="008A6BD4" w:rsidP="00996CC5">
            <w:pPr>
              <w:pStyle w:val="Algorithm"/>
              <w:rPr>
                <w:rFonts w:ascii="Calibri" w:eastAsia="Calibri" w:hAnsi="Calibri" w:cs="Calibri"/>
                <w:bCs w:val="0"/>
              </w:rPr>
            </w:pPr>
            <w:r>
              <w:rPr>
                <w:rFonts w:ascii="Calibri" w:eastAsia="Calibri" w:hAnsi="Calibri" w:cs="Calibri"/>
                <w:b/>
                <w:bCs w:val="0"/>
              </w:rPr>
              <w:tab/>
            </w:r>
            <w:r>
              <w:rPr>
                <w:rFonts w:ascii="Calibri" w:eastAsia="Calibri" w:hAnsi="Calibri" w:cs="Calibri"/>
                <w:bCs w:val="0"/>
              </w:rPr>
              <w:t>Handle badly formed problems, simulation may abort</w:t>
            </w:r>
          </w:p>
        </w:tc>
        <w:tc>
          <w:tcPr>
            <w:tcW w:w="989" w:type="pct"/>
            <w:vMerge/>
            <w:tcBorders>
              <w:left w:val="single" w:sz="4" w:space="0" w:color="auto"/>
              <w:right w:val="single" w:sz="4" w:space="0" w:color="auto"/>
            </w:tcBorders>
            <w:vAlign w:val="center"/>
          </w:tcPr>
          <w:p w14:paraId="7F757495" w14:textId="77777777" w:rsidR="008A6BD4" w:rsidRPr="00397A09" w:rsidRDefault="008A6BD4" w:rsidP="00996CC5">
            <w:pPr>
              <w:pStyle w:val="Algorithm"/>
              <w:jc w:val="center"/>
              <w:rPr>
                <w:rFonts w:eastAsia="Calibri" w:cstheme="minorHAnsi"/>
                <w:b/>
                <w:bCs w:val="0"/>
              </w:rPr>
            </w:pPr>
          </w:p>
        </w:tc>
      </w:tr>
      <w:tr w:rsidR="008A6BD4" w:rsidRPr="00397A09" w14:paraId="1BAC6460" w14:textId="77777777" w:rsidTr="00996CC5">
        <w:tc>
          <w:tcPr>
            <w:tcW w:w="208" w:type="pct"/>
            <w:tcBorders>
              <w:bottom w:val="single" w:sz="4" w:space="0" w:color="auto"/>
            </w:tcBorders>
          </w:tcPr>
          <w:p w14:paraId="0A51B17E"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7B12E9AA" w14:textId="77777777" w:rsidR="008A6BD4" w:rsidRPr="00B6385B" w:rsidRDefault="008A6BD4" w:rsidP="00996CC5">
            <w:pPr>
              <w:pStyle w:val="Algorithm"/>
              <w:rPr>
                <w:rFonts w:ascii="Calibri" w:eastAsia="Calibri" w:hAnsi="Calibri" w:cs="Calibri"/>
                <w:b/>
                <w:bCs w:val="0"/>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1F9B161F" w14:textId="77777777" w:rsidR="008A6BD4" w:rsidRPr="00397A09" w:rsidRDefault="008A6BD4" w:rsidP="00996CC5">
            <w:pPr>
              <w:pStyle w:val="Algorithm"/>
              <w:jc w:val="center"/>
              <w:rPr>
                <w:rFonts w:eastAsia="Calibri" w:cstheme="minorHAnsi"/>
                <w:b/>
                <w:bCs w:val="0"/>
              </w:rPr>
            </w:pPr>
          </w:p>
        </w:tc>
      </w:tr>
      <w:tr w:rsidR="008A6BD4" w:rsidRPr="00397A09" w14:paraId="33664728" w14:textId="77777777" w:rsidTr="00996CC5">
        <w:tc>
          <w:tcPr>
            <w:tcW w:w="208" w:type="pct"/>
            <w:tcBorders>
              <w:top w:val="single" w:sz="4" w:space="0" w:color="auto"/>
              <w:bottom w:val="single" w:sz="4" w:space="0" w:color="auto"/>
            </w:tcBorders>
          </w:tcPr>
          <w:p w14:paraId="3F938ACC"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1A40785F" w14:textId="77777777" w:rsidR="008A6BD4" w:rsidRPr="00DD33CE" w:rsidRDefault="008A6BD4" w:rsidP="00996CC5">
            <w:pPr>
              <w:pStyle w:val="Algorithm"/>
            </w:pPr>
            <w:r>
              <w:rPr>
                <w:rFonts w:eastAsiaTheme="minorEastAsia" w:cstheme="minorHAnsi"/>
                <w:b/>
                <w:bCs w:val="0"/>
              </w:rPr>
              <w:t>while</w:t>
            </w:r>
            <w:r>
              <w:t xml:space="preserve"> </w:t>
            </w:r>
            <w:r>
              <w:rPr>
                <w:b/>
                <w:bCs w:val="0"/>
              </w:rPr>
              <w:t xml:space="preserve">not </w:t>
            </w:r>
            <w:r>
              <w:t>endConditions</w:t>
            </w:r>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36569A32" w14:textId="77777777" w:rsidR="008A6BD4" w:rsidRPr="00397A09" w:rsidRDefault="008A6BD4" w:rsidP="00996CC5">
            <w:pPr>
              <w:pStyle w:val="Algorithm"/>
              <w:jc w:val="center"/>
              <w:rPr>
                <w:rFonts w:eastAsiaTheme="minorEastAsia" w:cstheme="minorHAnsi"/>
                <w:b/>
                <w:bCs w:val="0"/>
              </w:rPr>
            </w:pPr>
            <w:r w:rsidRPr="00397A09">
              <w:rPr>
                <w:rFonts w:eastAsiaTheme="minorEastAsia" w:cstheme="minorHAnsi"/>
                <w:b/>
                <w:bCs w:val="0"/>
              </w:rPr>
              <w:t>End Step</w:t>
            </w:r>
          </w:p>
        </w:tc>
      </w:tr>
      <w:tr w:rsidR="008A6BD4" w:rsidRPr="00397A09" w14:paraId="1B60085E" w14:textId="77777777" w:rsidTr="00996CC5">
        <w:tc>
          <w:tcPr>
            <w:tcW w:w="208" w:type="pct"/>
            <w:tcBorders>
              <w:top w:val="single" w:sz="4" w:space="0" w:color="auto"/>
              <w:bottom w:val="single" w:sz="4" w:space="0" w:color="auto"/>
            </w:tcBorders>
          </w:tcPr>
          <w:p w14:paraId="75C49EF2"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1312ACD1" w14:textId="77777777" w:rsidR="008A6BD4" w:rsidRPr="00E13A2B" w:rsidRDefault="008A6BD4" w:rsidP="00996CC5">
            <w:pPr>
              <w:pStyle w:val="Algorithm"/>
            </w:pPr>
            <w:r w:rsidRPr="00E13A2B">
              <w:tab/>
            </w:r>
            <m:oMath>
              <m:r>
                <w:rPr>
                  <w:rFonts w:ascii="Cambria Math" w:hAnsi="Cambria Math"/>
                </w:rPr>
                <m:t>agentQueue←</m:t>
              </m:r>
            </m:oMath>
            <w:r>
              <w:rPr>
                <w:rFonts w:eastAsiaTheme="minorEastAsia"/>
              </w:rPr>
              <w:t xml:space="preserve"> Update</w:t>
            </w:r>
            <m:oMath>
              <m:d>
                <m:dPr>
                  <m:ctrlPr>
                    <w:rPr>
                      <w:rFonts w:ascii="Cambria Math" w:eastAsiaTheme="minorEastAsia" w:hAnsi="Cambria Math"/>
                      <w:i/>
                    </w:rPr>
                  </m:ctrlPr>
                </m:dPr>
                <m:e>
                  <m:r>
                    <w:rPr>
                      <w:rFonts w:ascii="Cambria Math" w:eastAsiaTheme="minorEastAsia" w:hAnsi="Cambria Math"/>
                    </w:rPr>
                    <m:t>agentQueue</m:t>
                  </m:r>
                </m:e>
              </m:d>
              <m:r>
                <w:rPr>
                  <w:rFonts w:ascii="Cambria Math" w:eastAsiaTheme="minorEastAsia" w:hAnsi="Cambria Math"/>
                </w:rPr>
                <m:t>,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4E7C8DFD" w14:textId="77777777" w:rsidR="008A6BD4" w:rsidRPr="00397A09" w:rsidRDefault="008A6BD4" w:rsidP="00996CC5">
            <w:pPr>
              <w:pStyle w:val="Algorithm"/>
              <w:jc w:val="center"/>
              <w:rPr>
                <w:b/>
                <w:bCs w:val="0"/>
              </w:rPr>
            </w:pPr>
            <w:r w:rsidRPr="00397A09">
              <w:rPr>
                <w:b/>
                <w:bCs w:val="0"/>
              </w:rPr>
              <w:t>New Step</w:t>
            </w:r>
          </w:p>
        </w:tc>
      </w:tr>
      <w:tr w:rsidR="008A6BD4" w:rsidRPr="00397A09" w14:paraId="13C54DA5" w14:textId="77777777" w:rsidTr="00996CC5">
        <w:tc>
          <w:tcPr>
            <w:tcW w:w="208" w:type="pct"/>
            <w:tcBorders>
              <w:top w:val="single" w:sz="4" w:space="0" w:color="auto"/>
              <w:bottom w:val="single" w:sz="4" w:space="0" w:color="auto"/>
            </w:tcBorders>
          </w:tcPr>
          <w:p w14:paraId="4E2DAF60"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49ADDCAD" w14:textId="77777777" w:rsidR="008A6BD4" w:rsidRPr="00E13A2B" w:rsidRDefault="008A6BD4" w:rsidP="00996CC5">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vAlign w:val="center"/>
          </w:tcPr>
          <w:p w14:paraId="2DF7BAC8" w14:textId="77777777" w:rsidR="008A6BD4" w:rsidRPr="00397A09" w:rsidRDefault="008A6BD4" w:rsidP="00996CC5">
            <w:pPr>
              <w:pStyle w:val="Algorithm"/>
              <w:jc w:val="center"/>
              <w:rPr>
                <w:b/>
                <w:bCs w:val="0"/>
              </w:rPr>
            </w:pPr>
            <w:r w:rsidRPr="00397A09">
              <w:rPr>
                <w:b/>
                <w:bCs w:val="0"/>
              </w:rPr>
              <w:t>Select Agent</w:t>
            </w:r>
          </w:p>
        </w:tc>
      </w:tr>
      <w:tr w:rsidR="008A6BD4" w:rsidRPr="00397A09" w14:paraId="01A9DBD8" w14:textId="77777777" w:rsidTr="00996CC5">
        <w:tc>
          <w:tcPr>
            <w:tcW w:w="208" w:type="pct"/>
            <w:tcBorders>
              <w:top w:val="single" w:sz="4" w:space="0" w:color="auto"/>
            </w:tcBorders>
          </w:tcPr>
          <w:p w14:paraId="13407542"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2ADF0EF0" w14:textId="77777777" w:rsidR="008A6BD4" w:rsidRDefault="008A6BD4" w:rsidP="00996CC5">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4A4CDC3D" w14:textId="77777777" w:rsidR="008A6BD4" w:rsidRPr="00397A09" w:rsidRDefault="008A6BD4" w:rsidP="00996CC5">
            <w:pPr>
              <w:pStyle w:val="Algorithm"/>
              <w:jc w:val="center"/>
              <w:rPr>
                <w:b/>
                <w:bCs w:val="0"/>
              </w:rPr>
            </w:pPr>
            <w:r w:rsidRPr="00397A09">
              <w:rPr>
                <w:b/>
                <w:bCs w:val="0"/>
              </w:rPr>
              <w:t>Manage Tasks</w:t>
            </w:r>
          </w:p>
        </w:tc>
      </w:tr>
      <w:tr w:rsidR="008A6BD4" w:rsidRPr="00397A09" w14:paraId="362E040B" w14:textId="77777777" w:rsidTr="00996CC5">
        <w:tc>
          <w:tcPr>
            <w:tcW w:w="208" w:type="pct"/>
          </w:tcPr>
          <w:p w14:paraId="6C638C1D"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203198A" w14:textId="77777777" w:rsidR="008A6BD4" w:rsidRDefault="008A6BD4" w:rsidP="00996CC5">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0BF7A2D2" w14:textId="77777777" w:rsidR="008A6BD4" w:rsidRPr="00397A09" w:rsidRDefault="008A6BD4" w:rsidP="00996CC5">
            <w:pPr>
              <w:pStyle w:val="Algorithm"/>
              <w:jc w:val="center"/>
              <w:rPr>
                <w:b/>
                <w:bCs w:val="0"/>
              </w:rPr>
            </w:pPr>
          </w:p>
        </w:tc>
      </w:tr>
      <w:tr w:rsidR="008A6BD4" w:rsidRPr="00397A09" w14:paraId="4245863A" w14:textId="77777777" w:rsidTr="00996CC5">
        <w:tc>
          <w:tcPr>
            <w:tcW w:w="208" w:type="pct"/>
            <w:tcBorders>
              <w:bottom w:val="single" w:sz="4" w:space="0" w:color="auto"/>
            </w:tcBorders>
          </w:tcPr>
          <w:p w14:paraId="1E5DE4DA"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13214448" w14:textId="77777777" w:rsidR="008A6BD4" w:rsidRDefault="008A6BD4" w:rsidP="00996CC5">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bottom w:val="single" w:sz="4" w:space="0" w:color="auto"/>
              <w:right w:val="single" w:sz="4" w:space="0" w:color="auto"/>
            </w:tcBorders>
            <w:shd w:val="clear" w:color="auto" w:fill="D5E8D4"/>
            <w:vAlign w:val="center"/>
          </w:tcPr>
          <w:p w14:paraId="7E4543C3" w14:textId="77777777" w:rsidR="008A6BD4" w:rsidRPr="00397A09" w:rsidRDefault="008A6BD4" w:rsidP="00996CC5">
            <w:pPr>
              <w:pStyle w:val="Algorithm"/>
              <w:jc w:val="center"/>
              <w:rPr>
                <w:b/>
                <w:bCs w:val="0"/>
              </w:rPr>
            </w:pPr>
          </w:p>
        </w:tc>
      </w:tr>
      <w:tr w:rsidR="008A6BD4" w:rsidRPr="00397A09" w14:paraId="62A52DCD" w14:textId="77777777" w:rsidTr="00996CC5">
        <w:tc>
          <w:tcPr>
            <w:tcW w:w="208" w:type="pct"/>
            <w:tcBorders>
              <w:top w:val="single" w:sz="4" w:space="0" w:color="auto"/>
              <w:bottom w:val="single" w:sz="4" w:space="0" w:color="auto"/>
            </w:tcBorders>
          </w:tcPr>
          <w:p w14:paraId="003B389D"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7AF794D5" w14:textId="77777777" w:rsidR="008A6BD4" w:rsidRDefault="008A6BD4" w:rsidP="00996CC5">
            <w:pPr>
              <w:pStyle w:val="Algorithm"/>
            </w:pPr>
            <w:r>
              <w:tab/>
            </w:r>
            <w:r>
              <w:tab/>
            </w:r>
            <w:r>
              <w:tab/>
              <w:t>GetTask</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tcBorders>
              <w:top w:val="single" w:sz="4" w:space="0" w:color="auto"/>
              <w:left w:val="single" w:sz="4" w:space="0" w:color="auto"/>
              <w:bottom w:val="single" w:sz="4" w:space="0" w:color="auto"/>
              <w:right w:val="single" w:sz="4" w:space="0" w:color="auto"/>
              <w:tr2bl w:val="single" w:sz="4" w:space="0" w:color="auto"/>
            </w:tcBorders>
            <w:shd w:val="clear" w:color="auto" w:fill="595959" w:themeFill="text1" w:themeFillTint="A6"/>
            <w:vAlign w:val="center"/>
          </w:tcPr>
          <w:p w14:paraId="07159942" w14:textId="77777777" w:rsidR="008A6BD4" w:rsidRPr="00397A09" w:rsidRDefault="008A6BD4" w:rsidP="00996CC5">
            <w:pPr>
              <w:pStyle w:val="Algorithm"/>
              <w:jc w:val="center"/>
              <w:rPr>
                <w:b/>
                <w:bCs w:val="0"/>
              </w:rPr>
            </w:pPr>
          </w:p>
        </w:tc>
      </w:tr>
      <w:tr w:rsidR="008A6BD4" w:rsidRPr="00397A09" w14:paraId="3DE249FD" w14:textId="77777777" w:rsidTr="00996CC5">
        <w:tc>
          <w:tcPr>
            <w:tcW w:w="208" w:type="pct"/>
            <w:tcBorders>
              <w:top w:val="single" w:sz="4" w:space="0" w:color="auto"/>
              <w:bottom w:val="single" w:sz="4" w:space="0" w:color="auto"/>
            </w:tcBorders>
          </w:tcPr>
          <w:p w14:paraId="75DAED7B"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AD589FB" w14:textId="77777777" w:rsidR="008A6BD4" w:rsidRPr="00ED3321" w:rsidRDefault="008A6BD4" w:rsidP="00996CC5">
            <w:pPr>
              <w:pStyle w:val="Algorithm"/>
            </w:pPr>
            <w:r>
              <w:tab/>
            </w:r>
            <w:r>
              <w:tab/>
            </w:r>
            <w:r>
              <w:rPr>
                <w:b/>
                <w:bCs w:val="0"/>
              </w:rPr>
              <w:t>while</w:t>
            </w:r>
            <w:r>
              <w:t xml:space="preserve"> mayAct</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shd w:val="clear" w:color="auto" w:fill="FAD6AC"/>
            <w:vAlign w:val="center"/>
          </w:tcPr>
          <w:p w14:paraId="1D1B5D98" w14:textId="77777777" w:rsidR="008A6BD4" w:rsidRPr="00397A09" w:rsidRDefault="008A6BD4" w:rsidP="00996CC5">
            <w:pPr>
              <w:pStyle w:val="Algorithm"/>
              <w:jc w:val="center"/>
              <w:rPr>
                <w:b/>
                <w:bCs w:val="0"/>
              </w:rPr>
            </w:pPr>
            <w:r w:rsidRPr="00397A09">
              <w:rPr>
                <w:b/>
                <w:bCs w:val="0"/>
              </w:rPr>
              <w:t>Plan Actions</w:t>
            </w:r>
          </w:p>
        </w:tc>
      </w:tr>
      <w:tr w:rsidR="008A6BD4" w:rsidRPr="00397A09" w14:paraId="5B50DC03" w14:textId="77777777" w:rsidTr="00996CC5">
        <w:tc>
          <w:tcPr>
            <w:tcW w:w="208" w:type="pct"/>
            <w:tcBorders>
              <w:top w:val="single" w:sz="4" w:space="0" w:color="auto"/>
              <w:bottom w:val="single" w:sz="4" w:space="0" w:color="auto"/>
            </w:tcBorders>
          </w:tcPr>
          <w:p w14:paraId="2D3D4A79"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235EDC73" w14:textId="77777777" w:rsidR="008A6BD4" w:rsidRDefault="008A6BD4" w:rsidP="00996CC5">
            <w:pPr>
              <w:pStyle w:val="Algorithm"/>
            </w:pPr>
            <w:r>
              <w:tab/>
            </w:r>
            <w:r>
              <w:tab/>
            </w:r>
            <w:r>
              <w:tab/>
              <w:t>GetTask</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tcBorders>
              <w:top w:val="single" w:sz="4" w:space="0" w:color="auto"/>
              <w:left w:val="single" w:sz="4" w:space="0" w:color="auto"/>
              <w:bottom w:val="single" w:sz="4" w:space="0" w:color="auto"/>
              <w:right w:val="single" w:sz="4" w:space="0" w:color="auto"/>
              <w:tr2bl w:val="single" w:sz="4" w:space="0" w:color="auto"/>
            </w:tcBorders>
            <w:shd w:val="clear" w:color="auto" w:fill="595959" w:themeFill="text1" w:themeFillTint="A6"/>
            <w:vAlign w:val="center"/>
          </w:tcPr>
          <w:p w14:paraId="093BEF1D" w14:textId="77777777" w:rsidR="008A6BD4" w:rsidRPr="00397A09" w:rsidRDefault="008A6BD4" w:rsidP="00996CC5">
            <w:pPr>
              <w:pStyle w:val="Algorithm"/>
              <w:jc w:val="center"/>
              <w:rPr>
                <w:b/>
                <w:bCs w:val="0"/>
              </w:rPr>
            </w:pPr>
          </w:p>
        </w:tc>
      </w:tr>
      <w:tr w:rsidR="008A6BD4" w:rsidRPr="00397A09" w14:paraId="57D2EE63" w14:textId="77777777" w:rsidTr="00996CC5">
        <w:tc>
          <w:tcPr>
            <w:tcW w:w="208" w:type="pct"/>
            <w:tcBorders>
              <w:top w:val="single" w:sz="4" w:space="0" w:color="auto"/>
            </w:tcBorders>
          </w:tcPr>
          <w:p w14:paraId="48154CEF"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7435519A" w14:textId="77777777" w:rsidR="008A6BD4" w:rsidRPr="004F403C" w:rsidRDefault="008A6BD4" w:rsidP="00996CC5">
            <w:pPr>
              <w:pStyle w:val="Algorithm"/>
            </w:pPr>
            <w:r w:rsidRPr="00E13A2B">
              <w:tab/>
            </w:r>
            <m:oMath>
              <m:r>
                <w:rPr>
                  <w:rFonts w:ascii="Cambria Math" w:hAnsi="Cambria Math"/>
                </w:rPr>
                <m:t>valid←</m:t>
              </m:r>
            </m:oMath>
            <w:r>
              <w:rPr>
                <w:rFonts w:eastAsiaTheme="minorEastAsia"/>
              </w:rPr>
              <w:t xml:space="preserve"> </w:t>
            </w:r>
            <w:r>
              <w:t>validatePlans</w:t>
            </w:r>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3C88668C" w14:textId="77777777" w:rsidR="008A6BD4" w:rsidRPr="00397A09" w:rsidRDefault="008A6BD4" w:rsidP="00996CC5">
            <w:pPr>
              <w:pStyle w:val="Algorithm"/>
              <w:jc w:val="center"/>
              <w:rPr>
                <w:b/>
                <w:bCs w:val="0"/>
              </w:rPr>
            </w:pPr>
            <w:r w:rsidRPr="00397A09">
              <w:rPr>
                <w:b/>
                <w:bCs w:val="0"/>
              </w:rPr>
              <w:t>Execute Actions</w:t>
            </w:r>
          </w:p>
        </w:tc>
      </w:tr>
      <w:tr w:rsidR="008A6BD4" w:rsidRPr="00397A09" w14:paraId="2E98A566" w14:textId="77777777" w:rsidTr="00996CC5">
        <w:tc>
          <w:tcPr>
            <w:tcW w:w="208" w:type="pct"/>
          </w:tcPr>
          <w:p w14:paraId="52102A86"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513C395C" w14:textId="77777777" w:rsidR="008A6BD4" w:rsidRPr="004F403C" w:rsidRDefault="008A6BD4" w:rsidP="00996CC5">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0E7160BB" w14:textId="77777777" w:rsidR="008A6BD4" w:rsidRPr="00397A09" w:rsidRDefault="008A6BD4" w:rsidP="00996CC5">
            <w:pPr>
              <w:pStyle w:val="Algorithm"/>
              <w:jc w:val="center"/>
              <w:rPr>
                <w:b/>
                <w:bCs w:val="0"/>
              </w:rPr>
            </w:pPr>
          </w:p>
        </w:tc>
      </w:tr>
      <w:tr w:rsidR="008A6BD4" w:rsidRPr="00397A09" w14:paraId="6EC96776" w14:textId="77777777" w:rsidTr="00996CC5">
        <w:tc>
          <w:tcPr>
            <w:tcW w:w="208" w:type="pct"/>
          </w:tcPr>
          <w:p w14:paraId="310E0E20"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0340B3D3" w14:textId="77777777" w:rsidR="008A6BD4" w:rsidRPr="00E13A2B" w:rsidRDefault="008A6BD4" w:rsidP="00996CC5">
            <w:pPr>
              <w:pStyle w:val="Algorithm"/>
            </w:pPr>
            <w:r w:rsidRPr="00E13A2B">
              <w:tab/>
            </w:r>
            <w:r w:rsidRPr="00E13A2B">
              <w:tab/>
            </w:r>
            <w:r>
              <w:t>resolveCollisions</w:t>
            </w:r>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643F6317" w14:textId="77777777" w:rsidR="008A6BD4" w:rsidRPr="00397A09" w:rsidRDefault="008A6BD4" w:rsidP="00996CC5">
            <w:pPr>
              <w:pStyle w:val="Algorithm"/>
              <w:jc w:val="center"/>
              <w:rPr>
                <w:b/>
                <w:bCs w:val="0"/>
              </w:rPr>
            </w:pPr>
          </w:p>
        </w:tc>
      </w:tr>
      <w:tr w:rsidR="008A6BD4" w:rsidRPr="00397A09" w14:paraId="26CF0F41" w14:textId="77777777" w:rsidTr="00996CC5">
        <w:tc>
          <w:tcPr>
            <w:tcW w:w="208" w:type="pct"/>
            <w:tcBorders>
              <w:bottom w:val="single" w:sz="4" w:space="0" w:color="auto"/>
            </w:tcBorders>
          </w:tcPr>
          <w:p w14:paraId="3F92FF3F"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0556E497" w14:textId="77777777" w:rsidR="008A6BD4" w:rsidRPr="00E13A2B" w:rsidRDefault="008A6BD4" w:rsidP="00996CC5">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718C1A04" w14:textId="77777777" w:rsidR="008A6BD4" w:rsidRPr="00397A09" w:rsidRDefault="008A6BD4" w:rsidP="00996CC5">
            <w:pPr>
              <w:pStyle w:val="Algorithm"/>
              <w:jc w:val="center"/>
              <w:rPr>
                <w:b/>
                <w:bCs w:val="0"/>
              </w:rPr>
            </w:pPr>
          </w:p>
        </w:tc>
      </w:tr>
      <w:tr w:rsidR="008A6BD4" w:rsidRPr="00397A09" w14:paraId="6787DC82" w14:textId="77777777" w:rsidTr="00996CC5">
        <w:tc>
          <w:tcPr>
            <w:tcW w:w="208" w:type="pct"/>
            <w:tcBorders>
              <w:top w:val="single" w:sz="4" w:space="0" w:color="auto"/>
            </w:tcBorders>
          </w:tcPr>
          <w:p w14:paraId="7088F791"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518E7667" w14:textId="77777777" w:rsidR="008A6BD4" w:rsidRPr="004F403C" w:rsidRDefault="008A6BD4" w:rsidP="00996CC5">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616129A7" w14:textId="77777777" w:rsidR="008A6BD4" w:rsidRPr="00397A09" w:rsidRDefault="008A6BD4" w:rsidP="00996CC5">
            <w:pPr>
              <w:pStyle w:val="Algorithm"/>
              <w:jc w:val="center"/>
              <w:rPr>
                <w:b/>
                <w:bCs w:val="0"/>
              </w:rPr>
            </w:pPr>
            <w:r>
              <w:rPr>
                <w:b/>
                <w:bCs w:val="0"/>
              </w:rPr>
              <w:t>Sim. Crash</w:t>
            </w:r>
          </w:p>
        </w:tc>
      </w:tr>
      <w:tr w:rsidR="008A6BD4" w:rsidRPr="00397A09" w14:paraId="5AC6221D" w14:textId="77777777" w:rsidTr="00996CC5">
        <w:tc>
          <w:tcPr>
            <w:tcW w:w="208" w:type="pct"/>
            <w:tcBorders>
              <w:bottom w:val="single" w:sz="4" w:space="0" w:color="auto"/>
            </w:tcBorders>
          </w:tcPr>
          <w:p w14:paraId="62235632"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00AE9662" w14:textId="77777777" w:rsidR="008A6BD4" w:rsidRPr="00E13A2B" w:rsidRDefault="008A6BD4" w:rsidP="00996CC5">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44CBD563" w14:textId="77777777" w:rsidR="008A6BD4" w:rsidRPr="00397A09" w:rsidRDefault="008A6BD4" w:rsidP="00996CC5">
            <w:pPr>
              <w:pStyle w:val="Algorithm"/>
              <w:jc w:val="center"/>
              <w:rPr>
                <w:b/>
                <w:bCs w:val="0"/>
              </w:rPr>
            </w:pPr>
          </w:p>
        </w:tc>
      </w:tr>
      <w:tr w:rsidR="008A6BD4" w:rsidRPr="00397A09" w14:paraId="314C0E03" w14:textId="77777777" w:rsidTr="00996CC5">
        <w:tc>
          <w:tcPr>
            <w:tcW w:w="208" w:type="pct"/>
            <w:tcBorders>
              <w:top w:val="single" w:sz="4" w:space="0" w:color="auto"/>
              <w:bottom w:val="single" w:sz="4" w:space="0" w:color="auto"/>
            </w:tcBorders>
          </w:tcPr>
          <w:p w14:paraId="7E178E18"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8B32D92" w14:textId="77777777" w:rsidR="008A6BD4" w:rsidRPr="00E13A2B" w:rsidRDefault="008A6BD4" w:rsidP="00996CC5">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3CE827CF" w14:textId="77777777" w:rsidR="008A6BD4" w:rsidRPr="00397A09" w:rsidRDefault="008A6BD4" w:rsidP="00996CC5">
            <w:pPr>
              <w:pStyle w:val="Algorithm"/>
              <w:jc w:val="center"/>
              <w:rPr>
                <w:b/>
                <w:bCs w:val="0"/>
              </w:rPr>
            </w:pPr>
            <w:r w:rsidRPr="00397A09">
              <w:rPr>
                <w:b/>
                <w:bCs w:val="0"/>
              </w:rPr>
              <w:t>Execute Actions</w:t>
            </w:r>
          </w:p>
        </w:tc>
      </w:tr>
      <w:tr w:rsidR="008A6BD4" w:rsidRPr="00397A09" w14:paraId="0CFF1D6C" w14:textId="77777777" w:rsidTr="00996CC5">
        <w:tc>
          <w:tcPr>
            <w:tcW w:w="208" w:type="pct"/>
            <w:tcBorders>
              <w:top w:val="single" w:sz="4" w:space="0" w:color="auto"/>
              <w:bottom w:val="single" w:sz="4" w:space="0" w:color="auto"/>
            </w:tcBorders>
          </w:tcPr>
          <w:p w14:paraId="4DC24C73"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31FBBCEF" w14:textId="77777777" w:rsidR="008A6BD4" w:rsidRPr="00E13A2B" w:rsidRDefault="008A6BD4" w:rsidP="00996CC5">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218BD88B" w14:textId="77777777" w:rsidR="008A6BD4" w:rsidRPr="00397A09" w:rsidRDefault="008A6BD4" w:rsidP="00996CC5">
            <w:pPr>
              <w:pStyle w:val="Algorithm"/>
              <w:jc w:val="center"/>
              <w:rPr>
                <w:b/>
                <w:bCs w:val="0"/>
              </w:rPr>
            </w:pPr>
            <w:r w:rsidRPr="00397A09">
              <w:rPr>
                <w:b/>
                <w:bCs w:val="0"/>
              </w:rPr>
              <w:t>End Step</w:t>
            </w:r>
          </w:p>
        </w:tc>
      </w:tr>
      <w:tr w:rsidR="008A6BD4" w:rsidRPr="00397A09" w14:paraId="560B1812" w14:textId="77777777" w:rsidTr="00996CC5">
        <w:tc>
          <w:tcPr>
            <w:tcW w:w="208" w:type="pct"/>
            <w:tcBorders>
              <w:top w:val="single" w:sz="4" w:space="0" w:color="auto"/>
              <w:bottom w:val="single" w:sz="4" w:space="0" w:color="auto"/>
            </w:tcBorders>
          </w:tcPr>
          <w:p w14:paraId="3218724E"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EE5EB68" w14:textId="77777777" w:rsidR="008A6BD4" w:rsidRDefault="008A6BD4" w:rsidP="00996CC5">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84E328" w14:textId="77777777" w:rsidR="008A6BD4" w:rsidRPr="00397A09" w:rsidRDefault="008A6BD4" w:rsidP="00996CC5">
            <w:pPr>
              <w:pStyle w:val="Algorithm"/>
              <w:jc w:val="center"/>
              <w:rPr>
                <w:b/>
                <w:bCs w:val="0"/>
              </w:rPr>
            </w:pPr>
            <w:r>
              <w:rPr>
                <w:b/>
                <w:bCs w:val="0"/>
              </w:rPr>
              <w:t>End Simulation</w:t>
            </w:r>
          </w:p>
        </w:tc>
      </w:tr>
    </w:tbl>
    <w:p w14:paraId="4305033C" w14:textId="77777777" w:rsidR="008A6BD4" w:rsidRDefault="008A6BD4" w:rsidP="00B675D1">
      <w:pPr>
        <w:spacing w:line="480" w:lineRule="auto"/>
        <w:contextualSpacing/>
        <w:rPr>
          <w:rFonts w:cs="Times New Roman"/>
          <w:szCs w:val="24"/>
        </w:rPr>
      </w:pPr>
    </w:p>
    <w:p w14:paraId="28D33C2A" w14:textId="75A05973" w:rsidR="00B675D1" w:rsidRDefault="00B675D1" w:rsidP="00B675D1">
      <w:pPr>
        <w:spacing w:line="480" w:lineRule="auto"/>
        <w:ind w:firstLine="720"/>
        <w:contextualSpacing/>
        <w:rPr>
          <w:rFonts w:cs="Times New Roman"/>
          <w:szCs w:val="24"/>
        </w:rPr>
      </w:pPr>
      <w:r>
        <w:rPr>
          <w:rFonts w:cs="Times New Roman"/>
          <w:szCs w:val="24"/>
        </w:rPr>
        <w:t xml:space="preserve">Once again, a line-by-line process of re-composing the algorithm into named routines is presented in </w:t>
      </w:r>
      <w:r w:rsidR="00555E6C">
        <w:rPr>
          <w:rFonts w:cs="Times New Roman"/>
          <w:szCs w:val="24"/>
        </w:rPr>
        <w:fldChar w:fldCharType="begin"/>
      </w:r>
      <w:r w:rsidR="00555E6C">
        <w:rPr>
          <w:rFonts w:cs="Times New Roman"/>
          <w:szCs w:val="24"/>
        </w:rPr>
        <w:instrText xml:space="preserve"> REF _Ref151168317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10</w:t>
      </w:r>
      <w:r w:rsidR="00555E6C">
        <w:rPr>
          <w:rFonts w:cs="Times New Roman"/>
          <w:szCs w:val="24"/>
        </w:rPr>
        <w:fldChar w:fldCharType="end"/>
      </w:r>
      <w:r>
        <w:rPr>
          <w:rFonts w:cs="Times New Roman"/>
          <w:szCs w:val="24"/>
        </w:rPr>
        <w:t xml:space="preserve">. However, a problem arises. Because the assignment optimization requires comparison of path lengths (line 16), the </w:t>
      </w:r>
      <w:r>
        <w:rPr>
          <w:rFonts w:cs="Times New Roman"/>
          <w:b/>
          <w:bCs/>
          <w:i/>
          <w:iCs/>
          <w:szCs w:val="24"/>
        </w:rPr>
        <w:t>GetTask</w:t>
      </w:r>
      <w:r>
        <w:rPr>
          <w:rFonts w:cs="Times New Roman"/>
          <w:szCs w:val="24"/>
        </w:rPr>
        <w:t xml:space="preserve"> routine of TPTS interleaves the search for a task assignment with the planning of the path, as an optimization to avoid recalculating paths a second time. Without extra effort, this approach will not fit neatly into the state machine model, requiring the implementing engineer to jump through hoops and introduce additional logic. This issue is demonstrated in </w:t>
      </w:r>
      <w:r w:rsidR="00555E6C">
        <w:rPr>
          <w:rFonts w:cs="Times New Roman"/>
          <w:szCs w:val="24"/>
        </w:rPr>
        <w:fldChar w:fldCharType="begin"/>
      </w:r>
      <w:r w:rsidR="00555E6C">
        <w:rPr>
          <w:rFonts w:cs="Times New Roman"/>
          <w:szCs w:val="24"/>
        </w:rPr>
        <w:instrText xml:space="preserve"> REF _Ref151168328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11</w:t>
      </w:r>
      <w:r w:rsidR="00555E6C">
        <w:rPr>
          <w:rFonts w:cs="Times New Roman"/>
          <w:szCs w:val="24"/>
        </w:rPr>
        <w:fldChar w:fldCharType="end"/>
      </w:r>
      <w:r>
        <w:rPr>
          <w:rFonts w:cs="Times New Roman"/>
          <w:szCs w:val="24"/>
        </w:rPr>
        <w:t>.</w:t>
      </w:r>
    </w:p>
    <w:p w14:paraId="14768407" w14:textId="174564FE" w:rsidR="008A6BD4" w:rsidRDefault="008A6BD4" w:rsidP="008A6BD4">
      <w:pPr>
        <w:pStyle w:val="Caption"/>
        <w:keepNext/>
        <w:pBdr>
          <w:top w:val="single" w:sz="4" w:space="1" w:color="auto"/>
        </w:pBdr>
        <w:spacing w:after="0"/>
      </w:pPr>
      <w:bookmarkStart w:id="101" w:name="_Ref151168328"/>
      <w:bookmarkStart w:id="102" w:name="_Toc151828310"/>
      <w:r>
        <w:rPr>
          <w:b/>
          <w:bCs/>
        </w:rPr>
        <w:t>Algorithm</w:t>
      </w:r>
      <w:r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11</w:t>
      </w:r>
      <w:r>
        <w:rPr>
          <w:b/>
          <w:bCs/>
        </w:rPr>
        <w:fldChar w:fldCharType="end"/>
      </w:r>
      <w:bookmarkEnd w:id="101"/>
      <w:r w:rsidRPr="00E574D9">
        <w:rPr>
          <w:b/>
          <w:bCs/>
        </w:rPr>
        <w:t>.</w:t>
      </w:r>
      <w:r>
        <w:t xml:space="preserve"> GetTask from TPTS state machine representation</w:t>
      </w:r>
      <w:bookmarkEnd w:id="102"/>
    </w:p>
    <w:tbl>
      <w:tblPr>
        <w:tblStyle w:val="TableGrid"/>
        <w:tblpPr w:leftFromText="180" w:rightFromText="180" w:vertAnchor="text" w:tblpY="1"/>
        <w:tblOverlap w:val="never"/>
        <w:tblW w:w="5000" w:type="pct"/>
        <w:tblCellMar>
          <w:left w:w="0" w:type="dxa"/>
          <w:right w:w="0" w:type="dxa"/>
        </w:tblCellMar>
        <w:tblLook w:val="04A0" w:firstRow="1" w:lastRow="0" w:firstColumn="1" w:lastColumn="0" w:noHBand="0" w:noVBand="1"/>
      </w:tblPr>
      <w:tblGrid>
        <w:gridCol w:w="365"/>
        <w:gridCol w:w="6564"/>
        <w:gridCol w:w="1706"/>
      </w:tblGrid>
      <w:tr w:rsidR="008A6BD4" w14:paraId="2319E206" w14:textId="77777777" w:rsidTr="00996CC5">
        <w:trPr>
          <w:trHeight w:val="293"/>
        </w:trPr>
        <w:tc>
          <w:tcPr>
            <w:tcW w:w="211" w:type="pct"/>
            <w:tcBorders>
              <w:top w:val="nil"/>
              <w:left w:val="nil"/>
              <w:bottom w:val="single" w:sz="4" w:space="0" w:color="auto"/>
              <w:right w:val="nil"/>
            </w:tcBorders>
          </w:tcPr>
          <w:p w14:paraId="21B3B1EC" w14:textId="77777777" w:rsidR="008A6BD4" w:rsidRPr="00450F6D" w:rsidRDefault="008A6BD4" w:rsidP="00996CC5">
            <w:pPr>
              <w:pStyle w:val="Algorithm"/>
              <w:keepNext/>
              <w:rPr>
                <w:b/>
                <w:bCs w:val="0"/>
              </w:rPr>
            </w:pPr>
            <w:r>
              <w:rPr>
                <w:rFonts w:ascii="Calibri" w:eastAsia="Calibri" w:hAnsi="Calibri" w:cs="Calibri"/>
              </w:rPr>
              <w:tab/>
              <w:t xml:space="preserve"> </w:t>
            </w:r>
          </w:p>
        </w:tc>
        <w:tc>
          <w:tcPr>
            <w:tcW w:w="3801" w:type="pct"/>
            <w:tcBorders>
              <w:top w:val="nil"/>
              <w:left w:val="nil"/>
              <w:bottom w:val="single" w:sz="4" w:space="0" w:color="auto"/>
            </w:tcBorders>
          </w:tcPr>
          <w:p w14:paraId="05BD791D" w14:textId="77777777" w:rsidR="008A6BD4" w:rsidRPr="00B86FE8" w:rsidRDefault="008A6BD4" w:rsidP="00996CC5">
            <w:pPr>
              <w:pStyle w:val="Algorithm"/>
              <w:keepNext/>
            </w:pPr>
            <w:r>
              <w:t>Demonstrates that planning paths occurs between management of tasks, requiring a different strategy.</w:t>
            </w:r>
          </w:p>
        </w:tc>
        <w:tc>
          <w:tcPr>
            <w:tcW w:w="988" w:type="pct"/>
            <w:tcBorders>
              <w:top w:val="nil"/>
            </w:tcBorders>
            <w:vAlign w:val="center"/>
          </w:tcPr>
          <w:p w14:paraId="50DC00DC" w14:textId="77777777" w:rsidR="008A6BD4" w:rsidRPr="00450F6D" w:rsidRDefault="008A6BD4" w:rsidP="00996CC5">
            <w:pPr>
              <w:pStyle w:val="Algorithm"/>
              <w:keepNext/>
              <w:jc w:val="center"/>
              <w:rPr>
                <w:b/>
                <w:bCs w:val="0"/>
              </w:rPr>
            </w:pPr>
            <w:r w:rsidRPr="000549EF">
              <w:rPr>
                <w:rFonts w:eastAsia="Calibri" w:cstheme="minorHAnsi"/>
                <w:b/>
                <w:bCs w:val="0"/>
              </w:rPr>
              <w:t>State</w:t>
            </w:r>
          </w:p>
        </w:tc>
      </w:tr>
      <w:tr w:rsidR="008A6BD4" w14:paraId="2C0492F8" w14:textId="77777777" w:rsidTr="00996CC5">
        <w:trPr>
          <w:trHeight w:val="293"/>
        </w:trPr>
        <w:tc>
          <w:tcPr>
            <w:tcW w:w="211" w:type="pct"/>
            <w:tcBorders>
              <w:left w:val="nil"/>
              <w:bottom w:val="nil"/>
              <w:right w:val="nil"/>
            </w:tcBorders>
          </w:tcPr>
          <w:p w14:paraId="3300BB73"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3E23F841" w14:textId="77777777" w:rsidR="008A6BD4" w:rsidRDefault="008A6BD4" w:rsidP="00996CC5">
            <w:pPr>
              <w:pStyle w:val="Algorithm"/>
              <w:keepNext/>
            </w:pPr>
            <w:r w:rsidRPr="00450F6D">
              <w:rPr>
                <w:b/>
                <w:bCs w:val="0"/>
              </w:rPr>
              <w:t>function</w:t>
            </w:r>
            <w:r>
              <w:t xml:space="preserve"> GetTask</w:t>
            </w:r>
            <m:oMath>
              <m:r>
                <w:rPr>
                  <w:rFonts w:ascii="Cambria Math" w:hAnsi="Cambria Math"/>
                </w:rPr>
                <m:t>(agent)</m:t>
              </m:r>
            </m:oMath>
          </w:p>
        </w:tc>
        <w:tc>
          <w:tcPr>
            <w:tcW w:w="988" w:type="pct"/>
            <w:vMerge w:val="restart"/>
            <w:shd w:val="clear" w:color="auto" w:fill="E1F1CC"/>
            <w:vAlign w:val="center"/>
          </w:tcPr>
          <w:p w14:paraId="04F7A86A" w14:textId="77777777" w:rsidR="008A6BD4" w:rsidRPr="00450F6D" w:rsidRDefault="008A6BD4" w:rsidP="00996CC5">
            <w:pPr>
              <w:pStyle w:val="Algorithm"/>
              <w:keepNext/>
              <w:jc w:val="center"/>
              <w:rPr>
                <w:b/>
                <w:bCs w:val="0"/>
              </w:rPr>
            </w:pPr>
            <w:r w:rsidRPr="00397A09">
              <w:rPr>
                <w:b/>
                <w:bCs w:val="0"/>
              </w:rPr>
              <w:t>Manage Tasks</w:t>
            </w:r>
          </w:p>
        </w:tc>
      </w:tr>
      <w:tr w:rsidR="008A6BD4" w:rsidRPr="00E13A2B" w14:paraId="7ACE0230" w14:textId="77777777" w:rsidTr="00996CC5">
        <w:trPr>
          <w:trHeight w:val="293"/>
        </w:trPr>
        <w:tc>
          <w:tcPr>
            <w:tcW w:w="211" w:type="pct"/>
            <w:tcBorders>
              <w:top w:val="nil"/>
              <w:left w:val="nil"/>
              <w:bottom w:val="nil"/>
              <w:right w:val="nil"/>
            </w:tcBorders>
          </w:tcPr>
          <w:p w14:paraId="4687113B"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6ACD5CE" w14:textId="77777777" w:rsidR="008A6BD4" w:rsidRPr="00E13A2B" w:rsidRDefault="008A6BD4" w:rsidP="00996CC5">
            <w:pPr>
              <w:pStyle w:val="Algorithm"/>
              <w:keepNext/>
            </w:pPr>
            <w:r w:rsidRPr="00E13A2B">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c>
          <w:tcPr>
            <w:tcW w:w="988" w:type="pct"/>
            <w:vMerge/>
            <w:shd w:val="clear" w:color="auto" w:fill="E1F1CC"/>
            <w:vAlign w:val="center"/>
          </w:tcPr>
          <w:p w14:paraId="6F9323B6" w14:textId="77777777" w:rsidR="008A6BD4" w:rsidRPr="00E13A2B" w:rsidRDefault="008A6BD4" w:rsidP="00996CC5">
            <w:pPr>
              <w:pStyle w:val="Algorithm"/>
              <w:keepNext/>
              <w:jc w:val="center"/>
            </w:pPr>
          </w:p>
        </w:tc>
      </w:tr>
      <w:tr w:rsidR="008A6BD4" w:rsidRPr="00E13A2B" w14:paraId="63C935AB" w14:textId="77777777" w:rsidTr="00996CC5">
        <w:trPr>
          <w:trHeight w:val="293"/>
        </w:trPr>
        <w:tc>
          <w:tcPr>
            <w:tcW w:w="211" w:type="pct"/>
            <w:tcBorders>
              <w:top w:val="nil"/>
              <w:left w:val="nil"/>
              <w:bottom w:val="nil"/>
              <w:right w:val="nil"/>
            </w:tcBorders>
          </w:tcPr>
          <w:p w14:paraId="4C36DC0E"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FA4DF39" w14:textId="77777777" w:rsidR="008A6BD4" w:rsidRPr="00E13A2B" w:rsidRDefault="008A6BD4" w:rsidP="00996CC5">
            <w:pPr>
              <w:pStyle w:val="Algorithm"/>
              <w:keepNext/>
            </w:pPr>
            <w:r w:rsidRPr="00E13A2B">
              <w:tab/>
            </w:r>
            <w:r w:rsidRPr="00221F09">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c>
          <w:tcPr>
            <w:tcW w:w="988" w:type="pct"/>
            <w:vMerge/>
            <w:shd w:val="clear" w:color="auto" w:fill="E1F1CC"/>
            <w:vAlign w:val="center"/>
          </w:tcPr>
          <w:p w14:paraId="23147B41" w14:textId="77777777" w:rsidR="008A6BD4" w:rsidRPr="00E13A2B" w:rsidRDefault="008A6BD4" w:rsidP="00996CC5">
            <w:pPr>
              <w:pStyle w:val="Algorithm"/>
              <w:keepNext/>
              <w:jc w:val="center"/>
            </w:pPr>
          </w:p>
        </w:tc>
      </w:tr>
      <w:tr w:rsidR="008A6BD4" w:rsidRPr="00E13A2B" w14:paraId="2EC30CBF" w14:textId="77777777" w:rsidTr="00996CC5">
        <w:trPr>
          <w:trHeight w:val="293"/>
        </w:trPr>
        <w:tc>
          <w:tcPr>
            <w:tcW w:w="211" w:type="pct"/>
            <w:tcBorders>
              <w:top w:val="nil"/>
              <w:left w:val="nil"/>
              <w:bottom w:val="nil"/>
              <w:right w:val="nil"/>
            </w:tcBorders>
          </w:tcPr>
          <w:p w14:paraId="391CBEC8"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1ECFDA72" w14:textId="77777777" w:rsidR="008A6BD4" w:rsidRPr="00E13A2B" w:rsidRDefault="008A6BD4" w:rsidP="00996CC5">
            <w:pPr>
              <w:pStyle w:val="Algorithm"/>
              <w:keepNext/>
            </w:pP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c>
          <w:tcPr>
            <w:tcW w:w="988" w:type="pct"/>
            <w:vMerge/>
            <w:shd w:val="clear" w:color="auto" w:fill="E1F1CC"/>
            <w:vAlign w:val="center"/>
          </w:tcPr>
          <w:p w14:paraId="26FC0E73" w14:textId="77777777" w:rsidR="008A6BD4" w:rsidRDefault="008A6BD4" w:rsidP="00996CC5">
            <w:pPr>
              <w:pStyle w:val="Algorithm"/>
              <w:keepNext/>
              <w:jc w:val="center"/>
            </w:pPr>
          </w:p>
        </w:tc>
      </w:tr>
      <w:tr w:rsidR="008A6BD4" w:rsidRPr="00E13A2B" w14:paraId="3C1CE0AA" w14:textId="77777777" w:rsidTr="00996CC5">
        <w:trPr>
          <w:trHeight w:val="293"/>
        </w:trPr>
        <w:tc>
          <w:tcPr>
            <w:tcW w:w="211" w:type="pct"/>
            <w:tcBorders>
              <w:top w:val="nil"/>
              <w:left w:val="nil"/>
              <w:bottom w:val="nil"/>
              <w:right w:val="nil"/>
            </w:tcBorders>
          </w:tcPr>
          <w:p w14:paraId="0BCCD35B"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BD506FA" w14:textId="77777777" w:rsidR="008A6BD4" w:rsidRPr="00E13A2B" w:rsidRDefault="008A6BD4" w:rsidP="00996CC5">
            <w:pPr>
              <w:pStyle w:val="Algorithm"/>
              <w:keepNext/>
            </w:pPr>
            <w:r w:rsidRPr="00E13A2B">
              <w:tab/>
            </w:r>
            <w:r>
              <w:tab/>
            </w:r>
            <m:oMath>
              <m:r>
                <w:rPr>
                  <w:rFonts w:ascii="Cambria Math" w:hAnsi="Cambria Math"/>
                </w:rPr>
                <m:t>O'←O'∖task</m:t>
              </m:r>
            </m:oMath>
          </w:p>
        </w:tc>
        <w:tc>
          <w:tcPr>
            <w:tcW w:w="988" w:type="pct"/>
            <w:vMerge/>
            <w:shd w:val="clear" w:color="auto" w:fill="E1F1CC"/>
            <w:vAlign w:val="center"/>
          </w:tcPr>
          <w:p w14:paraId="46797225" w14:textId="77777777" w:rsidR="008A6BD4" w:rsidRPr="00E13A2B" w:rsidRDefault="008A6BD4" w:rsidP="00996CC5">
            <w:pPr>
              <w:pStyle w:val="Algorithm"/>
              <w:keepNext/>
              <w:jc w:val="center"/>
            </w:pPr>
          </w:p>
        </w:tc>
      </w:tr>
      <w:tr w:rsidR="008A6BD4" w:rsidRPr="00E13A2B" w14:paraId="1A02AE17" w14:textId="77777777" w:rsidTr="00996CC5">
        <w:trPr>
          <w:trHeight w:val="293"/>
        </w:trPr>
        <w:tc>
          <w:tcPr>
            <w:tcW w:w="211" w:type="pct"/>
            <w:tcBorders>
              <w:top w:val="nil"/>
              <w:left w:val="nil"/>
              <w:bottom w:val="nil"/>
              <w:right w:val="nil"/>
            </w:tcBorders>
          </w:tcPr>
          <w:p w14:paraId="3AE3B0D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C036B0A" w14:textId="77777777" w:rsidR="008A6BD4" w:rsidRPr="00E13A2B" w:rsidRDefault="008A6BD4" w:rsidP="00996CC5">
            <w:pPr>
              <w:pStyle w:val="Algorithm"/>
              <w:keepNext/>
            </w:pPr>
            <w:r>
              <w:tab/>
            </w:r>
            <w:r>
              <w:tab/>
            </w:r>
            <w:r w:rsidRPr="00221F09">
              <w:rPr>
                <w:b/>
                <w:bCs w:val="0"/>
              </w:rPr>
              <w:t>if</w:t>
            </w:r>
            <w:r>
              <w:t xml:space="preserve"> no agent assigned to </w:t>
            </w:r>
            <m:oMath>
              <m:r>
                <w:rPr>
                  <w:rFonts w:ascii="Cambria Math" w:hAnsi="Cambria Math"/>
                </w:rPr>
                <m:t>task:</m:t>
              </m:r>
            </m:oMath>
          </w:p>
        </w:tc>
        <w:tc>
          <w:tcPr>
            <w:tcW w:w="988" w:type="pct"/>
            <w:vMerge/>
            <w:shd w:val="clear" w:color="auto" w:fill="E1F1CC"/>
            <w:vAlign w:val="center"/>
          </w:tcPr>
          <w:p w14:paraId="3A2E370D" w14:textId="77777777" w:rsidR="008A6BD4" w:rsidRDefault="008A6BD4" w:rsidP="00996CC5">
            <w:pPr>
              <w:pStyle w:val="Algorithm"/>
              <w:keepNext/>
              <w:jc w:val="center"/>
            </w:pPr>
          </w:p>
        </w:tc>
      </w:tr>
      <w:tr w:rsidR="008A6BD4" w:rsidRPr="004770F2" w14:paraId="674901AC" w14:textId="77777777" w:rsidTr="00996CC5">
        <w:trPr>
          <w:trHeight w:val="293"/>
        </w:trPr>
        <w:tc>
          <w:tcPr>
            <w:tcW w:w="211" w:type="pct"/>
            <w:tcBorders>
              <w:top w:val="nil"/>
              <w:left w:val="nil"/>
              <w:bottom w:val="single" w:sz="4" w:space="0" w:color="auto"/>
              <w:right w:val="nil"/>
            </w:tcBorders>
          </w:tcPr>
          <w:p w14:paraId="73DD5CF4"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0E43EA1D" w14:textId="77777777" w:rsidR="008A6BD4" w:rsidRPr="004770F2" w:rsidRDefault="008A6BD4" w:rsidP="00996CC5">
            <w:pPr>
              <w:pStyle w:val="Algorithm"/>
              <w:keepNext/>
            </w:pPr>
            <w:r>
              <w:tab/>
            </w:r>
            <w:r>
              <w:tab/>
            </w:r>
            <w:r>
              <w:tab/>
              <w:t xml:space="preserve">Assign </w:t>
            </w:r>
            <m:oMath>
              <m:r>
                <w:rPr>
                  <w:rFonts w:ascii="Cambria Math" w:hAnsi="Cambria Math"/>
                </w:rPr>
                <m:t>agent</m:t>
              </m:r>
            </m:oMath>
            <w:r>
              <w:rPr>
                <w:rFonts w:eastAsiaTheme="minorEastAsia"/>
              </w:rPr>
              <w:t xml:space="preserve"> to </w:t>
            </w:r>
            <m:oMath>
              <m:r>
                <w:rPr>
                  <w:rFonts w:ascii="Cambria Math" w:eastAsiaTheme="minorEastAsia" w:hAnsi="Cambria Math"/>
                </w:rPr>
                <m:t>task</m:t>
              </m:r>
            </m:oMath>
          </w:p>
        </w:tc>
        <w:tc>
          <w:tcPr>
            <w:tcW w:w="988" w:type="pct"/>
            <w:vMerge/>
            <w:shd w:val="clear" w:color="auto" w:fill="E1F1CC"/>
            <w:vAlign w:val="center"/>
          </w:tcPr>
          <w:p w14:paraId="5E791C8C" w14:textId="77777777" w:rsidR="008A6BD4" w:rsidRDefault="008A6BD4" w:rsidP="00996CC5">
            <w:pPr>
              <w:pStyle w:val="Algorithm"/>
              <w:keepNext/>
              <w:jc w:val="center"/>
            </w:pPr>
          </w:p>
        </w:tc>
      </w:tr>
      <w:tr w:rsidR="008A6BD4" w:rsidRPr="00E13A2B" w14:paraId="60469572" w14:textId="77777777" w:rsidTr="00996CC5">
        <w:trPr>
          <w:trHeight w:val="293"/>
        </w:trPr>
        <w:tc>
          <w:tcPr>
            <w:tcW w:w="211" w:type="pct"/>
            <w:tcBorders>
              <w:top w:val="single" w:sz="4" w:space="0" w:color="auto"/>
              <w:left w:val="nil"/>
              <w:bottom w:val="single" w:sz="4" w:space="0" w:color="auto"/>
              <w:right w:val="nil"/>
            </w:tcBorders>
          </w:tcPr>
          <w:p w14:paraId="76D20304"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71CAA0FE" w14:textId="77777777" w:rsidR="008A6BD4" w:rsidRPr="00E13A2B" w:rsidRDefault="008A6BD4" w:rsidP="00996CC5">
            <w:pPr>
              <w:pStyle w:val="Algorithm"/>
              <w:keepNext/>
            </w:pPr>
            <w:r>
              <w:tab/>
            </w:r>
            <w:r>
              <w:tab/>
            </w:r>
            <w:r>
              <w:tab/>
              <w:t>Path1</w:t>
            </w:r>
            <m:oMath>
              <m:r>
                <w:rPr>
                  <w:rFonts w:ascii="Cambria Math" w:hAnsi="Cambria Math"/>
                </w:rPr>
                <m:t>(agent, task)</m:t>
              </m:r>
            </m:oMath>
          </w:p>
        </w:tc>
        <w:tc>
          <w:tcPr>
            <w:tcW w:w="988" w:type="pct"/>
            <w:shd w:val="clear" w:color="auto" w:fill="FAD6AC"/>
            <w:vAlign w:val="center"/>
          </w:tcPr>
          <w:p w14:paraId="058F29E3" w14:textId="77777777" w:rsidR="008A6BD4" w:rsidRDefault="008A6BD4" w:rsidP="00996CC5">
            <w:pPr>
              <w:pStyle w:val="Algorithm"/>
              <w:keepNext/>
              <w:jc w:val="center"/>
            </w:pPr>
            <w:r w:rsidRPr="00397A09">
              <w:rPr>
                <w:b/>
                <w:bCs w:val="0"/>
              </w:rPr>
              <w:t>Plan Actions</w:t>
            </w:r>
          </w:p>
        </w:tc>
      </w:tr>
      <w:tr w:rsidR="008A6BD4" w14:paraId="3AEB458E" w14:textId="77777777" w:rsidTr="00996CC5">
        <w:trPr>
          <w:trHeight w:val="293"/>
        </w:trPr>
        <w:tc>
          <w:tcPr>
            <w:tcW w:w="211" w:type="pct"/>
            <w:tcBorders>
              <w:top w:val="single" w:sz="4" w:space="0" w:color="auto"/>
              <w:left w:val="nil"/>
              <w:bottom w:val="nil"/>
              <w:right w:val="nil"/>
            </w:tcBorders>
          </w:tcPr>
          <w:p w14:paraId="0EE02829"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48715608" w14:textId="77777777" w:rsidR="008A6BD4" w:rsidRDefault="008A6BD4" w:rsidP="00996CC5">
            <w:pPr>
              <w:pStyle w:val="Algorithm"/>
              <w:keepNext/>
            </w:pPr>
            <w:r>
              <w:tab/>
            </w:r>
            <w:r>
              <w:tab/>
            </w:r>
            <w:r>
              <w:tab/>
            </w:r>
            <w:r w:rsidRPr="00221F09">
              <w:rPr>
                <w:b/>
                <w:bCs w:val="0"/>
              </w:rPr>
              <w:t>return</w:t>
            </w:r>
            <w:r>
              <w:t xml:space="preserve"> </w:t>
            </w:r>
            <m:oMath>
              <m:r>
                <w:rPr>
                  <w:rFonts w:ascii="Cambria Math" w:hAnsi="Cambria Math"/>
                </w:rPr>
                <m:t>true</m:t>
              </m:r>
            </m:oMath>
          </w:p>
        </w:tc>
        <w:tc>
          <w:tcPr>
            <w:tcW w:w="988" w:type="pct"/>
            <w:vMerge w:val="restart"/>
            <w:shd w:val="clear" w:color="auto" w:fill="E1F1CC"/>
            <w:vAlign w:val="center"/>
          </w:tcPr>
          <w:p w14:paraId="3EFE4008" w14:textId="77777777" w:rsidR="008A6BD4" w:rsidRDefault="008A6BD4" w:rsidP="00996CC5">
            <w:pPr>
              <w:pStyle w:val="Algorithm"/>
              <w:keepNext/>
              <w:jc w:val="center"/>
            </w:pPr>
            <w:r w:rsidRPr="00397A09">
              <w:rPr>
                <w:b/>
                <w:bCs w:val="0"/>
              </w:rPr>
              <w:t>Manage Tasks</w:t>
            </w:r>
          </w:p>
        </w:tc>
      </w:tr>
      <w:tr w:rsidR="008A6BD4" w14:paraId="4960EC27" w14:textId="77777777" w:rsidTr="00996CC5">
        <w:trPr>
          <w:trHeight w:val="293"/>
        </w:trPr>
        <w:tc>
          <w:tcPr>
            <w:tcW w:w="211" w:type="pct"/>
            <w:tcBorders>
              <w:top w:val="nil"/>
              <w:left w:val="nil"/>
              <w:bottom w:val="nil"/>
              <w:right w:val="nil"/>
            </w:tcBorders>
          </w:tcPr>
          <w:p w14:paraId="6ED81979"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3561C55" w14:textId="77777777" w:rsidR="008A6BD4" w:rsidRDefault="008A6BD4" w:rsidP="00996CC5">
            <w:pPr>
              <w:pStyle w:val="Algorithm"/>
              <w:keepNext/>
            </w:pPr>
            <w:r>
              <w:tab/>
            </w:r>
            <w:r>
              <w:tab/>
            </w:r>
            <w:r w:rsidRPr="00F4499D">
              <w:rPr>
                <w:b/>
                <w:bCs w:val="0"/>
              </w:rPr>
              <w:t>else</w:t>
            </w:r>
            <w:r>
              <w:t>:</w:t>
            </w:r>
          </w:p>
        </w:tc>
        <w:tc>
          <w:tcPr>
            <w:tcW w:w="988" w:type="pct"/>
            <w:vMerge/>
            <w:shd w:val="clear" w:color="auto" w:fill="E1F1CC"/>
            <w:vAlign w:val="center"/>
          </w:tcPr>
          <w:p w14:paraId="4989DFF1" w14:textId="77777777" w:rsidR="008A6BD4" w:rsidRDefault="008A6BD4" w:rsidP="00996CC5">
            <w:pPr>
              <w:pStyle w:val="Algorithm"/>
              <w:keepNext/>
              <w:jc w:val="center"/>
            </w:pPr>
          </w:p>
        </w:tc>
      </w:tr>
      <w:tr w:rsidR="008A6BD4" w14:paraId="005F1E62" w14:textId="77777777" w:rsidTr="00996CC5">
        <w:trPr>
          <w:trHeight w:val="293"/>
        </w:trPr>
        <w:tc>
          <w:tcPr>
            <w:tcW w:w="211" w:type="pct"/>
            <w:tcBorders>
              <w:top w:val="nil"/>
              <w:left w:val="nil"/>
              <w:bottom w:val="nil"/>
              <w:right w:val="nil"/>
            </w:tcBorders>
          </w:tcPr>
          <w:p w14:paraId="2650789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82E6229" w14:textId="77777777" w:rsidR="008A6BD4" w:rsidRDefault="008A6BD4" w:rsidP="00996CC5">
            <w:pPr>
              <w:pStyle w:val="Algorithm"/>
              <w:keepNext/>
            </w:pPr>
            <w:r>
              <w:tab/>
            </w:r>
            <w:r>
              <w:tab/>
            </w:r>
            <w:r>
              <w:tab/>
            </w:r>
            <m:oMath>
              <m:r>
                <w:rPr>
                  <w:rFonts w:ascii="Cambria Math" w:hAnsi="Cambria Math"/>
                </w:rPr>
                <m:t>oldState</m:t>
              </m:r>
              <m:r>
                <w:rPr>
                  <w:rFonts w:ascii="Cambria Math" w:eastAsiaTheme="minorEastAsia" w:hAnsi="Cambria Math"/>
                </w:rPr>
                <m:t>←</m:t>
              </m:r>
              <m:d>
                <m:dPr>
                  <m:ctrlPr>
                    <w:rPr>
                      <w:rFonts w:ascii="Cambria Math" w:hAnsi="Cambria Math"/>
                      <w:i/>
                    </w:rPr>
                  </m:ctrlPr>
                </m:dPr>
                <m:e>
                  <m:r>
                    <w:rPr>
                      <w:rFonts w:ascii="Cambria Math" w:hAnsi="Cambria Math"/>
                    </w:rPr>
                    <m:t>assignments,reserved,M</m:t>
                  </m:r>
                </m:e>
              </m:d>
            </m:oMath>
          </w:p>
        </w:tc>
        <w:tc>
          <w:tcPr>
            <w:tcW w:w="988" w:type="pct"/>
            <w:vMerge/>
            <w:shd w:val="clear" w:color="auto" w:fill="E1F1CC"/>
            <w:vAlign w:val="center"/>
          </w:tcPr>
          <w:p w14:paraId="2678B908" w14:textId="77777777" w:rsidR="008A6BD4" w:rsidRDefault="008A6BD4" w:rsidP="00996CC5">
            <w:pPr>
              <w:pStyle w:val="Algorithm"/>
              <w:keepNext/>
              <w:jc w:val="center"/>
            </w:pPr>
          </w:p>
        </w:tc>
      </w:tr>
      <w:tr w:rsidR="008A6BD4" w14:paraId="0A87A5A3" w14:textId="77777777" w:rsidTr="00996CC5">
        <w:trPr>
          <w:trHeight w:val="293"/>
        </w:trPr>
        <w:tc>
          <w:tcPr>
            <w:tcW w:w="211" w:type="pct"/>
            <w:tcBorders>
              <w:top w:val="nil"/>
              <w:left w:val="nil"/>
              <w:bottom w:val="nil"/>
              <w:right w:val="nil"/>
            </w:tcBorders>
          </w:tcPr>
          <w:p w14:paraId="5C1D4B19"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AD6F272" w14:textId="77777777" w:rsidR="008A6BD4" w:rsidRDefault="008A6BD4" w:rsidP="00996CC5">
            <w:pPr>
              <w:pStyle w:val="Algorithm"/>
              <w:keepNext/>
            </w:pP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c>
          <w:tcPr>
            <w:tcW w:w="988" w:type="pct"/>
            <w:vMerge/>
            <w:shd w:val="clear" w:color="auto" w:fill="E1F1CC"/>
            <w:vAlign w:val="center"/>
          </w:tcPr>
          <w:p w14:paraId="531FEB03" w14:textId="77777777" w:rsidR="008A6BD4" w:rsidRDefault="008A6BD4" w:rsidP="00996CC5">
            <w:pPr>
              <w:pStyle w:val="Algorithm"/>
              <w:keepNext/>
              <w:jc w:val="center"/>
            </w:pPr>
          </w:p>
        </w:tc>
      </w:tr>
      <w:tr w:rsidR="008A6BD4" w14:paraId="673DC302" w14:textId="77777777" w:rsidTr="00996CC5">
        <w:trPr>
          <w:trHeight w:val="293"/>
        </w:trPr>
        <w:tc>
          <w:tcPr>
            <w:tcW w:w="211" w:type="pct"/>
            <w:tcBorders>
              <w:top w:val="nil"/>
              <w:left w:val="nil"/>
              <w:bottom w:val="nil"/>
              <w:right w:val="nil"/>
            </w:tcBorders>
          </w:tcPr>
          <w:p w14:paraId="10EA260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01C081EE" w14:textId="77777777" w:rsidR="008A6BD4" w:rsidRDefault="008A6BD4" w:rsidP="00996CC5">
            <w:pPr>
              <w:pStyle w:val="Algorithm"/>
              <w:keepNext/>
            </w:pP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c>
          <w:tcPr>
            <w:tcW w:w="988" w:type="pct"/>
            <w:vMerge/>
            <w:shd w:val="clear" w:color="auto" w:fill="E1F1CC"/>
            <w:vAlign w:val="center"/>
          </w:tcPr>
          <w:p w14:paraId="51453637" w14:textId="77777777" w:rsidR="008A6BD4" w:rsidRDefault="008A6BD4" w:rsidP="00996CC5">
            <w:pPr>
              <w:pStyle w:val="Algorithm"/>
              <w:keepNext/>
              <w:jc w:val="center"/>
            </w:pPr>
          </w:p>
        </w:tc>
      </w:tr>
      <w:tr w:rsidR="008A6BD4" w14:paraId="14357C57" w14:textId="77777777" w:rsidTr="00996CC5">
        <w:trPr>
          <w:trHeight w:val="293"/>
        </w:trPr>
        <w:tc>
          <w:tcPr>
            <w:tcW w:w="211" w:type="pct"/>
            <w:tcBorders>
              <w:top w:val="nil"/>
              <w:left w:val="nil"/>
              <w:bottom w:val="single" w:sz="4" w:space="0" w:color="auto"/>
              <w:right w:val="nil"/>
            </w:tcBorders>
          </w:tcPr>
          <w:p w14:paraId="476F0B34"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0A0D9DD0" w14:textId="77777777" w:rsidR="008A6BD4" w:rsidRDefault="008A6BD4" w:rsidP="00996CC5">
            <w:pPr>
              <w:pStyle w:val="Algorithm"/>
              <w:keepNext/>
            </w:pP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r>
              <w:rPr>
                <w:rFonts w:eastAsiaTheme="minorEastAsia"/>
              </w:rPr>
              <w:t xml:space="preserve">; 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p>
        </w:tc>
        <w:tc>
          <w:tcPr>
            <w:tcW w:w="988" w:type="pct"/>
            <w:vMerge/>
            <w:shd w:val="clear" w:color="auto" w:fill="E1F1CC"/>
            <w:vAlign w:val="center"/>
          </w:tcPr>
          <w:p w14:paraId="476BF8D2" w14:textId="77777777" w:rsidR="008A6BD4" w:rsidRDefault="008A6BD4" w:rsidP="00996CC5">
            <w:pPr>
              <w:pStyle w:val="Algorithm"/>
              <w:keepNext/>
              <w:jc w:val="center"/>
            </w:pPr>
          </w:p>
        </w:tc>
      </w:tr>
      <w:tr w:rsidR="008A6BD4" w14:paraId="54EFA94E" w14:textId="77777777" w:rsidTr="00996CC5">
        <w:trPr>
          <w:trHeight w:val="293"/>
        </w:trPr>
        <w:tc>
          <w:tcPr>
            <w:tcW w:w="211" w:type="pct"/>
            <w:tcBorders>
              <w:top w:val="single" w:sz="4" w:space="0" w:color="auto"/>
              <w:left w:val="nil"/>
              <w:bottom w:val="single" w:sz="4" w:space="0" w:color="auto"/>
              <w:right w:val="nil"/>
            </w:tcBorders>
          </w:tcPr>
          <w:p w14:paraId="62EFC63B"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2394C138" w14:textId="77777777" w:rsidR="008A6BD4" w:rsidRDefault="008A6BD4" w:rsidP="00996CC5">
            <w:pPr>
              <w:pStyle w:val="Algorithm"/>
              <w:keepNext/>
            </w:pPr>
            <w:r>
              <w:tab/>
            </w:r>
            <w:r>
              <w:tab/>
            </w:r>
            <w:r>
              <w:tab/>
            </w:r>
            <m:oMath>
              <m:r>
                <w:rPr>
                  <w:rFonts w:ascii="Cambria Math" w:hAnsi="Cambria Math"/>
                </w:rPr>
                <m:t>path←</m:t>
              </m:r>
            </m:oMath>
            <w:r>
              <w:t>Path1</w:t>
            </w:r>
            <m:oMath>
              <m:r>
                <w:rPr>
                  <w:rFonts w:ascii="Cambria Math" w:hAnsi="Cambria Math"/>
                </w:rPr>
                <m:t>(agent,task)</m:t>
              </m:r>
            </m:oMath>
          </w:p>
        </w:tc>
        <w:tc>
          <w:tcPr>
            <w:tcW w:w="988" w:type="pct"/>
            <w:shd w:val="clear" w:color="auto" w:fill="FAD6AC"/>
            <w:vAlign w:val="center"/>
          </w:tcPr>
          <w:p w14:paraId="1CC53785" w14:textId="77777777" w:rsidR="008A6BD4" w:rsidRDefault="008A6BD4" w:rsidP="00996CC5">
            <w:pPr>
              <w:pStyle w:val="Algorithm"/>
              <w:keepNext/>
              <w:jc w:val="center"/>
            </w:pPr>
            <w:r w:rsidRPr="00397A09">
              <w:rPr>
                <w:b/>
                <w:bCs w:val="0"/>
              </w:rPr>
              <w:t>Plan Actions</w:t>
            </w:r>
          </w:p>
        </w:tc>
      </w:tr>
      <w:tr w:rsidR="008A6BD4" w14:paraId="39D57C0D" w14:textId="77777777" w:rsidTr="00996CC5">
        <w:trPr>
          <w:trHeight w:val="293"/>
        </w:trPr>
        <w:tc>
          <w:tcPr>
            <w:tcW w:w="211" w:type="pct"/>
            <w:tcBorders>
              <w:top w:val="single" w:sz="4" w:space="0" w:color="auto"/>
              <w:left w:val="nil"/>
              <w:bottom w:val="nil"/>
              <w:right w:val="nil"/>
            </w:tcBorders>
          </w:tcPr>
          <w:p w14:paraId="093EF3D3"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4F1C9B00" w14:textId="77777777" w:rsidR="008A6BD4" w:rsidRDefault="008A6BD4" w:rsidP="00996CC5">
            <w:pPr>
              <w:pStyle w:val="Algorithm"/>
              <w:keepNext/>
            </w:pP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c>
          <w:tcPr>
            <w:tcW w:w="988" w:type="pct"/>
            <w:vMerge w:val="restart"/>
            <w:shd w:val="clear" w:color="auto" w:fill="E1F1CC"/>
            <w:vAlign w:val="center"/>
          </w:tcPr>
          <w:p w14:paraId="1773356E" w14:textId="77777777" w:rsidR="008A6BD4" w:rsidRDefault="008A6BD4" w:rsidP="00996CC5">
            <w:pPr>
              <w:pStyle w:val="Algorithm"/>
              <w:keepNext/>
              <w:jc w:val="center"/>
            </w:pPr>
            <w:r w:rsidRPr="00397A09">
              <w:rPr>
                <w:b/>
                <w:bCs w:val="0"/>
              </w:rPr>
              <w:t>Manage Tasks</w:t>
            </w:r>
          </w:p>
        </w:tc>
      </w:tr>
      <w:tr w:rsidR="008A6BD4" w14:paraId="01349055" w14:textId="77777777" w:rsidTr="00996CC5">
        <w:trPr>
          <w:trHeight w:val="293"/>
        </w:trPr>
        <w:tc>
          <w:tcPr>
            <w:tcW w:w="211" w:type="pct"/>
            <w:tcBorders>
              <w:top w:val="nil"/>
              <w:left w:val="nil"/>
              <w:bottom w:val="nil"/>
              <w:right w:val="nil"/>
            </w:tcBorders>
          </w:tcPr>
          <w:p w14:paraId="4E04D65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2A9EA1DE" w14:textId="77777777" w:rsidR="008A6BD4" w:rsidRDefault="008A6BD4" w:rsidP="00996CC5">
            <w:pPr>
              <w:pStyle w:val="Algorithm"/>
              <w:keepNext/>
            </w:pP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c>
          <w:tcPr>
            <w:tcW w:w="988" w:type="pct"/>
            <w:vMerge/>
            <w:shd w:val="clear" w:color="auto" w:fill="E1F1CC"/>
            <w:vAlign w:val="center"/>
          </w:tcPr>
          <w:p w14:paraId="22B47D38" w14:textId="77777777" w:rsidR="008A6BD4" w:rsidRDefault="008A6BD4" w:rsidP="00996CC5">
            <w:pPr>
              <w:pStyle w:val="Algorithm"/>
              <w:keepNext/>
              <w:jc w:val="center"/>
            </w:pPr>
          </w:p>
        </w:tc>
      </w:tr>
      <w:tr w:rsidR="008A6BD4" w14:paraId="4D0BE9BD" w14:textId="77777777" w:rsidTr="00996CC5">
        <w:trPr>
          <w:trHeight w:val="293"/>
        </w:trPr>
        <w:tc>
          <w:tcPr>
            <w:tcW w:w="211" w:type="pct"/>
            <w:tcBorders>
              <w:top w:val="nil"/>
              <w:left w:val="nil"/>
              <w:bottom w:val="nil"/>
              <w:right w:val="nil"/>
            </w:tcBorders>
          </w:tcPr>
          <w:p w14:paraId="5891CF3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CC65B1F" w14:textId="77777777" w:rsidR="008A6BD4" w:rsidRDefault="008A6BD4" w:rsidP="00996CC5">
            <w:pPr>
              <w:pStyle w:val="Algorithm"/>
              <w:keepNext/>
            </w:pP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c>
          <w:tcPr>
            <w:tcW w:w="988" w:type="pct"/>
            <w:vMerge/>
            <w:shd w:val="clear" w:color="auto" w:fill="E1F1CC"/>
            <w:vAlign w:val="center"/>
          </w:tcPr>
          <w:p w14:paraId="10A2B524" w14:textId="77777777" w:rsidR="008A6BD4" w:rsidRDefault="008A6BD4" w:rsidP="00996CC5">
            <w:pPr>
              <w:pStyle w:val="Algorithm"/>
              <w:keepNext/>
              <w:jc w:val="center"/>
            </w:pPr>
          </w:p>
        </w:tc>
      </w:tr>
      <w:tr w:rsidR="008A6BD4" w14:paraId="2BFEC555" w14:textId="77777777" w:rsidTr="00996CC5">
        <w:trPr>
          <w:trHeight w:val="293"/>
        </w:trPr>
        <w:tc>
          <w:tcPr>
            <w:tcW w:w="211" w:type="pct"/>
            <w:tcBorders>
              <w:top w:val="nil"/>
              <w:left w:val="nil"/>
              <w:bottom w:val="nil"/>
              <w:right w:val="nil"/>
            </w:tcBorders>
          </w:tcPr>
          <w:p w14:paraId="5D12D252"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361B8BC0" w14:textId="77777777" w:rsidR="008A6BD4" w:rsidRDefault="008A6BD4" w:rsidP="00996CC5">
            <w:pPr>
              <w:pStyle w:val="Algorithm"/>
              <w:keepNext/>
            </w:pPr>
            <w:r>
              <w:tab/>
            </w:r>
            <w:r>
              <w:tab/>
            </w:r>
            <w:r>
              <w:tab/>
            </w:r>
            <w:r>
              <w:tab/>
            </w:r>
            <w:r>
              <w:tab/>
            </w:r>
            <w:r w:rsidRPr="00F4499D">
              <w:rPr>
                <w:b/>
                <w:bCs w:val="0"/>
              </w:rPr>
              <w:t>return</w:t>
            </w:r>
            <w:r>
              <w:t xml:space="preserve"> </w:t>
            </w:r>
            <m:oMath>
              <m:r>
                <w:rPr>
                  <w:rFonts w:ascii="Cambria Math" w:hAnsi="Cambria Math"/>
                </w:rPr>
                <m:t>true</m:t>
              </m:r>
            </m:oMath>
          </w:p>
        </w:tc>
        <w:tc>
          <w:tcPr>
            <w:tcW w:w="988" w:type="pct"/>
            <w:vMerge/>
            <w:shd w:val="clear" w:color="auto" w:fill="E1F1CC"/>
            <w:vAlign w:val="center"/>
          </w:tcPr>
          <w:p w14:paraId="59CD172B" w14:textId="77777777" w:rsidR="008A6BD4" w:rsidRDefault="008A6BD4" w:rsidP="00996CC5">
            <w:pPr>
              <w:pStyle w:val="Algorithm"/>
              <w:keepNext/>
              <w:jc w:val="center"/>
            </w:pPr>
          </w:p>
        </w:tc>
      </w:tr>
      <w:tr w:rsidR="008A6BD4" w14:paraId="44CE4B0F" w14:textId="77777777" w:rsidTr="00996CC5">
        <w:trPr>
          <w:trHeight w:val="293"/>
        </w:trPr>
        <w:tc>
          <w:tcPr>
            <w:tcW w:w="211" w:type="pct"/>
            <w:tcBorders>
              <w:top w:val="nil"/>
              <w:left w:val="nil"/>
              <w:bottom w:val="nil"/>
              <w:right w:val="nil"/>
            </w:tcBorders>
          </w:tcPr>
          <w:p w14:paraId="67E51941"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5B06C879" w14:textId="77777777" w:rsidR="008A6BD4" w:rsidRDefault="008A6BD4" w:rsidP="00996CC5">
            <w:pPr>
              <w:pStyle w:val="Algorithm"/>
              <w:keepNext/>
            </w:pPr>
            <w:r>
              <w:tab/>
            </w:r>
            <w:r>
              <w:tab/>
            </w:r>
            <w:r>
              <w:tab/>
            </w:r>
            <w:r>
              <w:tab/>
            </w:r>
            <w:r w:rsidRPr="00F92CF1">
              <w:rPr>
                <w:b/>
                <w:bCs w:val="0"/>
              </w:rPr>
              <w:t>else</w:t>
            </w:r>
            <w:r>
              <w:t xml:space="preserve">: </w:t>
            </w:r>
          </w:p>
        </w:tc>
        <w:tc>
          <w:tcPr>
            <w:tcW w:w="988" w:type="pct"/>
            <w:vMerge/>
            <w:shd w:val="clear" w:color="auto" w:fill="E1F1CC"/>
            <w:vAlign w:val="center"/>
          </w:tcPr>
          <w:p w14:paraId="2E45BF72" w14:textId="77777777" w:rsidR="008A6BD4" w:rsidRDefault="008A6BD4" w:rsidP="00996CC5">
            <w:pPr>
              <w:pStyle w:val="Algorithm"/>
              <w:keepNext/>
              <w:jc w:val="center"/>
            </w:pPr>
          </w:p>
        </w:tc>
      </w:tr>
      <w:tr w:rsidR="008A6BD4" w14:paraId="542CD957" w14:textId="77777777" w:rsidTr="00996CC5">
        <w:trPr>
          <w:trHeight w:val="293"/>
        </w:trPr>
        <w:tc>
          <w:tcPr>
            <w:tcW w:w="211" w:type="pct"/>
            <w:tcBorders>
              <w:top w:val="nil"/>
              <w:left w:val="nil"/>
              <w:bottom w:val="nil"/>
              <w:right w:val="nil"/>
            </w:tcBorders>
          </w:tcPr>
          <w:p w14:paraId="392265B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7A46967" w14:textId="77777777" w:rsidR="008A6BD4" w:rsidRDefault="008A6BD4" w:rsidP="00996CC5">
            <w:pPr>
              <w:pStyle w:val="Algorithm"/>
              <w:keepNext/>
            </w:pPr>
            <w:r>
              <w:tab/>
            </w:r>
            <w:r>
              <w:tab/>
            </w:r>
            <w:r>
              <w:tab/>
            </w:r>
            <w:r>
              <w:tab/>
            </w:r>
            <w:r>
              <w:tab/>
            </w:r>
            <m:oMath>
              <m:d>
                <m:dPr>
                  <m:ctrlPr>
                    <w:rPr>
                      <w:rFonts w:ascii="Cambria Math" w:hAnsi="Cambria Math"/>
                      <w:i/>
                    </w:rPr>
                  </m:ctrlPr>
                </m:dPr>
                <m:e>
                  <m:r>
                    <w:rPr>
                      <w:rFonts w:ascii="Cambria Math" w:hAnsi="Cambria Math"/>
                    </w:rPr>
                    <m:t>assignments,M</m:t>
                  </m:r>
                </m:e>
              </m:d>
              <m:r>
                <w:rPr>
                  <w:rFonts w:ascii="Cambria Math" w:eastAsiaTheme="minorEastAsia" w:hAnsi="Cambria Math"/>
                </w:rPr>
                <m:t>←</m:t>
              </m:r>
              <m:r>
                <w:rPr>
                  <w:rFonts w:ascii="Cambria Math" w:hAnsi="Cambria Math"/>
                </w:rPr>
                <m:t>oldState</m:t>
              </m:r>
            </m:oMath>
          </w:p>
        </w:tc>
        <w:tc>
          <w:tcPr>
            <w:tcW w:w="988" w:type="pct"/>
            <w:vMerge/>
            <w:shd w:val="clear" w:color="auto" w:fill="E1F1CC"/>
            <w:vAlign w:val="center"/>
          </w:tcPr>
          <w:p w14:paraId="796C8B67" w14:textId="77777777" w:rsidR="008A6BD4" w:rsidRDefault="008A6BD4" w:rsidP="00996CC5">
            <w:pPr>
              <w:pStyle w:val="Algorithm"/>
              <w:keepNext/>
              <w:jc w:val="center"/>
            </w:pPr>
          </w:p>
        </w:tc>
      </w:tr>
      <w:tr w:rsidR="008A6BD4" w:rsidRPr="00F4499D" w14:paraId="21427AEB" w14:textId="77777777" w:rsidTr="00996CC5">
        <w:trPr>
          <w:trHeight w:val="293"/>
        </w:trPr>
        <w:tc>
          <w:tcPr>
            <w:tcW w:w="211" w:type="pct"/>
            <w:tcBorders>
              <w:top w:val="nil"/>
              <w:left w:val="nil"/>
              <w:bottom w:val="single" w:sz="4" w:space="0" w:color="auto"/>
              <w:right w:val="nil"/>
            </w:tcBorders>
          </w:tcPr>
          <w:p w14:paraId="579AC03C"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66CDB1A2" w14:textId="77777777" w:rsidR="008A6BD4" w:rsidRPr="00F4499D" w:rsidRDefault="008A6BD4" w:rsidP="00996CC5">
            <w:pPr>
              <w:pStyle w:val="Algorithm"/>
              <w:keepNext/>
            </w:pP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c>
          <w:tcPr>
            <w:tcW w:w="988" w:type="pct"/>
            <w:vMerge/>
            <w:shd w:val="clear" w:color="auto" w:fill="E1F1CC"/>
            <w:vAlign w:val="center"/>
          </w:tcPr>
          <w:p w14:paraId="7C248D02" w14:textId="77777777" w:rsidR="008A6BD4" w:rsidRDefault="008A6BD4" w:rsidP="00996CC5">
            <w:pPr>
              <w:pStyle w:val="Algorithm"/>
              <w:keepNext/>
              <w:jc w:val="center"/>
            </w:pPr>
          </w:p>
        </w:tc>
      </w:tr>
      <w:tr w:rsidR="008A6BD4" w14:paraId="41EABCC3" w14:textId="77777777" w:rsidTr="00996CC5">
        <w:trPr>
          <w:trHeight w:val="293"/>
        </w:trPr>
        <w:tc>
          <w:tcPr>
            <w:tcW w:w="211" w:type="pct"/>
            <w:tcBorders>
              <w:top w:val="single" w:sz="4" w:space="0" w:color="auto"/>
              <w:left w:val="nil"/>
              <w:bottom w:val="single" w:sz="4" w:space="0" w:color="auto"/>
              <w:right w:val="nil"/>
            </w:tcBorders>
          </w:tcPr>
          <w:p w14:paraId="0E724026"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50139CD0" w14:textId="77777777" w:rsidR="008A6BD4" w:rsidRDefault="008A6BD4" w:rsidP="00996CC5">
            <w:pPr>
              <w:pStyle w:val="Algorithm"/>
              <w:keepNext/>
            </w:pPr>
            <w:r>
              <w:tab/>
            </w:r>
            <w:r>
              <w:tab/>
            </w:r>
            <m:oMath>
              <m:r>
                <w:rPr>
                  <w:rFonts w:ascii="Cambria Math" w:hAnsi="Cambria Math"/>
                </w:rPr>
                <m:t>path←</m:t>
              </m:r>
            </m:oMath>
            <w:r>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1B73BB72" w14:textId="77777777" w:rsidR="008A6BD4" w:rsidRDefault="008A6BD4" w:rsidP="00996CC5">
            <w:pPr>
              <w:pStyle w:val="Algorithm"/>
              <w:keepNext/>
              <w:jc w:val="center"/>
            </w:pPr>
            <w:r w:rsidRPr="00397A09">
              <w:rPr>
                <w:b/>
                <w:bCs w:val="0"/>
              </w:rPr>
              <w:t>Plan Actions</w:t>
            </w:r>
          </w:p>
        </w:tc>
      </w:tr>
      <w:tr w:rsidR="008A6BD4" w14:paraId="5E47DAD2" w14:textId="77777777" w:rsidTr="00996CC5">
        <w:trPr>
          <w:trHeight w:val="293"/>
        </w:trPr>
        <w:tc>
          <w:tcPr>
            <w:tcW w:w="211" w:type="pct"/>
            <w:tcBorders>
              <w:top w:val="single" w:sz="4" w:space="0" w:color="auto"/>
              <w:left w:val="nil"/>
              <w:bottom w:val="nil"/>
              <w:right w:val="nil"/>
            </w:tcBorders>
          </w:tcPr>
          <w:p w14:paraId="65584F18"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07DF25C9" w14:textId="77777777" w:rsidR="008A6BD4" w:rsidRDefault="008A6BD4" w:rsidP="00996CC5">
            <w:pPr>
              <w:pStyle w:val="Algorithm"/>
              <w:keepNext/>
            </w:pPr>
            <w:r>
              <w:tab/>
            </w:r>
            <w:r>
              <w:tab/>
            </w:r>
            <w:r w:rsidRPr="0004469D">
              <w:rPr>
                <w:b/>
                <w:bCs w:val="0"/>
              </w:rPr>
              <w:t>if</w:t>
            </w:r>
            <w:r>
              <w:t xml:space="preserve"> </w:t>
            </w:r>
            <m:oMath>
              <m:r>
                <w:rPr>
                  <w:rFonts w:ascii="Cambria Math" w:hAnsi="Cambria Math"/>
                </w:rPr>
                <m:t>path≠∅:</m:t>
              </m:r>
            </m:oMath>
          </w:p>
        </w:tc>
        <w:tc>
          <w:tcPr>
            <w:tcW w:w="988" w:type="pct"/>
            <w:vMerge w:val="restart"/>
            <w:shd w:val="clear" w:color="auto" w:fill="E1F1CC"/>
            <w:vAlign w:val="center"/>
          </w:tcPr>
          <w:p w14:paraId="16B9503C" w14:textId="77777777" w:rsidR="008A6BD4" w:rsidRDefault="008A6BD4" w:rsidP="00996CC5">
            <w:pPr>
              <w:pStyle w:val="Algorithm"/>
              <w:keepNext/>
              <w:jc w:val="center"/>
            </w:pPr>
            <w:r w:rsidRPr="00397A09">
              <w:rPr>
                <w:b/>
                <w:bCs w:val="0"/>
              </w:rPr>
              <w:t>Manage Tasks</w:t>
            </w:r>
          </w:p>
        </w:tc>
      </w:tr>
      <w:tr w:rsidR="008A6BD4" w14:paraId="27AB23AD" w14:textId="77777777" w:rsidTr="00996CC5">
        <w:trPr>
          <w:trHeight w:val="293"/>
        </w:trPr>
        <w:tc>
          <w:tcPr>
            <w:tcW w:w="211" w:type="pct"/>
            <w:tcBorders>
              <w:top w:val="nil"/>
              <w:left w:val="nil"/>
              <w:bottom w:val="nil"/>
              <w:right w:val="nil"/>
            </w:tcBorders>
          </w:tcPr>
          <w:p w14:paraId="05A2A001"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AE1078D" w14:textId="77777777" w:rsidR="008A6BD4" w:rsidRDefault="008A6BD4" w:rsidP="00996CC5">
            <w:pPr>
              <w:pStyle w:val="Algorithm"/>
              <w:keepNext/>
            </w:pPr>
            <w:r>
              <w:tab/>
            </w:r>
            <w:r>
              <w:tab/>
            </w:r>
            <w:r>
              <w:tab/>
            </w:r>
            <w:r w:rsidRPr="0004469D">
              <w:rPr>
                <w:b/>
                <w:bCs w:val="0"/>
              </w:rPr>
              <w:t>return</w:t>
            </w:r>
            <w:r>
              <w:t xml:space="preserve"> </w:t>
            </w:r>
            <m:oMath>
              <m:r>
                <w:rPr>
                  <w:rFonts w:ascii="Cambria Math" w:hAnsi="Cambria Math"/>
                </w:rPr>
                <m:t>true</m:t>
              </m:r>
            </m:oMath>
          </w:p>
        </w:tc>
        <w:tc>
          <w:tcPr>
            <w:tcW w:w="988" w:type="pct"/>
            <w:vMerge/>
            <w:shd w:val="clear" w:color="auto" w:fill="E1F1CC"/>
            <w:vAlign w:val="center"/>
          </w:tcPr>
          <w:p w14:paraId="35EB871D" w14:textId="77777777" w:rsidR="008A6BD4" w:rsidRDefault="008A6BD4" w:rsidP="00996CC5">
            <w:pPr>
              <w:pStyle w:val="Algorithm"/>
              <w:keepNext/>
              <w:jc w:val="center"/>
            </w:pPr>
          </w:p>
        </w:tc>
      </w:tr>
      <w:tr w:rsidR="008A6BD4" w14:paraId="63583A3F" w14:textId="77777777" w:rsidTr="00996CC5">
        <w:trPr>
          <w:trHeight w:val="293"/>
        </w:trPr>
        <w:tc>
          <w:tcPr>
            <w:tcW w:w="211" w:type="pct"/>
            <w:tcBorders>
              <w:top w:val="nil"/>
              <w:left w:val="nil"/>
              <w:bottom w:val="nil"/>
              <w:right w:val="nil"/>
            </w:tcBorders>
          </w:tcPr>
          <w:p w14:paraId="6B8469E7"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51DFBCC0" w14:textId="77777777" w:rsidR="008A6BD4" w:rsidRDefault="008A6BD4" w:rsidP="00996CC5">
            <w:pPr>
              <w:pStyle w:val="Algorithm"/>
              <w:keepNext/>
            </w:pPr>
            <w:r>
              <w:tab/>
            </w:r>
            <w:r w:rsidRPr="007260FC">
              <w:rPr>
                <w:b/>
                <w:bCs w:val="0"/>
              </w:rPr>
              <w:t>else</w:t>
            </w:r>
            <w:r>
              <w:t>:</w:t>
            </w:r>
          </w:p>
        </w:tc>
        <w:tc>
          <w:tcPr>
            <w:tcW w:w="988" w:type="pct"/>
            <w:vMerge/>
            <w:shd w:val="clear" w:color="auto" w:fill="E1F1CC"/>
            <w:vAlign w:val="center"/>
          </w:tcPr>
          <w:p w14:paraId="0F58F914" w14:textId="77777777" w:rsidR="008A6BD4" w:rsidRDefault="008A6BD4" w:rsidP="00996CC5">
            <w:pPr>
              <w:pStyle w:val="Algorithm"/>
              <w:keepNext/>
              <w:jc w:val="center"/>
            </w:pPr>
          </w:p>
        </w:tc>
      </w:tr>
      <w:tr w:rsidR="008A6BD4" w:rsidRPr="00E13A2B" w14:paraId="3F39FEF5" w14:textId="77777777" w:rsidTr="00996CC5">
        <w:trPr>
          <w:trHeight w:val="293"/>
        </w:trPr>
        <w:tc>
          <w:tcPr>
            <w:tcW w:w="211" w:type="pct"/>
            <w:tcBorders>
              <w:top w:val="nil"/>
              <w:left w:val="nil"/>
              <w:bottom w:val="single" w:sz="4" w:space="0" w:color="auto"/>
              <w:right w:val="nil"/>
            </w:tcBorders>
          </w:tcPr>
          <w:p w14:paraId="4ABF75C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2E15320C" w14:textId="77777777" w:rsidR="008A6BD4" w:rsidRPr="00E13A2B" w:rsidRDefault="008A6BD4" w:rsidP="00996CC5">
            <w:pPr>
              <w:pStyle w:val="Algorithm"/>
              <w:keepNext/>
            </w:pP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c>
          <w:tcPr>
            <w:tcW w:w="988" w:type="pct"/>
            <w:vMerge/>
            <w:shd w:val="clear" w:color="auto" w:fill="E1F1CC"/>
            <w:vAlign w:val="center"/>
          </w:tcPr>
          <w:p w14:paraId="7E2DD464" w14:textId="77777777" w:rsidR="008A6BD4" w:rsidRDefault="008A6BD4" w:rsidP="00996CC5">
            <w:pPr>
              <w:pStyle w:val="Algorithm"/>
              <w:keepNext/>
              <w:jc w:val="center"/>
            </w:pPr>
          </w:p>
        </w:tc>
      </w:tr>
      <w:tr w:rsidR="008A6BD4" w:rsidRPr="00E13A2B" w14:paraId="254C6B63" w14:textId="77777777" w:rsidTr="00996CC5">
        <w:trPr>
          <w:trHeight w:val="293"/>
        </w:trPr>
        <w:tc>
          <w:tcPr>
            <w:tcW w:w="211" w:type="pct"/>
            <w:tcBorders>
              <w:top w:val="single" w:sz="4" w:space="0" w:color="auto"/>
              <w:left w:val="nil"/>
              <w:bottom w:val="single" w:sz="4" w:space="0" w:color="auto"/>
              <w:right w:val="nil"/>
            </w:tcBorders>
          </w:tcPr>
          <w:p w14:paraId="2EF6D5F2"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4E7A6FB1" w14:textId="77777777" w:rsidR="008A6BD4" w:rsidRPr="00E13A2B" w:rsidRDefault="008A6BD4" w:rsidP="00996CC5">
            <w:pPr>
              <w:pStyle w:val="Algorithm"/>
              <w:keepNext/>
            </w:pPr>
            <w:r w:rsidRPr="00E13A2B">
              <w:tab/>
            </w:r>
            <w:r>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4A1BBDC8" w14:textId="77777777" w:rsidR="008A6BD4" w:rsidRPr="00E13A2B" w:rsidRDefault="008A6BD4" w:rsidP="00996CC5">
            <w:pPr>
              <w:pStyle w:val="Algorithm"/>
              <w:keepNext/>
              <w:jc w:val="center"/>
            </w:pPr>
            <w:r w:rsidRPr="00397A09">
              <w:rPr>
                <w:b/>
                <w:bCs w:val="0"/>
              </w:rPr>
              <w:t>Plan Actions</w:t>
            </w:r>
          </w:p>
        </w:tc>
      </w:tr>
      <w:tr w:rsidR="008A6BD4" w:rsidRPr="00E13A2B" w14:paraId="5FC619C9" w14:textId="77777777" w:rsidTr="00996CC5">
        <w:trPr>
          <w:trHeight w:val="293"/>
        </w:trPr>
        <w:tc>
          <w:tcPr>
            <w:tcW w:w="211" w:type="pct"/>
            <w:tcBorders>
              <w:top w:val="single" w:sz="4" w:space="0" w:color="auto"/>
              <w:left w:val="nil"/>
              <w:bottom w:val="single" w:sz="4" w:space="0" w:color="auto"/>
              <w:right w:val="nil"/>
            </w:tcBorders>
          </w:tcPr>
          <w:p w14:paraId="7FC0849C"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17AC5819" w14:textId="77777777" w:rsidR="008A6BD4" w:rsidRPr="00E13A2B" w:rsidRDefault="008A6BD4" w:rsidP="00996CC5">
            <w:pPr>
              <w:pStyle w:val="Algorithm"/>
              <w:keepNext/>
            </w:pPr>
            <w:r w:rsidRPr="00E13A2B">
              <w:tab/>
            </w:r>
            <w:r>
              <w:tab/>
            </w:r>
            <w:r w:rsidRPr="00B25624">
              <w:rPr>
                <w:b/>
                <w:bCs w:val="0"/>
              </w:rPr>
              <w:t>else</w:t>
            </w:r>
            <w:r>
              <w:t>:</w:t>
            </w:r>
          </w:p>
        </w:tc>
        <w:tc>
          <w:tcPr>
            <w:tcW w:w="988" w:type="pct"/>
            <w:shd w:val="clear" w:color="auto" w:fill="E1F1CC"/>
            <w:vAlign w:val="center"/>
          </w:tcPr>
          <w:p w14:paraId="49BC81A3" w14:textId="77777777" w:rsidR="008A6BD4" w:rsidRPr="00E13A2B" w:rsidRDefault="008A6BD4" w:rsidP="00996CC5">
            <w:pPr>
              <w:pStyle w:val="Algorithm"/>
              <w:keepNext/>
              <w:jc w:val="center"/>
            </w:pPr>
            <w:r w:rsidRPr="00397A09">
              <w:rPr>
                <w:b/>
                <w:bCs w:val="0"/>
              </w:rPr>
              <w:t>Manage Tasks</w:t>
            </w:r>
          </w:p>
        </w:tc>
      </w:tr>
      <w:tr w:rsidR="008A6BD4" w:rsidRPr="00E13A2B" w14:paraId="56461EA6" w14:textId="77777777" w:rsidTr="00996CC5">
        <w:trPr>
          <w:trHeight w:val="293"/>
        </w:trPr>
        <w:tc>
          <w:tcPr>
            <w:tcW w:w="211" w:type="pct"/>
            <w:tcBorders>
              <w:top w:val="single" w:sz="4" w:space="0" w:color="auto"/>
              <w:left w:val="nil"/>
              <w:bottom w:val="single" w:sz="4" w:space="0" w:color="auto"/>
              <w:right w:val="nil"/>
            </w:tcBorders>
          </w:tcPr>
          <w:p w14:paraId="4DD8307A"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79C886D8" w14:textId="77777777" w:rsidR="008A6BD4" w:rsidRPr="00E13A2B" w:rsidRDefault="008A6BD4" w:rsidP="00996CC5">
            <w:pPr>
              <w:pStyle w:val="Algorithm"/>
              <w:keepNext/>
            </w:pPr>
            <w:r w:rsidRPr="00E13A2B">
              <w:tab/>
            </w:r>
            <w:r w:rsidRPr="00E13A2B">
              <w:tab/>
            </w:r>
            <w:r>
              <w:tab/>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1CE9F419" w14:textId="77777777" w:rsidR="008A6BD4" w:rsidRPr="00E13A2B" w:rsidRDefault="008A6BD4" w:rsidP="00996CC5">
            <w:pPr>
              <w:pStyle w:val="Algorithm"/>
              <w:keepNext/>
              <w:jc w:val="center"/>
            </w:pPr>
            <w:r w:rsidRPr="00397A09">
              <w:rPr>
                <w:b/>
                <w:bCs w:val="0"/>
              </w:rPr>
              <w:t>Plan Actions</w:t>
            </w:r>
          </w:p>
        </w:tc>
      </w:tr>
      <w:tr w:rsidR="008A6BD4" w:rsidRPr="00B25624" w14:paraId="0FDB1E4C" w14:textId="77777777" w:rsidTr="00996CC5">
        <w:trPr>
          <w:trHeight w:val="293"/>
        </w:trPr>
        <w:tc>
          <w:tcPr>
            <w:tcW w:w="211" w:type="pct"/>
            <w:tcBorders>
              <w:top w:val="single" w:sz="4" w:space="0" w:color="auto"/>
              <w:left w:val="nil"/>
              <w:bottom w:val="nil"/>
              <w:right w:val="nil"/>
            </w:tcBorders>
          </w:tcPr>
          <w:p w14:paraId="5B12AFA7"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76E98257" w14:textId="77777777" w:rsidR="008A6BD4" w:rsidRPr="00B25624" w:rsidRDefault="008A6BD4" w:rsidP="00996CC5">
            <w:pPr>
              <w:pStyle w:val="Algorithm"/>
              <w:keepNext/>
            </w:pPr>
            <w:r>
              <w:rPr>
                <w:b/>
                <w:bCs w:val="0"/>
              </w:rPr>
              <w:tab/>
            </w:r>
            <w:r>
              <w:rPr>
                <w:b/>
                <w:bCs w:val="0"/>
              </w:rPr>
              <w:tab/>
              <w:t xml:space="preserve">return </w:t>
            </w:r>
            <m:oMath>
              <m:r>
                <w:rPr>
                  <w:rFonts w:ascii="Cambria Math" w:hAnsi="Cambria Math"/>
                </w:rPr>
                <m:t>true</m:t>
              </m:r>
            </m:oMath>
          </w:p>
        </w:tc>
        <w:tc>
          <w:tcPr>
            <w:tcW w:w="988" w:type="pct"/>
            <w:vMerge w:val="restart"/>
            <w:shd w:val="clear" w:color="auto" w:fill="E1F1CC"/>
            <w:vAlign w:val="center"/>
          </w:tcPr>
          <w:p w14:paraId="773A3A4A" w14:textId="77777777" w:rsidR="008A6BD4" w:rsidRDefault="008A6BD4" w:rsidP="00996CC5">
            <w:pPr>
              <w:pStyle w:val="Algorithm"/>
              <w:keepNext/>
              <w:jc w:val="center"/>
              <w:rPr>
                <w:b/>
                <w:bCs w:val="0"/>
              </w:rPr>
            </w:pPr>
            <w:r w:rsidRPr="00397A09">
              <w:rPr>
                <w:b/>
                <w:bCs w:val="0"/>
              </w:rPr>
              <w:t>Manage Tasks</w:t>
            </w:r>
          </w:p>
        </w:tc>
      </w:tr>
      <w:tr w:rsidR="008A6BD4" w14:paraId="465BDEBA" w14:textId="77777777" w:rsidTr="00996CC5">
        <w:trPr>
          <w:trHeight w:val="293"/>
        </w:trPr>
        <w:tc>
          <w:tcPr>
            <w:tcW w:w="211" w:type="pct"/>
            <w:tcBorders>
              <w:top w:val="nil"/>
              <w:left w:val="nil"/>
              <w:right w:val="nil"/>
            </w:tcBorders>
          </w:tcPr>
          <w:p w14:paraId="6426155C" w14:textId="77777777" w:rsidR="008A6BD4" w:rsidRPr="00E13A2B" w:rsidRDefault="008A6BD4">
            <w:pPr>
              <w:pStyle w:val="Algorithm"/>
              <w:keepNext/>
              <w:numPr>
                <w:ilvl w:val="0"/>
                <w:numId w:val="19"/>
              </w:numPr>
              <w:rPr>
                <w:rFonts w:cstheme="minorHAnsi"/>
              </w:rPr>
            </w:pPr>
          </w:p>
        </w:tc>
        <w:tc>
          <w:tcPr>
            <w:tcW w:w="3801" w:type="pct"/>
            <w:tcBorders>
              <w:top w:val="nil"/>
              <w:left w:val="nil"/>
            </w:tcBorders>
          </w:tcPr>
          <w:p w14:paraId="240E5CC4" w14:textId="77777777" w:rsidR="008A6BD4" w:rsidRDefault="008A6BD4" w:rsidP="00996CC5">
            <w:pPr>
              <w:pStyle w:val="Algorithm"/>
              <w:keepNext/>
              <w:rPr>
                <w:b/>
                <w:bCs w:val="0"/>
              </w:rPr>
            </w:pPr>
            <w:r>
              <w:rPr>
                <w:b/>
                <w:bCs w:val="0"/>
              </w:rPr>
              <w:tab/>
              <w:t xml:space="preserve">return </w:t>
            </w:r>
            <m:oMath>
              <m:r>
                <w:rPr>
                  <w:rFonts w:ascii="Cambria Math" w:hAnsi="Cambria Math"/>
                </w:rPr>
                <m:t>false</m:t>
              </m:r>
            </m:oMath>
          </w:p>
        </w:tc>
        <w:tc>
          <w:tcPr>
            <w:tcW w:w="988" w:type="pct"/>
            <w:vMerge/>
            <w:shd w:val="clear" w:color="auto" w:fill="E1F1CC"/>
          </w:tcPr>
          <w:p w14:paraId="560985B9" w14:textId="77777777" w:rsidR="008A6BD4" w:rsidRDefault="008A6BD4" w:rsidP="00996CC5">
            <w:pPr>
              <w:pStyle w:val="Algorithm"/>
              <w:keepNext/>
              <w:rPr>
                <w:b/>
                <w:bCs w:val="0"/>
              </w:rPr>
            </w:pPr>
          </w:p>
        </w:tc>
      </w:tr>
    </w:tbl>
    <w:p w14:paraId="5A9EAD98" w14:textId="77777777" w:rsidR="008A6BD4" w:rsidRDefault="008A6BD4" w:rsidP="008A6BD4">
      <w:pPr>
        <w:spacing w:line="480" w:lineRule="auto"/>
        <w:contextualSpacing/>
        <w:rPr>
          <w:rFonts w:cs="Times New Roman"/>
          <w:szCs w:val="24"/>
        </w:rPr>
      </w:pPr>
    </w:p>
    <w:p w14:paraId="63FFDAD2" w14:textId="77777777" w:rsidR="00B675D1" w:rsidRDefault="00B675D1" w:rsidP="00B675D1">
      <w:pPr>
        <w:spacing w:line="480" w:lineRule="auto"/>
        <w:contextualSpacing/>
        <w:rPr>
          <w:rFonts w:cs="Times New Roman"/>
          <w:szCs w:val="24"/>
        </w:rPr>
      </w:pPr>
    </w:p>
    <w:p w14:paraId="03F61F3F" w14:textId="3D350751" w:rsidR="00B675D1" w:rsidRDefault="00B675D1" w:rsidP="008A6BD4">
      <w:pPr>
        <w:spacing w:line="480" w:lineRule="auto"/>
        <w:ind w:firstLine="720"/>
        <w:contextualSpacing/>
        <w:rPr>
          <w:rFonts w:cs="Times New Roman"/>
          <w:szCs w:val="24"/>
        </w:rPr>
      </w:pPr>
      <w:r>
        <w:rPr>
          <w:rFonts w:cs="Times New Roman"/>
          <w:szCs w:val="24"/>
        </w:rPr>
        <w:t xml:space="preserve">The state machine design pattern allows for two methods of fixing this problem. First, the state machine can be adjusted with a logical branch uncritically allowing this behavior, shown in </w:t>
      </w:r>
      <w:r w:rsidR="00231A77">
        <w:rPr>
          <w:rFonts w:cs="Times New Roman"/>
          <w:szCs w:val="24"/>
        </w:rPr>
        <w:fldChar w:fldCharType="begin"/>
      </w:r>
      <w:r w:rsidR="00231A77">
        <w:rPr>
          <w:rFonts w:cs="Times New Roman"/>
          <w:szCs w:val="24"/>
        </w:rPr>
        <w:instrText xml:space="preserve"> REF _Ref151165180 \h </w:instrText>
      </w:r>
      <w:r w:rsidR="00231A77">
        <w:rPr>
          <w:rFonts w:cs="Times New Roman"/>
          <w:szCs w:val="24"/>
        </w:rPr>
      </w:r>
      <w:r w:rsidR="00231A77">
        <w:rPr>
          <w:rFonts w:cs="Times New Roman"/>
          <w:szCs w:val="24"/>
        </w:rPr>
        <w:fldChar w:fldCharType="separate"/>
      </w:r>
      <w:r w:rsidR="003667A2" w:rsidRPr="004B4950">
        <w:rPr>
          <w:rFonts w:cs="Times New Roman"/>
          <w:b/>
          <w:bCs/>
          <w:szCs w:val="24"/>
        </w:rPr>
        <w:t xml:space="preserve">Figure </w:t>
      </w:r>
      <w:r w:rsidR="003667A2">
        <w:rPr>
          <w:rFonts w:cs="Times New Roman"/>
          <w:b/>
          <w:bCs/>
          <w:noProof/>
          <w:szCs w:val="24"/>
        </w:rPr>
        <w:t>12</w:t>
      </w:r>
      <w:r w:rsidR="00231A77">
        <w:rPr>
          <w:rFonts w:cs="Times New Roman"/>
          <w:szCs w:val="24"/>
        </w:rPr>
        <w:fldChar w:fldCharType="end"/>
      </w:r>
      <w:r>
        <w:rPr>
          <w:rFonts w:cs="Times New Roman"/>
          <w:szCs w:val="24"/>
        </w:rPr>
        <w:t xml:space="preserve">. This is akin to direct manipulation of the data intended to be managed within the action planning state. Because the underlying routines may be called </w:t>
      </w:r>
      <w:r>
        <w:rPr>
          <w:rFonts w:cs="Times New Roman"/>
          <w:szCs w:val="24"/>
        </w:rPr>
        <w:lastRenderedPageBreak/>
        <w:t>from anywhere, as is done in the direct implementation of TPTS, this is not really a problem.</w:t>
      </w:r>
    </w:p>
    <w:p w14:paraId="141967AA" w14:textId="77777777" w:rsidR="00B675D1" w:rsidRDefault="00B675D1" w:rsidP="00B675D1">
      <w:pPr>
        <w:keepNext/>
        <w:contextualSpacing/>
      </w:pPr>
      <w:r w:rsidRPr="00305880">
        <w:rPr>
          <w:rFonts w:cs="Times New Roman"/>
          <w:noProof/>
          <w:szCs w:val="24"/>
        </w:rPr>
        <w:drawing>
          <wp:inline distT="0" distB="0" distL="0" distR="0" wp14:anchorId="78D8FF96" wp14:editId="074FF8CC">
            <wp:extent cx="5486400" cy="2285365"/>
            <wp:effectExtent l="0" t="0" r="0" b="635"/>
            <wp:docPr id="925818297" name="Graphic 1" descr="Modified state machine diagram, showing a new branch which accounts for simultaneous task and path planning during the manage tasks state. The branch connects the task management state directly to the state in which the agent queue is checked for agents without plans, skipping the action planning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18297" name="Graphic 1" descr="Modified state machine diagram, showing a new branch which accounts for simultaneous task and path planning during the manage tasks state. The branch connects the task management state directly to the state in which the agent queue is checked for agents without plans, skipping the action planning phase."/>
                    <pic:cNvPicPr/>
                  </pic:nvPicPr>
                  <pic:blipFill>
                    <a:blip r:embed="rId46">
                      <a:extLst>
                        <a:ext uri="{96DAC541-7B7A-43D3-8B79-37D633B846F1}">
                          <asvg:svgBlip xmlns:asvg="http://schemas.microsoft.com/office/drawing/2016/SVG/main" r:embed="rId47"/>
                        </a:ext>
                      </a:extLst>
                    </a:blip>
                    <a:stretch>
                      <a:fillRect/>
                    </a:stretch>
                  </pic:blipFill>
                  <pic:spPr>
                    <a:xfrm>
                      <a:off x="0" y="0"/>
                      <a:ext cx="5486400" cy="2285365"/>
                    </a:xfrm>
                    <a:prstGeom prst="rect">
                      <a:avLst/>
                    </a:prstGeom>
                  </pic:spPr>
                </pic:pic>
              </a:graphicData>
            </a:graphic>
          </wp:inline>
        </w:drawing>
      </w:r>
    </w:p>
    <w:p w14:paraId="441C8AC3" w14:textId="242C3FC7" w:rsidR="00CA2103" w:rsidRPr="00CA2103" w:rsidRDefault="00B675D1" w:rsidP="00F77EC0">
      <w:pPr>
        <w:pStyle w:val="Caption"/>
        <w:keepLines/>
        <w:jc w:val="center"/>
        <w:rPr>
          <w:rFonts w:cs="Times New Roman"/>
          <w:vanish/>
          <w:szCs w:val="24"/>
          <w:specVanish/>
        </w:rPr>
      </w:pPr>
      <w:bookmarkStart w:id="103" w:name="_Ref151165180"/>
      <w:bookmarkStart w:id="104" w:name="_Toc151828281"/>
      <w:r w:rsidRPr="004B4950">
        <w:rPr>
          <w:rFonts w:cs="Times New Roman"/>
          <w:b/>
          <w:bCs/>
          <w:szCs w:val="24"/>
        </w:rPr>
        <w:t xml:space="preserve">Figure </w:t>
      </w:r>
      <w:r w:rsidRPr="004B4950">
        <w:rPr>
          <w:rFonts w:cs="Times New Roman"/>
          <w:b/>
          <w:bCs/>
          <w:szCs w:val="24"/>
        </w:rPr>
        <w:fldChar w:fldCharType="begin"/>
      </w:r>
      <w:r w:rsidRPr="004B4950">
        <w:rPr>
          <w:rFonts w:cs="Times New Roman"/>
          <w:b/>
          <w:bCs/>
          <w:szCs w:val="24"/>
        </w:rPr>
        <w:instrText xml:space="preserve"> SEQ Figure \* ARABIC </w:instrText>
      </w:r>
      <w:r w:rsidRPr="004B4950">
        <w:rPr>
          <w:rFonts w:cs="Times New Roman"/>
          <w:b/>
          <w:bCs/>
          <w:szCs w:val="24"/>
        </w:rPr>
        <w:fldChar w:fldCharType="separate"/>
      </w:r>
      <w:r w:rsidR="003667A2">
        <w:rPr>
          <w:rFonts w:cs="Times New Roman"/>
          <w:b/>
          <w:bCs/>
          <w:noProof/>
          <w:szCs w:val="24"/>
        </w:rPr>
        <w:t>12</w:t>
      </w:r>
      <w:r w:rsidRPr="004B4950">
        <w:rPr>
          <w:rFonts w:cs="Times New Roman"/>
          <w:b/>
          <w:bCs/>
          <w:szCs w:val="24"/>
        </w:rPr>
        <w:fldChar w:fldCharType="end"/>
      </w:r>
      <w:bookmarkEnd w:id="103"/>
      <w:r w:rsidRPr="004B4950">
        <w:rPr>
          <w:rFonts w:cs="Times New Roman"/>
          <w:b/>
          <w:bCs/>
          <w:szCs w:val="24"/>
        </w:rPr>
        <w:t>:</w:t>
      </w:r>
      <w:r w:rsidRPr="00305880">
        <w:rPr>
          <w:rFonts w:cs="Times New Roman"/>
          <w:szCs w:val="24"/>
        </w:rPr>
        <w:t xml:space="preserve"> </w:t>
      </w:r>
      <w:r w:rsidR="00CA2103">
        <w:rPr>
          <w:rFonts w:cs="Times New Roman"/>
          <w:szCs w:val="24"/>
        </w:rPr>
        <w:t>Modification of the state machine for simultaneous task and path planning</w:t>
      </w:r>
      <w:bookmarkEnd w:id="104"/>
    </w:p>
    <w:p w14:paraId="2DAAABF1" w14:textId="3CF80B45" w:rsidR="00B675D1" w:rsidRPr="00305880" w:rsidRDefault="00B675D1" w:rsidP="00F77EC0">
      <w:pPr>
        <w:pStyle w:val="Caption"/>
        <w:keepLines/>
        <w:jc w:val="center"/>
        <w:rPr>
          <w:rFonts w:cs="Times New Roman"/>
          <w:szCs w:val="24"/>
        </w:rPr>
      </w:pPr>
      <w:r w:rsidRPr="00305880">
        <w:rPr>
          <w:rFonts w:cs="Times New Roman"/>
          <w:szCs w:val="24"/>
        </w:rPr>
        <w:t>, showing a new branch which accounts for simultaneous task and path planning during the manage tasks state.</w:t>
      </w:r>
    </w:p>
    <w:p w14:paraId="07930576" w14:textId="77777777" w:rsidR="00B675D1" w:rsidRDefault="00B675D1" w:rsidP="00B675D1">
      <w:pPr>
        <w:spacing w:line="480" w:lineRule="auto"/>
        <w:contextualSpacing/>
        <w:rPr>
          <w:rFonts w:cs="Times New Roman"/>
          <w:szCs w:val="24"/>
        </w:rPr>
      </w:pPr>
      <w:r>
        <w:rPr>
          <w:rFonts w:cs="Times New Roman"/>
          <w:szCs w:val="24"/>
        </w:rPr>
        <w:tab/>
        <w:t xml:space="preserve">To adhere to the state flow diagram more strictly (and enjoy its benefits) it is necessary to decouple the task swapping from path planning. This re-introduces the duplication of path searches in the case a task swap occurs, which is intuitively undesirable. However, because the intention of this work is to provide a generalizable method for testing algorithms, it is expected that a significant amount of work will be done by implementors of a particular algorithm to optimize its function in the real-world application space. This is clearly beyond the scope of this work, whose primary aim is to evaluate the </w:t>
      </w:r>
      <w:r w:rsidRPr="001A4DF1">
        <w:rPr>
          <w:rFonts w:cs="Times New Roman"/>
          <w:i/>
          <w:iCs/>
          <w:szCs w:val="24"/>
        </w:rPr>
        <w:t>system performance</w:t>
      </w:r>
      <w:r>
        <w:rPr>
          <w:rFonts w:cs="Times New Roman"/>
          <w:szCs w:val="24"/>
        </w:rPr>
        <w:t xml:space="preserve"> under a multitude of conditions rather than its </w:t>
      </w:r>
      <w:r w:rsidRPr="001A4DF1">
        <w:rPr>
          <w:rFonts w:cs="Times New Roman"/>
          <w:i/>
          <w:iCs/>
          <w:szCs w:val="24"/>
        </w:rPr>
        <w:t xml:space="preserve">program </w:t>
      </w:r>
      <w:r>
        <w:rPr>
          <w:rFonts w:cs="Times New Roman"/>
          <w:i/>
          <w:iCs/>
          <w:szCs w:val="24"/>
        </w:rPr>
        <w:t>runtime</w:t>
      </w:r>
      <w:r>
        <w:rPr>
          <w:rFonts w:cs="Times New Roman"/>
          <w:szCs w:val="24"/>
        </w:rPr>
        <w:t xml:space="preserve">, while still adhering to the logic of the algorithms in use. </w:t>
      </w:r>
    </w:p>
    <w:p w14:paraId="2E45293B" w14:textId="5C74261C" w:rsidR="00B675D1" w:rsidRDefault="00B675D1" w:rsidP="00B675D1">
      <w:pPr>
        <w:spacing w:line="480" w:lineRule="auto"/>
        <w:ind w:firstLine="720"/>
        <w:contextualSpacing/>
        <w:rPr>
          <w:rFonts w:cs="Times New Roman"/>
          <w:szCs w:val="24"/>
        </w:rPr>
      </w:pPr>
      <w:r>
        <w:rPr>
          <w:rFonts w:cs="Times New Roman"/>
          <w:szCs w:val="24"/>
        </w:rPr>
        <w:t xml:space="preserve">To make this possible, a few pseudo-task singletons are introduced to represent an agent’s intent: </w:t>
      </w:r>
      <w:r>
        <w:rPr>
          <w:rFonts w:cs="Times New Roman"/>
          <w:b/>
          <w:bCs/>
          <w:i/>
          <w:iCs/>
          <w:szCs w:val="24"/>
        </w:rPr>
        <w:t>IntendTask</w:t>
      </w:r>
      <w:r>
        <w:rPr>
          <w:rFonts w:cs="Times New Roman"/>
          <w:szCs w:val="24"/>
        </w:rPr>
        <w:t xml:space="preserve">, </w:t>
      </w:r>
      <w:r>
        <w:rPr>
          <w:rFonts w:cs="Times New Roman"/>
          <w:b/>
          <w:bCs/>
          <w:i/>
          <w:iCs/>
          <w:szCs w:val="24"/>
        </w:rPr>
        <w:t>IntendRest</w:t>
      </w:r>
      <w:r>
        <w:rPr>
          <w:rFonts w:cs="Times New Roman"/>
          <w:szCs w:val="24"/>
        </w:rPr>
        <w:t xml:space="preserve">, </w:t>
      </w:r>
      <w:r>
        <w:rPr>
          <w:rFonts w:cs="Times New Roman"/>
          <w:b/>
          <w:bCs/>
          <w:i/>
          <w:iCs/>
          <w:szCs w:val="24"/>
        </w:rPr>
        <w:t>IntendStay</w:t>
      </w:r>
      <w:r>
        <w:rPr>
          <w:rFonts w:cs="Times New Roman"/>
          <w:szCs w:val="24"/>
        </w:rPr>
        <w:t xml:space="preserve">. These will be evaluated in the </w:t>
      </w:r>
      <w:r w:rsidR="00231A77">
        <w:rPr>
          <w:rFonts w:cs="Times New Roman"/>
          <w:szCs w:val="24"/>
        </w:rPr>
        <w:t xml:space="preserve">Action </w:t>
      </w:r>
      <w:r w:rsidR="00231A77">
        <w:rPr>
          <w:rFonts w:cs="Times New Roman"/>
          <w:szCs w:val="24"/>
        </w:rPr>
        <w:lastRenderedPageBreak/>
        <w:t>Planning</w:t>
      </w:r>
      <w:r>
        <w:rPr>
          <w:rFonts w:cs="Times New Roman"/>
          <w:szCs w:val="24"/>
        </w:rPr>
        <w:t xml:space="preserve"> state, shown in </w:t>
      </w:r>
      <w:r w:rsidR="00231A77">
        <w:rPr>
          <w:rFonts w:cs="Times New Roman"/>
          <w:szCs w:val="24"/>
        </w:rPr>
        <w:fldChar w:fldCharType="begin"/>
      </w:r>
      <w:r w:rsidR="00231A77">
        <w:rPr>
          <w:rFonts w:cs="Times New Roman"/>
          <w:szCs w:val="24"/>
        </w:rPr>
        <w:instrText xml:space="preserve"> REF _Ref151164943 \h </w:instrText>
      </w:r>
      <w:r w:rsidR="00231A77">
        <w:rPr>
          <w:rFonts w:cs="Times New Roman"/>
          <w:szCs w:val="24"/>
        </w:rPr>
      </w:r>
      <w:r w:rsidR="00231A77">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9</w:t>
      </w:r>
      <w:r w:rsidR="00231A77">
        <w:rPr>
          <w:rFonts w:cs="Times New Roman"/>
          <w:szCs w:val="24"/>
        </w:rPr>
        <w:fldChar w:fldCharType="end"/>
      </w:r>
      <w:r w:rsidR="00231A77">
        <w:rPr>
          <w:rFonts w:cs="Times New Roman"/>
          <w:szCs w:val="24"/>
        </w:rPr>
        <w:t xml:space="preserve"> </w:t>
      </w:r>
      <w:r>
        <w:rPr>
          <w:rFonts w:cs="Times New Roman"/>
          <w:szCs w:val="24"/>
        </w:rPr>
        <w:t xml:space="preserve">from Chapter </w:t>
      </w:r>
      <w:r w:rsidR="0078564B">
        <w:rPr>
          <w:rFonts w:cs="Times New Roman"/>
          <w:szCs w:val="24"/>
        </w:rPr>
        <w:t>3</w:t>
      </w:r>
      <w:r>
        <w:rPr>
          <w:rFonts w:cs="Times New Roman"/>
          <w:szCs w:val="24"/>
        </w:rPr>
        <w:t xml:space="preserve">, to determine whether </w:t>
      </w:r>
      <w:r>
        <w:rPr>
          <w:rFonts w:cs="Times New Roman"/>
          <w:b/>
          <w:bCs/>
          <w:i/>
          <w:iCs/>
          <w:szCs w:val="24"/>
        </w:rPr>
        <w:t>Path1</w:t>
      </w:r>
      <w:r>
        <w:rPr>
          <w:rFonts w:cs="Times New Roman"/>
          <w:szCs w:val="24"/>
        </w:rPr>
        <w:t xml:space="preserve">, </w:t>
      </w:r>
      <w:r>
        <w:rPr>
          <w:rFonts w:cs="Times New Roman"/>
          <w:b/>
          <w:bCs/>
          <w:i/>
          <w:iCs/>
          <w:szCs w:val="24"/>
        </w:rPr>
        <w:t>Path2</w:t>
      </w:r>
      <w:r>
        <w:rPr>
          <w:rFonts w:cs="Times New Roman"/>
          <w:szCs w:val="24"/>
        </w:rPr>
        <w:t xml:space="preserve">, or </w:t>
      </w:r>
      <w:r>
        <w:rPr>
          <w:rFonts w:cs="Times New Roman"/>
          <w:b/>
          <w:bCs/>
          <w:i/>
          <w:iCs/>
          <w:szCs w:val="24"/>
        </w:rPr>
        <w:t>Stay</w:t>
      </w:r>
      <w:r>
        <w:rPr>
          <w:rFonts w:cs="Times New Roman"/>
          <w:szCs w:val="24"/>
        </w:rPr>
        <w:t xml:space="preserve"> should be called, respectively. Instead, during the task management state the calls to the pathfinders </w:t>
      </w:r>
      <w:r>
        <w:rPr>
          <w:rFonts w:cs="Times New Roman"/>
          <w:b/>
          <w:bCs/>
          <w:i/>
          <w:iCs/>
          <w:szCs w:val="24"/>
        </w:rPr>
        <w:t>Path1</w:t>
      </w:r>
      <w:r>
        <w:rPr>
          <w:rFonts w:cs="Times New Roman"/>
          <w:b/>
          <w:bCs/>
          <w:i/>
          <w:iCs/>
          <w:szCs w:val="24"/>
          <w:vertAlign w:val="subscript"/>
        </w:rPr>
        <w:t>ps</w:t>
      </w:r>
      <w:r>
        <w:rPr>
          <w:rFonts w:cs="Times New Roman"/>
          <w:szCs w:val="24"/>
        </w:rPr>
        <w:t xml:space="preserve">, </w:t>
      </w:r>
      <w:r>
        <w:rPr>
          <w:rFonts w:cs="Times New Roman"/>
          <w:b/>
          <w:bCs/>
          <w:i/>
          <w:iCs/>
          <w:szCs w:val="24"/>
        </w:rPr>
        <w:t>Path2</w:t>
      </w:r>
      <w:r>
        <w:rPr>
          <w:rFonts w:cs="Times New Roman"/>
          <w:b/>
          <w:bCs/>
          <w:i/>
          <w:iCs/>
          <w:szCs w:val="24"/>
          <w:vertAlign w:val="subscript"/>
        </w:rPr>
        <w:t>ps</w:t>
      </w:r>
      <w:r>
        <w:rPr>
          <w:rFonts w:cs="Times New Roman"/>
          <w:szCs w:val="24"/>
        </w:rPr>
        <w:t xml:space="preserve">, and </w:t>
      </w:r>
      <w:r>
        <w:rPr>
          <w:rFonts w:cs="Times New Roman"/>
          <w:b/>
          <w:bCs/>
          <w:i/>
          <w:iCs/>
          <w:szCs w:val="24"/>
        </w:rPr>
        <w:t>Stay</w:t>
      </w:r>
      <w:r>
        <w:rPr>
          <w:rFonts w:cs="Times New Roman"/>
          <w:b/>
          <w:bCs/>
          <w:i/>
          <w:iCs/>
          <w:szCs w:val="24"/>
          <w:vertAlign w:val="subscript"/>
        </w:rPr>
        <w:t>ps</w:t>
      </w:r>
      <w:r>
        <w:rPr>
          <w:rFonts w:cs="Times New Roman"/>
          <w:szCs w:val="24"/>
        </w:rPr>
        <w:t xml:space="preserve"> are used to find paths without requesting space in the reservation table, returning the singletons alongside the paths. Paths which remain valid in the future do not need to be recalculated, so can be stored in the agent’s memory. Agents which have planned a move before a task swap renders the plan useless will have their intended action for the timestep revoked, thus being caught by the check agent queue state and made to seek alternative actions. The new procedure is given in </w:t>
      </w:r>
      <w:r w:rsidR="00555E6C">
        <w:rPr>
          <w:rFonts w:cs="Times New Roman"/>
          <w:szCs w:val="24"/>
        </w:rPr>
        <w:fldChar w:fldCharType="begin"/>
      </w:r>
      <w:r w:rsidR="00555E6C">
        <w:rPr>
          <w:rFonts w:cs="Times New Roman"/>
          <w:szCs w:val="24"/>
        </w:rPr>
        <w:instrText xml:space="preserve"> REF _Ref151168342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12</w:t>
      </w:r>
      <w:r w:rsidR="00555E6C">
        <w:rPr>
          <w:rFonts w:cs="Times New Roman"/>
          <w:szCs w:val="24"/>
        </w:rPr>
        <w:fldChar w:fldCharType="end"/>
      </w:r>
      <w:r>
        <w:rPr>
          <w:rFonts w:cs="Times New Roman"/>
          <w:szCs w:val="24"/>
        </w:rPr>
        <w:t>, showing that the task determination and the action planning are decoupled and solved independently.</w:t>
      </w:r>
    </w:p>
    <w:p w14:paraId="5CB6ABED" w14:textId="45324CBC" w:rsidR="00CC4C04" w:rsidRDefault="00E574D9" w:rsidP="00492534">
      <w:pPr>
        <w:pStyle w:val="Caption"/>
        <w:keepNext/>
        <w:pBdr>
          <w:top w:val="single" w:sz="4" w:space="1" w:color="auto"/>
        </w:pBdr>
        <w:spacing w:after="0"/>
      </w:pPr>
      <w:bookmarkStart w:id="105" w:name="_Ref151168342"/>
      <w:bookmarkStart w:id="106" w:name="_Toc151828311"/>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12</w:t>
      </w:r>
      <w:r>
        <w:rPr>
          <w:b/>
          <w:bCs/>
        </w:rPr>
        <w:fldChar w:fldCharType="end"/>
      </w:r>
      <w:bookmarkEnd w:id="105"/>
      <w:r w:rsidR="00CC4C04" w:rsidRPr="00E574D9">
        <w:rPr>
          <w:b/>
          <w:bCs/>
        </w:rPr>
        <w:t>.</w:t>
      </w:r>
      <w:r w:rsidR="00CC4C04">
        <w:t xml:space="preserve"> Detangled TPTS state machine representation</w:t>
      </w:r>
      <w:bookmarkEnd w:id="10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B675D1" w:rsidRPr="00397A09" w14:paraId="4F134DFD" w14:textId="77777777" w:rsidTr="008D7B7F">
        <w:tc>
          <w:tcPr>
            <w:tcW w:w="208" w:type="pct"/>
          </w:tcPr>
          <w:p w14:paraId="01EDB0F3" w14:textId="77777777" w:rsidR="00B675D1" w:rsidRPr="00E13A2B" w:rsidRDefault="00B675D1" w:rsidP="008D7B7F">
            <w:pPr>
              <w:pStyle w:val="Algorithm"/>
              <w:rPr>
                <w:rFonts w:cstheme="minorHAnsi"/>
              </w:rPr>
            </w:pPr>
          </w:p>
        </w:tc>
        <w:tc>
          <w:tcPr>
            <w:tcW w:w="3803" w:type="pct"/>
            <w:tcBorders>
              <w:bottom w:val="single" w:sz="4" w:space="0" w:color="auto"/>
              <w:right w:val="single" w:sz="4" w:space="0" w:color="auto"/>
            </w:tcBorders>
          </w:tcPr>
          <w:p w14:paraId="16AA0EBB" w14:textId="77777777" w:rsidR="00B675D1" w:rsidRDefault="00B675D1" w:rsidP="008D7B7F">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tcPr>
          <w:p w14:paraId="1503D51C" w14:textId="77777777" w:rsidR="00B675D1" w:rsidRPr="00397A09" w:rsidRDefault="00B675D1" w:rsidP="008D7B7F">
            <w:pPr>
              <w:pStyle w:val="Algorithm"/>
              <w:jc w:val="center"/>
              <w:rPr>
                <w:rFonts w:eastAsia="Calibri" w:cstheme="minorHAnsi"/>
              </w:rPr>
            </w:pPr>
            <w:r w:rsidRPr="000549EF">
              <w:rPr>
                <w:rFonts w:eastAsia="Calibri" w:cstheme="minorHAnsi"/>
                <w:b/>
                <w:bCs w:val="0"/>
              </w:rPr>
              <w:t>State</w:t>
            </w:r>
          </w:p>
        </w:tc>
      </w:tr>
      <w:tr w:rsidR="00B675D1" w:rsidRPr="00397A09" w14:paraId="31D03862" w14:textId="77777777" w:rsidTr="00492534">
        <w:tc>
          <w:tcPr>
            <w:tcW w:w="208" w:type="pct"/>
            <w:tcBorders>
              <w:top w:val="single" w:sz="4" w:space="0" w:color="auto"/>
            </w:tcBorders>
          </w:tcPr>
          <w:p w14:paraId="32A3D34E"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51EE1C7E" w14:textId="77777777" w:rsidR="00B675D1" w:rsidRDefault="00B675D1" w:rsidP="008D7B7F">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36C800B7" w14:textId="34B8B7B6" w:rsidR="00B675D1" w:rsidRPr="00397A09" w:rsidRDefault="00492534" w:rsidP="00492534">
            <w:pPr>
              <w:pStyle w:val="Algorithm"/>
              <w:jc w:val="center"/>
              <w:rPr>
                <w:rFonts w:eastAsia="Calibri" w:cstheme="minorHAnsi"/>
                <w:b/>
                <w:bCs w:val="0"/>
              </w:rPr>
            </w:pPr>
            <w:r>
              <w:rPr>
                <w:rFonts w:eastAsia="Calibri" w:cstheme="minorHAnsi"/>
                <w:b/>
                <w:bCs w:val="0"/>
              </w:rPr>
              <w:t>Simulation Definition</w:t>
            </w:r>
          </w:p>
        </w:tc>
      </w:tr>
      <w:tr w:rsidR="00B675D1" w:rsidRPr="00397A09" w14:paraId="6A0C3B02" w14:textId="77777777" w:rsidTr="00492534">
        <w:tc>
          <w:tcPr>
            <w:tcW w:w="208" w:type="pct"/>
          </w:tcPr>
          <w:p w14:paraId="1C0FE18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84B5D98" w14:textId="77777777" w:rsidR="00B675D1" w:rsidRDefault="00B675D1" w:rsidP="008D7B7F">
            <w:pPr>
              <w:pStyle w:val="Algorithm"/>
              <w:rPr>
                <w:rFonts w:ascii="Calibri" w:eastAsia="Calibri" w:hAnsi="Calibri" w:cs="Calibri"/>
              </w:rPr>
            </w:pPr>
            <m:oMath>
              <m:r>
                <w:rPr>
                  <w:rFonts w:ascii="Cambria Math" w:eastAsia="Calibri" w:hAnsi="Cambria Math" w:cs="Calibri"/>
                </w:rPr>
                <m:t>isWellFormed←</m:t>
              </m:r>
            </m:oMath>
            <w:r>
              <w:rPr>
                <w:rFonts w:ascii="Calibri" w:eastAsia="Calibri" w:hAnsi="Calibri" w:cs="Calibri"/>
              </w:rPr>
              <w:t>checkWellformed</w:t>
            </w:r>
            <m:oMath>
              <m:r>
                <w:rPr>
                  <w:rFonts w:ascii="Cambria Math" w:eastAsia="Calibri" w:hAnsi="Cambria Math" w:cs="Calibri"/>
                </w:rPr>
                <m:t>(M)</m:t>
              </m:r>
            </m:oMath>
          </w:p>
        </w:tc>
        <w:tc>
          <w:tcPr>
            <w:tcW w:w="989" w:type="pct"/>
            <w:vMerge/>
            <w:tcBorders>
              <w:left w:val="single" w:sz="4" w:space="0" w:color="auto"/>
              <w:right w:val="single" w:sz="4" w:space="0" w:color="auto"/>
            </w:tcBorders>
            <w:vAlign w:val="center"/>
          </w:tcPr>
          <w:p w14:paraId="6E52657C" w14:textId="77777777" w:rsidR="00B675D1" w:rsidRPr="00397A09" w:rsidRDefault="00B675D1" w:rsidP="00492534">
            <w:pPr>
              <w:pStyle w:val="Algorithm"/>
              <w:jc w:val="center"/>
              <w:rPr>
                <w:rFonts w:eastAsia="Calibri" w:cstheme="minorHAnsi"/>
                <w:b/>
                <w:bCs w:val="0"/>
              </w:rPr>
            </w:pPr>
          </w:p>
        </w:tc>
      </w:tr>
      <w:tr w:rsidR="00B675D1" w:rsidRPr="00397A09" w14:paraId="2DAB87CD" w14:textId="77777777" w:rsidTr="00492534">
        <w:tc>
          <w:tcPr>
            <w:tcW w:w="208" w:type="pct"/>
          </w:tcPr>
          <w:p w14:paraId="7240AA6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5D5C965" w14:textId="77777777" w:rsidR="00B675D1" w:rsidRPr="00426F17" w:rsidRDefault="00B675D1" w:rsidP="008D7B7F">
            <w:pPr>
              <w:pStyle w:val="Algorithm"/>
              <w:rPr>
                <w:rFonts w:ascii="Calibri" w:eastAsia="Calibri" w:hAnsi="Calibri" w:cs="Calibri"/>
              </w:rPr>
            </w:pPr>
            <w:r>
              <w:rPr>
                <w:rFonts w:ascii="Calibri" w:eastAsia="Calibri" w:hAnsi="Calibri" w:cs="Calibri"/>
                <w:b/>
                <w:bCs w:val="0"/>
              </w:rPr>
              <w:t xml:space="preserve">if not </w:t>
            </w:r>
            <m:oMath>
              <m:r>
                <w:rPr>
                  <w:rFonts w:ascii="Cambria Math" w:eastAsia="Calibri" w:hAnsi="Cambria Math" w:cs="Calibri"/>
                </w:rPr>
                <m:t>isWellFormed:</m:t>
              </m:r>
            </m:oMath>
          </w:p>
        </w:tc>
        <w:tc>
          <w:tcPr>
            <w:tcW w:w="989" w:type="pct"/>
            <w:vMerge/>
            <w:tcBorders>
              <w:left w:val="single" w:sz="4" w:space="0" w:color="auto"/>
              <w:right w:val="single" w:sz="4" w:space="0" w:color="auto"/>
            </w:tcBorders>
            <w:vAlign w:val="center"/>
          </w:tcPr>
          <w:p w14:paraId="659C0653" w14:textId="77777777" w:rsidR="00B675D1" w:rsidRPr="00397A09" w:rsidRDefault="00B675D1" w:rsidP="00492534">
            <w:pPr>
              <w:pStyle w:val="Algorithm"/>
              <w:jc w:val="center"/>
              <w:rPr>
                <w:rFonts w:eastAsia="Calibri" w:cstheme="minorHAnsi"/>
                <w:b/>
                <w:bCs w:val="0"/>
              </w:rPr>
            </w:pPr>
          </w:p>
        </w:tc>
      </w:tr>
      <w:tr w:rsidR="00B675D1" w:rsidRPr="00397A09" w14:paraId="2BE9F9ED" w14:textId="77777777" w:rsidTr="00492534">
        <w:tc>
          <w:tcPr>
            <w:tcW w:w="208" w:type="pct"/>
          </w:tcPr>
          <w:p w14:paraId="2885A1A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997903C" w14:textId="77777777" w:rsidR="00B675D1" w:rsidRPr="00426F17" w:rsidRDefault="00B675D1" w:rsidP="008D7B7F">
            <w:pPr>
              <w:pStyle w:val="Algorithm"/>
              <w:rPr>
                <w:rFonts w:ascii="Calibri" w:eastAsia="Calibri" w:hAnsi="Calibri" w:cs="Calibri"/>
                <w:bCs w:val="0"/>
              </w:rPr>
            </w:pPr>
            <w:r>
              <w:rPr>
                <w:rFonts w:ascii="Calibri" w:eastAsia="Calibri" w:hAnsi="Calibri" w:cs="Calibri"/>
                <w:b/>
                <w:bCs w:val="0"/>
              </w:rPr>
              <w:tab/>
            </w:r>
            <w:r>
              <w:rPr>
                <w:rFonts w:ascii="Calibri" w:eastAsia="Calibri" w:hAnsi="Calibri" w:cs="Calibri"/>
                <w:bCs w:val="0"/>
              </w:rPr>
              <w:t>Handle badly formed problems, simulation may abort</w:t>
            </w:r>
          </w:p>
        </w:tc>
        <w:tc>
          <w:tcPr>
            <w:tcW w:w="989" w:type="pct"/>
            <w:vMerge/>
            <w:tcBorders>
              <w:left w:val="single" w:sz="4" w:space="0" w:color="auto"/>
              <w:right w:val="single" w:sz="4" w:space="0" w:color="auto"/>
            </w:tcBorders>
            <w:vAlign w:val="center"/>
          </w:tcPr>
          <w:p w14:paraId="36851E58" w14:textId="77777777" w:rsidR="00B675D1" w:rsidRPr="00397A09" w:rsidRDefault="00B675D1" w:rsidP="00492534">
            <w:pPr>
              <w:pStyle w:val="Algorithm"/>
              <w:jc w:val="center"/>
              <w:rPr>
                <w:rFonts w:eastAsia="Calibri" w:cstheme="minorHAnsi"/>
                <w:b/>
                <w:bCs w:val="0"/>
              </w:rPr>
            </w:pPr>
          </w:p>
        </w:tc>
      </w:tr>
      <w:tr w:rsidR="00B675D1" w:rsidRPr="00397A09" w14:paraId="61FEF282" w14:textId="77777777" w:rsidTr="00492534">
        <w:tc>
          <w:tcPr>
            <w:tcW w:w="208" w:type="pct"/>
            <w:tcBorders>
              <w:bottom w:val="single" w:sz="4" w:space="0" w:color="auto"/>
            </w:tcBorders>
          </w:tcPr>
          <w:p w14:paraId="4A25B869"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242080A5" w14:textId="77777777" w:rsidR="00B675D1" w:rsidRPr="00B6385B" w:rsidRDefault="00B675D1" w:rsidP="008D7B7F">
            <w:pPr>
              <w:pStyle w:val="Algorithm"/>
              <w:rPr>
                <w:rFonts w:ascii="Calibri" w:eastAsia="Calibri" w:hAnsi="Calibri" w:cs="Calibri"/>
                <w:b/>
                <w:bCs w:val="0"/>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0DF3EE05" w14:textId="77777777" w:rsidR="00B675D1" w:rsidRPr="00397A09" w:rsidRDefault="00B675D1" w:rsidP="00492534">
            <w:pPr>
              <w:pStyle w:val="Algorithm"/>
              <w:jc w:val="center"/>
              <w:rPr>
                <w:rFonts w:eastAsia="Calibri" w:cstheme="minorHAnsi"/>
                <w:b/>
                <w:bCs w:val="0"/>
              </w:rPr>
            </w:pPr>
          </w:p>
        </w:tc>
      </w:tr>
      <w:tr w:rsidR="00B675D1" w:rsidRPr="00397A09" w14:paraId="37756C64" w14:textId="77777777" w:rsidTr="00492534">
        <w:tc>
          <w:tcPr>
            <w:tcW w:w="208" w:type="pct"/>
            <w:tcBorders>
              <w:top w:val="single" w:sz="4" w:space="0" w:color="auto"/>
              <w:bottom w:val="single" w:sz="4" w:space="0" w:color="auto"/>
            </w:tcBorders>
          </w:tcPr>
          <w:p w14:paraId="0CAA4404"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AFFF84F" w14:textId="77777777" w:rsidR="00B675D1" w:rsidRPr="00DD33CE" w:rsidRDefault="00B675D1" w:rsidP="008D7B7F">
            <w:pPr>
              <w:pStyle w:val="Algorithm"/>
            </w:pPr>
            <w:r>
              <w:rPr>
                <w:rFonts w:eastAsiaTheme="minorEastAsia" w:cstheme="minorHAnsi"/>
                <w:b/>
                <w:bCs w:val="0"/>
              </w:rPr>
              <w:t>while</w:t>
            </w:r>
            <w:r>
              <w:t xml:space="preserve"> </w:t>
            </w:r>
            <w:r>
              <w:rPr>
                <w:b/>
                <w:bCs w:val="0"/>
              </w:rPr>
              <w:t xml:space="preserve">not </w:t>
            </w:r>
            <w:r>
              <w:t>endConditions</w:t>
            </w:r>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48E5EB01" w14:textId="6D789818" w:rsidR="00B675D1" w:rsidRPr="00397A09" w:rsidRDefault="00B675D1" w:rsidP="00492534">
            <w:pPr>
              <w:pStyle w:val="Algorithm"/>
              <w:jc w:val="center"/>
              <w:rPr>
                <w:rFonts w:eastAsiaTheme="minorEastAsia" w:cstheme="minorHAnsi"/>
                <w:b/>
                <w:bCs w:val="0"/>
              </w:rPr>
            </w:pPr>
            <w:r w:rsidRPr="00397A09">
              <w:rPr>
                <w:rFonts w:eastAsiaTheme="minorEastAsia" w:cstheme="minorHAnsi"/>
                <w:b/>
                <w:bCs w:val="0"/>
              </w:rPr>
              <w:t>End Step</w:t>
            </w:r>
          </w:p>
        </w:tc>
      </w:tr>
      <w:tr w:rsidR="00B675D1" w:rsidRPr="00397A09" w14:paraId="0F890519" w14:textId="77777777" w:rsidTr="00492534">
        <w:tc>
          <w:tcPr>
            <w:tcW w:w="208" w:type="pct"/>
            <w:tcBorders>
              <w:top w:val="single" w:sz="4" w:space="0" w:color="auto"/>
              <w:bottom w:val="single" w:sz="4" w:space="0" w:color="auto"/>
            </w:tcBorders>
          </w:tcPr>
          <w:p w14:paraId="2ECC08CD"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647A7D75" w14:textId="77777777" w:rsidR="00B675D1" w:rsidRPr="00E13A2B" w:rsidRDefault="00B675D1" w:rsidP="008D7B7F">
            <w:pPr>
              <w:pStyle w:val="Algorithm"/>
            </w:pPr>
            <w:r w:rsidRPr="00E13A2B">
              <w:tab/>
            </w:r>
            <m:oMath>
              <m:r>
                <w:rPr>
                  <w:rFonts w:ascii="Cambria Math" w:hAnsi="Cambria Math"/>
                </w:rPr>
                <m:t>agentQueue←</m:t>
              </m:r>
            </m:oMath>
            <w:r>
              <w:rPr>
                <w:rFonts w:eastAsiaTheme="minorEastAsia"/>
              </w:rPr>
              <w:t xml:space="preserve"> Update</w:t>
            </w:r>
            <m:oMath>
              <m:d>
                <m:dPr>
                  <m:ctrlPr>
                    <w:rPr>
                      <w:rFonts w:ascii="Cambria Math" w:eastAsiaTheme="minorEastAsia" w:hAnsi="Cambria Math"/>
                      <w:i/>
                    </w:rPr>
                  </m:ctrlPr>
                </m:dPr>
                <m:e>
                  <m:r>
                    <w:rPr>
                      <w:rFonts w:ascii="Cambria Math" w:eastAsiaTheme="minorEastAsia" w:hAnsi="Cambria Math"/>
                    </w:rPr>
                    <m:t>agentQueue</m:t>
                  </m:r>
                </m:e>
              </m:d>
              <m:r>
                <w:rPr>
                  <w:rFonts w:ascii="Cambria Math" w:eastAsiaTheme="minorEastAsia" w:hAnsi="Cambria Math"/>
                </w:rPr>
                <m:t>,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4A2BDB4D" w14:textId="466FBCC4" w:rsidR="00B675D1" w:rsidRPr="00397A09" w:rsidRDefault="00B675D1" w:rsidP="00492534">
            <w:pPr>
              <w:pStyle w:val="Algorithm"/>
              <w:jc w:val="center"/>
              <w:rPr>
                <w:b/>
                <w:bCs w:val="0"/>
              </w:rPr>
            </w:pPr>
            <w:r w:rsidRPr="00397A09">
              <w:rPr>
                <w:b/>
                <w:bCs w:val="0"/>
              </w:rPr>
              <w:t>New Step</w:t>
            </w:r>
          </w:p>
        </w:tc>
      </w:tr>
      <w:tr w:rsidR="00B675D1" w:rsidRPr="00397A09" w14:paraId="7C21808B" w14:textId="77777777" w:rsidTr="00492534">
        <w:tc>
          <w:tcPr>
            <w:tcW w:w="208" w:type="pct"/>
            <w:tcBorders>
              <w:top w:val="single" w:sz="4" w:space="0" w:color="auto"/>
              <w:bottom w:val="single" w:sz="4" w:space="0" w:color="auto"/>
            </w:tcBorders>
          </w:tcPr>
          <w:p w14:paraId="169547AF"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7EBAF81" w14:textId="77777777" w:rsidR="00B675D1" w:rsidRPr="00E13A2B" w:rsidRDefault="00B675D1" w:rsidP="008D7B7F">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vAlign w:val="center"/>
          </w:tcPr>
          <w:p w14:paraId="27B8EB24" w14:textId="47A98258" w:rsidR="00B675D1" w:rsidRPr="00397A09" w:rsidRDefault="00B675D1" w:rsidP="00492534">
            <w:pPr>
              <w:pStyle w:val="Algorithm"/>
              <w:jc w:val="center"/>
              <w:rPr>
                <w:b/>
                <w:bCs w:val="0"/>
              </w:rPr>
            </w:pPr>
            <w:r w:rsidRPr="00397A09">
              <w:rPr>
                <w:b/>
                <w:bCs w:val="0"/>
              </w:rPr>
              <w:t>Select Agent</w:t>
            </w:r>
          </w:p>
        </w:tc>
      </w:tr>
      <w:tr w:rsidR="00B675D1" w:rsidRPr="00397A09" w14:paraId="6F72D3B0" w14:textId="77777777" w:rsidTr="00492534">
        <w:tc>
          <w:tcPr>
            <w:tcW w:w="208" w:type="pct"/>
            <w:tcBorders>
              <w:top w:val="single" w:sz="4" w:space="0" w:color="auto"/>
            </w:tcBorders>
          </w:tcPr>
          <w:p w14:paraId="2C4D44BD"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2B52E466" w14:textId="77777777" w:rsidR="00B675D1" w:rsidRDefault="00B675D1" w:rsidP="008D7B7F">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2610D973" w14:textId="4CFA4D53" w:rsidR="00B675D1" w:rsidRPr="00BB6C4B" w:rsidRDefault="00B675D1" w:rsidP="00492534">
            <w:pPr>
              <w:pStyle w:val="Algorithm"/>
              <w:jc w:val="center"/>
              <w:rPr>
                <w:b/>
                <w:bCs w:val="0"/>
              </w:rPr>
            </w:pPr>
            <w:r>
              <w:rPr>
                <w:b/>
                <w:bCs w:val="0"/>
              </w:rPr>
              <w:t>Manage Tasks</w:t>
            </w:r>
          </w:p>
        </w:tc>
      </w:tr>
      <w:tr w:rsidR="00B675D1" w:rsidRPr="00397A09" w14:paraId="6009FCED" w14:textId="77777777" w:rsidTr="00492534">
        <w:tc>
          <w:tcPr>
            <w:tcW w:w="208" w:type="pct"/>
          </w:tcPr>
          <w:p w14:paraId="232FE8A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FFCD662" w14:textId="77777777" w:rsidR="00B675D1" w:rsidRDefault="00B675D1" w:rsidP="008D7B7F">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1B962A4" w14:textId="77777777" w:rsidR="00B675D1" w:rsidRPr="00397A09" w:rsidRDefault="00B675D1" w:rsidP="00492534">
            <w:pPr>
              <w:pStyle w:val="Algorithm"/>
              <w:jc w:val="center"/>
              <w:rPr>
                <w:b/>
                <w:bCs w:val="0"/>
              </w:rPr>
            </w:pPr>
          </w:p>
        </w:tc>
      </w:tr>
      <w:tr w:rsidR="00B675D1" w:rsidRPr="00397A09" w14:paraId="1C6D8258" w14:textId="77777777" w:rsidTr="00492534">
        <w:tc>
          <w:tcPr>
            <w:tcW w:w="208" w:type="pct"/>
          </w:tcPr>
          <w:p w14:paraId="7A38F7A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6817631" w14:textId="77777777" w:rsidR="00B675D1" w:rsidRDefault="00B675D1" w:rsidP="008D7B7F">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right w:val="single" w:sz="4" w:space="0" w:color="auto"/>
            </w:tcBorders>
            <w:shd w:val="clear" w:color="auto" w:fill="D5E8D4"/>
            <w:vAlign w:val="center"/>
          </w:tcPr>
          <w:p w14:paraId="5FA01C60" w14:textId="77777777" w:rsidR="00B675D1" w:rsidRPr="00397A09" w:rsidRDefault="00B675D1" w:rsidP="00492534">
            <w:pPr>
              <w:pStyle w:val="Algorithm"/>
              <w:jc w:val="center"/>
              <w:rPr>
                <w:b/>
                <w:bCs w:val="0"/>
              </w:rPr>
            </w:pPr>
          </w:p>
        </w:tc>
      </w:tr>
      <w:tr w:rsidR="00B675D1" w:rsidRPr="00397A09" w14:paraId="50082572" w14:textId="77777777" w:rsidTr="00492534">
        <w:tc>
          <w:tcPr>
            <w:tcW w:w="208" w:type="pct"/>
          </w:tcPr>
          <w:p w14:paraId="302E19E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3A55629" w14:textId="77777777" w:rsidR="00B675D1" w:rsidRDefault="00B675D1" w:rsidP="008D7B7F">
            <w:pPr>
              <w:pStyle w:val="Algorithm"/>
            </w:pPr>
            <w:r>
              <w:tab/>
            </w:r>
            <w:r>
              <w:tab/>
            </w:r>
            <w:r>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c>
          <w:tcPr>
            <w:tcW w:w="989" w:type="pct"/>
            <w:vMerge/>
            <w:tcBorders>
              <w:left w:val="single" w:sz="4" w:space="0" w:color="auto"/>
              <w:right w:val="single" w:sz="4" w:space="0" w:color="auto"/>
            </w:tcBorders>
            <w:shd w:val="clear" w:color="auto" w:fill="D5E8D4"/>
            <w:vAlign w:val="center"/>
          </w:tcPr>
          <w:p w14:paraId="28E76486" w14:textId="77777777" w:rsidR="00B675D1" w:rsidRPr="00397A09" w:rsidRDefault="00B675D1" w:rsidP="00492534">
            <w:pPr>
              <w:pStyle w:val="Algorithm"/>
              <w:jc w:val="center"/>
              <w:rPr>
                <w:b/>
                <w:bCs w:val="0"/>
              </w:rPr>
            </w:pPr>
          </w:p>
        </w:tc>
      </w:tr>
      <w:tr w:rsidR="00B675D1" w:rsidRPr="00397A09" w14:paraId="492FB51C" w14:textId="77777777" w:rsidTr="00492534">
        <w:tc>
          <w:tcPr>
            <w:tcW w:w="208" w:type="pct"/>
          </w:tcPr>
          <w:p w14:paraId="63916C2A"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CEF7AB9" w14:textId="77777777" w:rsidR="00B675D1" w:rsidRDefault="00B675D1" w:rsidP="008D7B7F">
            <w:pPr>
              <w:pStyle w:val="Algorithm"/>
            </w:pPr>
            <w:r>
              <w:tab/>
            </w:r>
            <w:r>
              <w:tab/>
            </w:r>
            <w:r>
              <w:tab/>
            </w:r>
            <w:r w:rsidRPr="001B18BD">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6A43E186" w14:textId="77777777" w:rsidR="00B675D1" w:rsidRPr="00397A09" w:rsidRDefault="00B675D1" w:rsidP="00492534">
            <w:pPr>
              <w:pStyle w:val="Algorithm"/>
              <w:jc w:val="center"/>
              <w:rPr>
                <w:b/>
                <w:bCs w:val="0"/>
              </w:rPr>
            </w:pPr>
          </w:p>
        </w:tc>
      </w:tr>
      <w:tr w:rsidR="00B675D1" w:rsidRPr="00397A09" w14:paraId="09CD8884" w14:textId="77777777" w:rsidTr="00492534">
        <w:tc>
          <w:tcPr>
            <w:tcW w:w="208" w:type="pct"/>
          </w:tcPr>
          <w:p w14:paraId="4643CE6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2535B4E" w14:textId="77777777" w:rsidR="00B675D1" w:rsidRDefault="00B675D1" w:rsidP="008D7B7F">
            <w:pPr>
              <w:pStyle w:val="Algorithm"/>
            </w:pPr>
            <w:r>
              <w:tab/>
            </w:r>
            <w:r>
              <w:tab/>
            </w:r>
            <w:r>
              <w:tab/>
            </w:r>
            <w:r>
              <w:tab/>
            </w:r>
            <w:r>
              <w:rPr>
                <w:rFonts w:eastAsiaTheme="minorEastAsia"/>
              </w:rPr>
              <w:t>t</w:t>
            </w:r>
            <m:oMath>
              <m:r>
                <w:rPr>
                  <w:rFonts w:ascii="Cambria Math" w:hAnsi="Cambria Math"/>
                </w:rPr>
                <m:t>ask</m:t>
              </m:r>
              <m:r>
                <m:rPr>
                  <m:sty m:val="bi"/>
                </m:rPr>
                <w:rPr>
                  <w:rFonts w:ascii="Cambria Math" w:hAnsi="Cambria Math"/>
                </w:rPr>
                <m:t>←</m:t>
              </m:r>
              <m:r>
                <m:rPr>
                  <m:nor/>
                </m:rPr>
                <w:rPr>
                  <w:rFonts w:cstheme="minorHAnsi"/>
                  <w:bCs w:val="0"/>
                </w:rPr>
                <m:t>BestTask</m:t>
              </m:r>
              <m:r>
                <m:rPr>
                  <m:nor/>
                </m:rPr>
                <w:rPr>
                  <w:rFonts w:ascii="Cambria Math" w:cstheme="minorHAnsi"/>
                  <w:bCs w:val="0"/>
                </w:rPr>
                <m:t>(Position</m:t>
              </m:r>
              <m:d>
                <m:dPr>
                  <m:ctrlPr>
                    <w:rPr>
                      <w:rFonts w:ascii="Cambria Math" w:hAnsi="Cambria Math" w:cstheme="minorHAnsi"/>
                      <w:bCs w:val="0"/>
                      <w:i/>
                    </w:rPr>
                  </m:ctrlPr>
                </m:dPr>
                <m:e>
                  <m:sSub>
                    <m:sSubPr>
                      <m:ctrlPr>
                        <w:rPr>
                          <w:rFonts w:ascii="Cambria Math" w:hAnsi="Cambria Math" w:cstheme="minorHAnsi"/>
                          <w:bCs w:val="0"/>
                          <w:i/>
                        </w:rPr>
                      </m:ctrlPr>
                    </m:sSubPr>
                    <m:e>
                      <m:r>
                        <w:rPr>
                          <w:rFonts w:ascii="Cambria Math" w:cstheme="minorHAnsi"/>
                        </w:rPr>
                        <m:t>a</m:t>
                      </m:r>
                    </m:e>
                    <m:sub>
                      <m:r>
                        <w:rPr>
                          <w:rFonts w:ascii="Cambria Math" w:cstheme="minorHAnsi"/>
                        </w:rPr>
                        <m:t>i</m:t>
                      </m:r>
                    </m:sub>
                  </m:sSub>
                </m:e>
              </m:d>
              <m:r>
                <w:rPr>
                  <w:rFonts w:ascii="Cambria Math" w:cstheme="minorHAnsi"/>
                </w:rPr>
                <m:t>, O</m:t>
              </m:r>
              <m:r>
                <w:rPr>
                  <w:rFonts w:ascii="Cambria Math" w:cstheme="minorHAnsi"/>
                </w:rPr>
                <m:t>'</m:t>
              </m:r>
              <m:r>
                <m:rPr>
                  <m:nor/>
                </m:rPr>
                <w:rPr>
                  <w:rFonts w:ascii="Cambria Math" w:cstheme="minorHAnsi"/>
                  <w:bCs w:val="0"/>
                </w:rPr>
                <m:t>)</m:t>
              </m:r>
            </m:oMath>
          </w:p>
        </w:tc>
        <w:tc>
          <w:tcPr>
            <w:tcW w:w="989" w:type="pct"/>
            <w:vMerge/>
            <w:tcBorders>
              <w:left w:val="single" w:sz="4" w:space="0" w:color="auto"/>
              <w:right w:val="single" w:sz="4" w:space="0" w:color="auto"/>
            </w:tcBorders>
            <w:shd w:val="clear" w:color="auto" w:fill="D5E8D4"/>
            <w:vAlign w:val="center"/>
          </w:tcPr>
          <w:p w14:paraId="42E29727" w14:textId="77777777" w:rsidR="00B675D1" w:rsidRPr="00397A09" w:rsidRDefault="00B675D1" w:rsidP="00492534">
            <w:pPr>
              <w:pStyle w:val="Algorithm"/>
              <w:jc w:val="center"/>
              <w:rPr>
                <w:b/>
                <w:bCs w:val="0"/>
              </w:rPr>
            </w:pPr>
          </w:p>
        </w:tc>
      </w:tr>
      <w:tr w:rsidR="00B675D1" w:rsidRPr="00397A09" w14:paraId="186DC132" w14:textId="77777777" w:rsidTr="00492534">
        <w:tc>
          <w:tcPr>
            <w:tcW w:w="208" w:type="pct"/>
          </w:tcPr>
          <w:p w14:paraId="2CFADF2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F4FEC01" w14:textId="77777777" w:rsidR="00B675D1" w:rsidRDefault="00B675D1" w:rsidP="008D7B7F">
            <w:pPr>
              <w:pStyle w:val="Algorithm"/>
            </w:pPr>
            <w:r>
              <w:tab/>
            </w:r>
            <w:r>
              <w:tab/>
            </w:r>
            <w:r>
              <w:tab/>
            </w:r>
            <w:r>
              <w:tab/>
            </w:r>
            <m:oMath>
              <m:r>
                <w:rPr>
                  <w:rFonts w:ascii="Cambria Math" w:hAnsi="Cambria Math"/>
                </w:rPr>
                <m:t>O'←O'∖task</m:t>
              </m:r>
            </m:oMath>
          </w:p>
        </w:tc>
        <w:tc>
          <w:tcPr>
            <w:tcW w:w="989" w:type="pct"/>
            <w:vMerge/>
            <w:tcBorders>
              <w:left w:val="single" w:sz="4" w:space="0" w:color="auto"/>
              <w:right w:val="single" w:sz="4" w:space="0" w:color="auto"/>
            </w:tcBorders>
            <w:shd w:val="clear" w:color="auto" w:fill="D5E8D4"/>
            <w:vAlign w:val="center"/>
          </w:tcPr>
          <w:p w14:paraId="281DC07A" w14:textId="77777777" w:rsidR="00B675D1" w:rsidRPr="00397A09" w:rsidRDefault="00B675D1" w:rsidP="00492534">
            <w:pPr>
              <w:pStyle w:val="Algorithm"/>
              <w:jc w:val="center"/>
              <w:rPr>
                <w:b/>
                <w:bCs w:val="0"/>
              </w:rPr>
            </w:pPr>
          </w:p>
        </w:tc>
      </w:tr>
      <w:tr w:rsidR="00B675D1" w:rsidRPr="00397A09" w14:paraId="153646D1" w14:textId="77777777" w:rsidTr="00492534">
        <w:tc>
          <w:tcPr>
            <w:tcW w:w="208" w:type="pct"/>
          </w:tcPr>
          <w:p w14:paraId="45994978"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4A4642D" w14:textId="77777777" w:rsidR="00B675D1" w:rsidRDefault="00B675D1" w:rsidP="008D7B7F">
            <w:pPr>
              <w:pStyle w:val="Algorithm"/>
            </w:pPr>
            <w:r>
              <w:tab/>
            </w:r>
            <w:r>
              <w:tab/>
            </w:r>
            <w:r>
              <w:tab/>
            </w:r>
            <w:r>
              <w:tab/>
            </w:r>
            <w:r>
              <w:rPr>
                <w:b/>
                <w:bCs w:val="0"/>
              </w:rPr>
              <w:t xml:space="preserve">if </w:t>
            </w:r>
            <w:r>
              <w:t xml:space="preserve">no agent assigned to </w:t>
            </w:r>
            <m:oMath>
              <m:r>
                <w:rPr>
                  <w:rFonts w:ascii="Cambria Math" w:hAnsi="Cambria Math"/>
                </w:rPr>
                <m:t>task</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51A3D52F" w14:textId="77777777" w:rsidR="00B675D1" w:rsidRPr="00397A09" w:rsidRDefault="00B675D1" w:rsidP="00492534">
            <w:pPr>
              <w:pStyle w:val="Algorithm"/>
              <w:jc w:val="center"/>
              <w:rPr>
                <w:b/>
                <w:bCs w:val="0"/>
              </w:rPr>
            </w:pPr>
          </w:p>
        </w:tc>
      </w:tr>
      <w:tr w:rsidR="00B675D1" w:rsidRPr="00397A09" w14:paraId="398EA12A" w14:textId="77777777" w:rsidTr="00492534">
        <w:tc>
          <w:tcPr>
            <w:tcW w:w="208" w:type="pct"/>
          </w:tcPr>
          <w:p w14:paraId="5E47722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5F22A49" w14:textId="77777777" w:rsidR="00B675D1" w:rsidRDefault="00B675D1" w:rsidP="008D7B7F">
            <w:pPr>
              <w:pStyle w:val="Algorithm"/>
            </w:pPr>
            <w:r>
              <w:tab/>
            </w:r>
            <w:r>
              <w:tab/>
            </w:r>
            <w:r>
              <w:tab/>
            </w:r>
            <w:r>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t</w:t>
            </w:r>
            <m:oMath>
              <m:r>
                <w:rPr>
                  <w:rFonts w:ascii="Cambria Math" w:eastAsiaTheme="minorEastAsia" w:hAnsi="Cambria Math"/>
                </w:rPr>
                <m:t>ask</m:t>
              </m:r>
            </m:oMath>
          </w:p>
        </w:tc>
        <w:tc>
          <w:tcPr>
            <w:tcW w:w="989" w:type="pct"/>
            <w:vMerge/>
            <w:tcBorders>
              <w:left w:val="single" w:sz="4" w:space="0" w:color="auto"/>
              <w:right w:val="single" w:sz="4" w:space="0" w:color="auto"/>
            </w:tcBorders>
            <w:shd w:val="clear" w:color="auto" w:fill="D5E8D4"/>
            <w:vAlign w:val="center"/>
          </w:tcPr>
          <w:p w14:paraId="664D2B9A" w14:textId="77777777" w:rsidR="00B675D1" w:rsidRPr="00397A09" w:rsidRDefault="00B675D1" w:rsidP="00492534">
            <w:pPr>
              <w:pStyle w:val="Algorithm"/>
              <w:jc w:val="center"/>
              <w:rPr>
                <w:b/>
                <w:bCs w:val="0"/>
              </w:rPr>
            </w:pPr>
          </w:p>
        </w:tc>
      </w:tr>
      <w:tr w:rsidR="00B675D1" w:rsidRPr="00397A09" w14:paraId="58DEF229" w14:textId="77777777" w:rsidTr="00492534">
        <w:tc>
          <w:tcPr>
            <w:tcW w:w="208" w:type="pct"/>
          </w:tcPr>
          <w:p w14:paraId="2FC9A984"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678FDF3" w14:textId="77777777" w:rsidR="00B675D1" w:rsidRDefault="00B675D1" w:rsidP="008D7B7F">
            <w:pPr>
              <w:pStyle w:val="Algorithm"/>
            </w:pPr>
            <w:r>
              <w:tab/>
            </w:r>
            <w:r>
              <w:tab/>
            </w:r>
            <w:r>
              <w:tab/>
            </w:r>
            <w:r>
              <w:tab/>
            </w:r>
            <w:r>
              <w:rPr>
                <w:b/>
                <w:bCs w:val="0"/>
              </w:rPr>
              <w:t>else</w:t>
            </w:r>
            <w:r>
              <w:t>:</w:t>
            </w:r>
          </w:p>
        </w:tc>
        <w:tc>
          <w:tcPr>
            <w:tcW w:w="989" w:type="pct"/>
            <w:vMerge/>
            <w:tcBorders>
              <w:left w:val="single" w:sz="4" w:space="0" w:color="auto"/>
              <w:right w:val="single" w:sz="4" w:space="0" w:color="auto"/>
            </w:tcBorders>
            <w:shd w:val="clear" w:color="auto" w:fill="D5E8D4"/>
            <w:vAlign w:val="center"/>
          </w:tcPr>
          <w:p w14:paraId="4AB33AAE" w14:textId="77777777" w:rsidR="00B675D1" w:rsidRPr="00397A09" w:rsidRDefault="00B675D1" w:rsidP="00492534">
            <w:pPr>
              <w:pStyle w:val="Algorithm"/>
              <w:jc w:val="center"/>
              <w:rPr>
                <w:b/>
                <w:bCs w:val="0"/>
              </w:rPr>
            </w:pPr>
          </w:p>
        </w:tc>
      </w:tr>
      <w:tr w:rsidR="00B675D1" w:rsidRPr="00397A09" w14:paraId="1312EFB8" w14:textId="77777777" w:rsidTr="00492534">
        <w:tc>
          <w:tcPr>
            <w:tcW w:w="208" w:type="pct"/>
          </w:tcPr>
          <w:p w14:paraId="7BFCFDA3"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39B41E3" w14:textId="77777777" w:rsidR="00B675D1" w:rsidRDefault="00B675D1" w:rsidP="008D7B7F">
            <w:pPr>
              <w:pStyle w:val="Algorithm"/>
            </w:pPr>
            <w:r>
              <w:tab/>
            </w:r>
            <w:r>
              <w:tab/>
            </w:r>
            <w:r>
              <w:tab/>
            </w:r>
            <w:r>
              <w:tab/>
            </w:r>
            <w:r>
              <w:tab/>
              <w:t>Store assignments, reservations in memory</w:t>
            </w:r>
          </w:p>
        </w:tc>
        <w:tc>
          <w:tcPr>
            <w:tcW w:w="989" w:type="pct"/>
            <w:vMerge/>
            <w:tcBorders>
              <w:left w:val="single" w:sz="4" w:space="0" w:color="auto"/>
              <w:right w:val="single" w:sz="4" w:space="0" w:color="auto"/>
            </w:tcBorders>
            <w:shd w:val="clear" w:color="auto" w:fill="D5E8D4"/>
            <w:vAlign w:val="center"/>
          </w:tcPr>
          <w:p w14:paraId="663B7C0D" w14:textId="77777777" w:rsidR="00B675D1" w:rsidRPr="00397A09" w:rsidRDefault="00B675D1" w:rsidP="00492534">
            <w:pPr>
              <w:pStyle w:val="Algorithm"/>
              <w:jc w:val="center"/>
              <w:rPr>
                <w:b/>
                <w:bCs w:val="0"/>
              </w:rPr>
            </w:pPr>
          </w:p>
        </w:tc>
      </w:tr>
      <w:tr w:rsidR="00B675D1" w:rsidRPr="00397A09" w14:paraId="21FD0148" w14:textId="77777777" w:rsidTr="00492534">
        <w:tc>
          <w:tcPr>
            <w:tcW w:w="208" w:type="pct"/>
          </w:tcPr>
          <w:p w14:paraId="5883160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7F0B627" w14:textId="77777777" w:rsidR="00B675D1" w:rsidRDefault="00B675D1" w:rsidP="008D7B7F">
            <w:pPr>
              <w:pStyle w:val="Algorithm"/>
            </w:pPr>
            <w:r>
              <w:tab/>
            </w:r>
            <w:r>
              <w:tab/>
            </w: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c>
          <w:tcPr>
            <w:tcW w:w="989" w:type="pct"/>
            <w:vMerge/>
            <w:tcBorders>
              <w:left w:val="single" w:sz="4" w:space="0" w:color="auto"/>
              <w:right w:val="single" w:sz="4" w:space="0" w:color="auto"/>
            </w:tcBorders>
            <w:shd w:val="clear" w:color="auto" w:fill="D5E8D4"/>
            <w:vAlign w:val="center"/>
          </w:tcPr>
          <w:p w14:paraId="2888C512" w14:textId="77777777" w:rsidR="00B675D1" w:rsidRPr="00397A09" w:rsidRDefault="00B675D1" w:rsidP="00492534">
            <w:pPr>
              <w:pStyle w:val="Algorithm"/>
              <w:jc w:val="center"/>
              <w:rPr>
                <w:b/>
                <w:bCs w:val="0"/>
              </w:rPr>
            </w:pPr>
          </w:p>
        </w:tc>
      </w:tr>
      <w:tr w:rsidR="00B675D1" w:rsidRPr="00397A09" w14:paraId="75CFED84" w14:textId="77777777" w:rsidTr="00492534">
        <w:tc>
          <w:tcPr>
            <w:tcW w:w="208" w:type="pct"/>
          </w:tcPr>
          <w:p w14:paraId="0226F46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B7B1E09" w14:textId="77777777" w:rsidR="00B675D1" w:rsidRDefault="00B675D1" w:rsidP="008D7B7F">
            <w:pPr>
              <w:pStyle w:val="Algorithm"/>
            </w:pPr>
            <w:r>
              <w:tab/>
            </w:r>
            <w:r>
              <w:tab/>
            </w: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c>
          <w:tcPr>
            <w:tcW w:w="989" w:type="pct"/>
            <w:vMerge/>
            <w:tcBorders>
              <w:left w:val="single" w:sz="4" w:space="0" w:color="auto"/>
              <w:right w:val="single" w:sz="4" w:space="0" w:color="auto"/>
            </w:tcBorders>
            <w:shd w:val="clear" w:color="auto" w:fill="D5E8D4"/>
            <w:vAlign w:val="center"/>
          </w:tcPr>
          <w:p w14:paraId="2D3C1A76" w14:textId="77777777" w:rsidR="00B675D1" w:rsidRPr="00397A09" w:rsidRDefault="00B675D1" w:rsidP="00492534">
            <w:pPr>
              <w:pStyle w:val="Algorithm"/>
              <w:jc w:val="center"/>
              <w:rPr>
                <w:b/>
                <w:bCs w:val="0"/>
              </w:rPr>
            </w:pPr>
          </w:p>
        </w:tc>
      </w:tr>
      <w:tr w:rsidR="00B675D1" w:rsidRPr="00397A09" w14:paraId="7417924D" w14:textId="77777777" w:rsidTr="00492534">
        <w:tc>
          <w:tcPr>
            <w:tcW w:w="208" w:type="pct"/>
          </w:tcPr>
          <w:p w14:paraId="44D7DA3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7DA3962" w14:textId="77777777" w:rsidR="00B675D1" w:rsidRDefault="00B675D1" w:rsidP="008D7B7F">
            <w:pPr>
              <w:pStyle w:val="Algorithm"/>
            </w:pPr>
            <w:r>
              <w:tab/>
            </w:r>
            <w:r>
              <w:tab/>
            </w: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p>
        </w:tc>
        <w:tc>
          <w:tcPr>
            <w:tcW w:w="989" w:type="pct"/>
            <w:vMerge/>
            <w:tcBorders>
              <w:left w:val="single" w:sz="4" w:space="0" w:color="auto"/>
              <w:right w:val="single" w:sz="4" w:space="0" w:color="auto"/>
            </w:tcBorders>
            <w:shd w:val="clear" w:color="auto" w:fill="D5E8D4"/>
            <w:vAlign w:val="center"/>
          </w:tcPr>
          <w:p w14:paraId="79D82530" w14:textId="77777777" w:rsidR="00B675D1" w:rsidRPr="00397A09" w:rsidRDefault="00B675D1" w:rsidP="00492534">
            <w:pPr>
              <w:pStyle w:val="Algorithm"/>
              <w:jc w:val="center"/>
              <w:rPr>
                <w:b/>
                <w:bCs w:val="0"/>
              </w:rPr>
            </w:pPr>
          </w:p>
        </w:tc>
      </w:tr>
      <w:tr w:rsidR="00B675D1" w:rsidRPr="00397A09" w14:paraId="3D2B663E" w14:textId="77777777" w:rsidTr="00492534">
        <w:tc>
          <w:tcPr>
            <w:tcW w:w="208" w:type="pct"/>
          </w:tcPr>
          <w:p w14:paraId="47549B8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3DF076C" w14:textId="77777777" w:rsidR="00B675D1" w:rsidRDefault="00B675D1" w:rsidP="008D7B7F">
            <w:pPr>
              <w:pStyle w:val="Algorithm"/>
            </w:pPr>
            <w:r>
              <w:tab/>
            </w:r>
            <w:r>
              <w:tab/>
            </w:r>
            <w:r>
              <w:tab/>
            </w:r>
            <w:r>
              <w:tab/>
            </w:r>
            <w:r>
              <w:tab/>
            </w:r>
            <w:r>
              <w:rPr>
                <w:rFonts w:eastAsiaTheme="minorEastAsia"/>
              </w:rPr>
              <w:t xml:space="preserve">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6E2C865C" w14:textId="77777777" w:rsidR="00B675D1" w:rsidRPr="00397A09" w:rsidRDefault="00B675D1" w:rsidP="00492534">
            <w:pPr>
              <w:pStyle w:val="Algorithm"/>
              <w:jc w:val="center"/>
              <w:rPr>
                <w:b/>
                <w:bCs w:val="0"/>
              </w:rPr>
            </w:pPr>
          </w:p>
        </w:tc>
      </w:tr>
      <w:tr w:rsidR="00B675D1" w:rsidRPr="00397A09" w14:paraId="537B7AEB" w14:textId="77777777" w:rsidTr="00492534">
        <w:tc>
          <w:tcPr>
            <w:tcW w:w="208" w:type="pct"/>
          </w:tcPr>
          <w:p w14:paraId="44FE24E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4D982BC" w14:textId="77777777" w:rsidR="00B675D1" w:rsidRDefault="00B675D1" w:rsidP="008D7B7F">
            <w:pPr>
              <w:pStyle w:val="Algorithm"/>
            </w:pPr>
            <w:r>
              <w:tab/>
            </w:r>
            <w:r>
              <w:tab/>
            </w:r>
            <w:r>
              <w:tab/>
            </w:r>
            <w:r>
              <w:tab/>
            </w:r>
            <w:r>
              <w:tab/>
            </w:r>
            <m:oMath>
              <m:r>
                <w:rPr>
                  <w:rFonts w:ascii="Cambria Math" w:hAnsi="Cambria Math"/>
                </w:rPr>
                <m:t>path, intent←</m:t>
              </m:r>
            </m:oMath>
            <w:r>
              <w:t>Path1</w:t>
            </w:r>
            <w:r>
              <w:rPr>
                <w:rFonts w:eastAsiaTheme="minorEastAsia"/>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,task)</m:t>
              </m:r>
            </m:oMath>
          </w:p>
        </w:tc>
        <w:tc>
          <w:tcPr>
            <w:tcW w:w="989" w:type="pct"/>
            <w:vMerge/>
            <w:tcBorders>
              <w:left w:val="single" w:sz="4" w:space="0" w:color="auto"/>
              <w:right w:val="single" w:sz="4" w:space="0" w:color="auto"/>
            </w:tcBorders>
            <w:shd w:val="clear" w:color="auto" w:fill="D5E8D4"/>
            <w:vAlign w:val="center"/>
          </w:tcPr>
          <w:p w14:paraId="07794C94" w14:textId="77777777" w:rsidR="00B675D1" w:rsidRPr="00397A09" w:rsidRDefault="00B675D1" w:rsidP="00492534">
            <w:pPr>
              <w:pStyle w:val="Algorithm"/>
              <w:jc w:val="center"/>
              <w:rPr>
                <w:b/>
                <w:bCs w:val="0"/>
              </w:rPr>
            </w:pPr>
          </w:p>
        </w:tc>
      </w:tr>
      <w:tr w:rsidR="00B675D1" w:rsidRPr="00397A09" w14:paraId="40CF6BE0" w14:textId="77777777" w:rsidTr="00492534">
        <w:tc>
          <w:tcPr>
            <w:tcW w:w="208" w:type="pct"/>
          </w:tcPr>
          <w:p w14:paraId="43276934"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9FBD5F1" w14:textId="77777777" w:rsidR="00B675D1" w:rsidRDefault="00B675D1" w:rsidP="008D7B7F">
            <w:pPr>
              <w:pStyle w:val="Algorithm"/>
            </w:pPr>
            <w:r>
              <w:tab/>
            </w:r>
            <w:r>
              <w:tab/>
            </w: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c>
          <w:tcPr>
            <w:tcW w:w="989" w:type="pct"/>
            <w:vMerge/>
            <w:tcBorders>
              <w:left w:val="single" w:sz="4" w:space="0" w:color="auto"/>
              <w:right w:val="single" w:sz="4" w:space="0" w:color="auto"/>
            </w:tcBorders>
            <w:shd w:val="clear" w:color="auto" w:fill="D5E8D4"/>
            <w:vAlign w:val="center"/>
          </w:tcPr>
          <w:p w14:paraId="2D4B6787" w14:textId="77777777" w:rsidR="00B675D1" w:rsidRPr="00397A09" w:rsidRDefault="00B675D1" w:rsidP="00492534">
            <w:pPr>
              <w:pStyle w:val="Algorithm"/>
              <w:jc w:val="center"/>
              <w:rPr>
                <w:b/>
                <w:bCs w:val="0"/>
              </w:rPr>
            </w:pPr>
          </w:p>
        </w:tc>
      </w:tr>
      <w:tr w:rsidR="00B675D1" w:rsidRPr="00397A09" w14:paraId="39B4C46D" w14:textId="77777777" w:rsidTr="00492534">
        <w:tc>
          <w:tcPr>
            <w:tcW w:w="208" w:type="pct"/>
          </w:tcPr>
          <w:p w14:paraId="706A554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A575E83" w14:textId="77777777" w:rsidR="00B675D1" w:rsidRDefault="00B675D1" w:rsidP="008D7B7F">
            <w:pPr>
              <w:pStyle w:val="Algorithm"/>
            </w:pPr>
            <w:r>
              <w:tab/>
            </w:r>
            <w:r>
              <w:tab/>
            </w: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44D1A507" w14:textId="77777777" w:rsidR="00B675D1" w:rsidRPr="00397A09" w:rsidRDefault="00B675D1" w:rsidP="00492534">
            <w:pPr>
              <w:pStyle w:val="Algorithm"/>
              <w:jc w:val="center"/>
              <w:rPr>
                <w:b/>
                <w:bCs w:val="0"/>
              </w:rPr>
            </w:pPr>
          </w:p>
        </w:tc>
      </w:tr>
      <w:tr w:rsidR="00B675D1" w:rsidRPr="00397A09" w14:paraId="3FEBBB5A" w14:textId="77777777" w:rsidTr="00492534">
        <w:tc>
          <w:tcPr>
            <w:tcW w:w="208" w:type="pct"/>
          </w:tcPr>
          <w:p w14:paraId="66E05CF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85C5C7B" w14:textId="77777777" w:rsidR="00B675D1" w:rsidRDefault="00B675D1" w:rsidP="008D7B7F">
            <w:pPr>
              <w:pStyle w:val="Algorithm"/>
            </w:pPr>
            <w:r>
              <w:tab/>
            </w:r>
            <w:r>
              <w:tab/>
            </w: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c>
          <w:tcPr>
            <w:tcW w:w="989" w:type="pct"/>
            <w:vMerge/>
            <w:tcBorders>
              <w:left w:val="single" w:sz="4" w:space="0" w:color="auto"/>
              <w:right w:val="single" w:sz="4" w:space="0" w:color="auto"/>
            </w:tcBorders>
            <w:shd w:val="clear" w:color="auto" w:fill="D5E8D4"/>
            <w:vAlign w:val="center"/>
          </w:tcPr>
          <w:p w14:paraId="1A54BD38" w14:textId="77777777" w:rsidR="00B675D1" w:rsidRPr="00397A09" w:rsidRDefault="00B675D1" w:rsidP="00492534">
            <w:pPr>
              <w:pStyle w:val="Algorithm"/>
              <w:jc w:val="center"/>
              <w:rPr>
                <w:b/>
                <w:bCs w:val="0"/>
              </w:rPr>
            </w:pPr>
          </w:p>
        </w:tc>
      </w:tr>
      <w:tr w:rsidR="00B675D1" w:rsidRPr="00397A09" w14:paraId="79C3CE34" w14:textId="77777777" w:rsidTr="00492534">
        <w:tc>
          <w:tcPr>
            <w:tcW w:w="208" w:type="pct"/>
          </w:tcPr>
          <w:p w14:paraId="517F3367"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7E3C9BE" w14:textId="77777777" w:rsidR="00B675D1" w:rsidRDefault="00B675D1" w:rsidP="008D7B7F">
            <w:pPr>
              <w:pStyle w:val="Algorithm"/>
            </w:pPr>
            <w:r>
              <w:tab/>
            </w:r>
            <w:r>
              <w:tab/>
            </w:r>
            <w:r>
              <w:tab/>
            </w:r>
            <w:r>
              <w:tab/>
            </w:r>
            <w:r>
              <w:tab/>
            </w:r>
            <w:r>
              <w:tab/>
            </w:r>
            <w:r>
              <w:tab/>
            </w:r>
            <w:r>
              <w:rPr>
                <w:b/>
                <w:bCs w:val="0"/>
              </w:rPr>
              <w:t>break</w:t>
            </w:r>
          </w:p>
        </w:tc>
        <w:tc>
          <w:tcPr>
            <w:tcW w:w="989" w:type="pct"/>
            <w:vMerge/>
            <w:tcBorders>
              <w:left w:val="single" w:sz="4" w:space="0" w:color="auto"/>
              <w:right w:val="single" w:sz="4" w:space="0" w:color="auto"/>
            </w:tcBorders>
            <w:shd w:val="clear" w:color="auto" w:fill="D5E8D4"/>
            <w:vAlign w:val="center"/>
          </w:tcPr>
          <w:p w14:paraId="18BF30E7" w14:textId="77777777" w:rsidR="00B675D1" w:rsidRPr="00397A09" w:rsidRDefault="00B675D1" w:rsidP="00492534">
            <w:pPr>
              <w:pStyle w:val="Algorithm"/>
              <w:jc w:val="center"/>
              <w:rPr>
                <w:b/>
                <w:bCs w:val="0"/>
              </w:rPr>
            </w:pPr>
          </w:p>
        </w:tc>
      </w:tr>
      <w:tr w:rsidR="00B675D1" w:rsidRPr="00397A09" w14:paraId="7ECB1B24" w14:textId="77777777" w:rsidTr="00492534">
        <w:tc>
          <w:tcPr>
            <w:tcW w:w="208" w:type="pct"/>
          </w:tcPr>
          <w:p w14:paraId="67CA9B3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2B2B18D" w14:textId="77777777" w:rsidR="00B675D1" w:rsidRDefault="00B675D1" w:rsidP="008D7B7F">
            <w:pPr>
              <w:pStyle w:val="Algorithm"/>
            </w:pPr>
            <w:r>
              <w:tab/>
            </w:r>
            <w:r>
              <w:tab/>
            </w:r>
            <w:r>
              <w:tab/>
            </w:r>
            <w:r>
              <w:tab/>
            </w:r>
            <w:r>
              <w:tab/>
            </w:r>
            <w:r>
              <w:tab/>
            </w:r>
            <w:r w:rsidRPr="00F92CF1">
              <w:rPr>
                <w:b/>
                <w:bCs w:val="0"/>
              </w:rPr>
              <w:t>else</w:t>
            </w:r>
            <w:r>
              <w:t>:</w:t>
            </w:r>
          </w:p>
        </w:tc>
        <w:tc>
          <w:tcPr>
            <w:tcW w:w="989" w:type="pct"/>
            <w:vMerge/>
            <w:tcBorders>
              <w:left w:val="single" w:sz="4" w:space="0" w:color="auto"/>
              <w:right w:val="single" w:sz="4" w:space="0" w:color="auto"/>
            </w:tcBorders>
            <w:shd w:val="clear" w:color="auto" w:fill="D5E8D4"/>
            <w:vAlign w:val="center"/>
          </w:tcPr>
          <w:p w14:paraId="7C525D1D" w14:textId="77777777" w:rsidR="00B675D1" w:rsidRPr="00397A09" w:rsidRDefault="00B675D1" w:rsidP="00492534">
            <w:pPr>
              <w:pStyle w:val="Algorithm"/>
              <w:jc w:val="center"/>
              <w:rPr>
                <w:b/>
                <w:bCs w:val="0"/>
              </w:rPr>
            </w:pPr>
          </w:p>
        </w:tc>
      </w:tr>
      <w:tr w:rsidR="00B675D1" w:rsidRPr="00397A09" w14:paraId="5726969F" w14:textId="77777777" w:rsidTr="00492534">
        <w:tc>
          <w:tcPr>
            <w:tcW w:w="208" w:type="pct"/>
          </w:tcPr>
          <w:p w14:paraId="50DD2CC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00C0CD6" w14:textId="77777777" w:rsidR="00B675D1" w:rsidRDefault="00B675D1" w:rsidP="008D7B7F">
            <w:pPr>
              <w:pStyle w:val="Algorithm"/>
            </w:pPr>
            <w:r>
              <w:tab/>
            </w:r>
            <w:r>
              <w:tab/>
            </w:r>
            <w:r>
              <w:tab/>
            </w:r>
            <w:r>
              <w:tab/>
            </w:r>
            <w:r>
              <w:tab/>
            </w:r>
            <w:r>
              <w:tab/>
            </w:r>
            <w:r>
              <w:tab/>
              <w:t>Restore assignments, reservations</w:t>
            </w:r>
          </w:p>
        </w:tc>
        <w:tc>
          <w:tcPr>
            <w:tcW w:w="989" w:type="pct"/>
            <w:vMerge/>
            <w:tcBorders>
              <w:left w:val="single" w:sz="4" w:space="0" w:color="auto"/>
              <w:right w:val="single" w:sz="4" w:space="0" w:color="auto"/>
            </w:tcBorders>
            <w:shd w:val="clear" w:color="auto" w:fill="D5E8D4"/>
            <w:vAlign w:val="center"/>
          </w:tcPr>
          <w:p w14:paraId="79554435" w14:textId="77777777" w:rsidR="00B675D1" w:rsidRPr="00397A09" w:rsidRDefault="00B675D1" w:rsidP="00492534">
            <w:pPr>
              <w:pStyle w:val="Algorithm"/>
              <w:jc w:val="center"/>
              <w:rPr>
                <w:b/>
                <w:bCs w:val="0"/>
              </w:rPr>
            </w:pPr>
          </w:p>
        </w:tc>
      </w:tr>
      <w:tr w:rsidR="00B675D1" w:rsidRPr="00397A09" w14:paraId="1779335D" w14:textId="77777777" w:rsidTr="00492534">
        <w:tc>
          <w:tcPr>
            <w:tcW w:w="208" w:type="pct"/>
          </w:tcPr>
          <w:p w14:paraId="7E6D24DB"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C2BD042" w14:textId="77777777" w:rsidR="00B675D1" w:rsidRPr="001B18BD" w:rsidRDefault="00B675D1" w:rsidP="008D7B7F">
            <w:pPr>
              <w:pStyle w:val="Algorithm"/>
            </w:pPr>
            <w:r>
              <w:tab/>
            </w:r>
            <w:r>
              <w:tab/>
            </w:r>
            <w:r>
              <w:tab/>
            </w:r>
            <w:r>
              <w:rPr>
                <w:b/>
                <w:bCs w:val="0"/>
              </w:rPr>
              <w:t>if</w:t>
            </w:r>
            <w:r>
              <w:t xml:space="preserve"> </w:t>
            </w:r>
            <m:oMath>
              <m:r>
                <w:rPr>
                  <w:rFonts w:ascii="Cambria Math" w:hAnsi="Cambria Math"/>
                </w:rPr>
                <m:t>intent</m:t>
              </m:r>
            </m:oMath>
            <w:r>
              <w:rPr>
                <w:rFonts w:eastAsiaTheme="minorEastAsia"/>
              </w:rPr>
              <w:t xml:space="preserve"> is not “intendTask”:</w:t>
            </w:r>
          </w:p>
        </w:tc>
        <w:tc>
          <w:tcPr>
            <w:tcW w:w="989" w:type="pct"/>
            <w:vMerge/>
            <w:tcBorders>
              <w:left w:val="single" w:sz="4" w:space="0" w:color="auto"/>
              <w:right w:val="single" w:sz="4" w:space="0" w:color="auto"/>
            </w:tcBorders>
            <w:shd w:val="clear" w:color="auto" w:fill="D5E8D4"/>
            <w:vAlign w:val="center"/>
          </w:tcPr>
          <w:p w14:paraId="77E140A0" w14:textId="77777777" w:rsidR="00B675D1" w:rsidRPr="00397A09" w:rsidRDefault="00B675D1" w:rsidP="00492534">
            <w:pPr>
              <w:pStyle w:val="Algorithm"/>
              <w:jc w:val="center"/>
              <w:rPr>
                <w:b/>
                <w:bCs w:val="0"/>
              </w:rPr>
            </w:pPr>
          </w:p>
        </w:tc>
      </w:tr>
      <w:tr w:rsidR="00B675D1" w:rsidRPr="00397A09" w14:paraId="036F1C5E" w14:textId="77777777" w:rsidTr="00492534">
        <w:tc>
          <w:tcPr>
            <w:tcW w:w="208" w:type="pct"/>
          </w:tcPr>
          <w:p w14:paraId="1FB4265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D30A4BC" w14:textId="77777777" w:rsidR="00B675D1" w:rsidRDefault="00B675D1" w:rsidP="008D7B7F">
            <w:pPr>
              <w:pStyle w:val="Algorithm"/>
            </w:pPr>
            <w:r>
              <w:tab/>
            </w:r>
            <w:r>
              <w:tab/>
            </w:r>
            <w:r>
              <w:tab/>
            </w: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2E2CB02B" w14:textId="77777777" w:rsidR="00B675D1" w:rsidRPr="00397A09" w:rsidRDefault="00B675D1" w:rsidP="00492534">
            <w:pPr>
              <w:pStyle w:val="Algorithm"/>
              <w:jc w:val="center"/>
              <w:rPr>
                <w:b/>
                <w:bCs w:val="0"/>
              </w:rPr>
            </w:pPr>
          </w:p>
        </w:tc>
      </w:tr>
      <w:tr w:rsidR="00B675D1" w:rsidRPr="00397A09" w14:paraId="2A1331E7" w14:textId="77777777" w:rsidTr="00492534">
        <w:tc>
          <w:tcPr>
            <w:tcW w:w="208" w:type="pct"/>
          </w:tcPr>
          <w:p w14:paraId="58A0053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0DF4B1E7" w14:textId="77777777" w:rsidR="00B675D1" w:rsidRDefault="00B675D1" w:rsidP="008D7B7F">
            <w:pPr>
              <w:pStyle w:val="Algorithm"/>
            </w:pPr>
            <w:r>
              <w:tab/>
            </w:r>
            <w:r>
              <w:tab/>
            </w:r>
            <w:r>
              <w:tab/>
            </w:r>
            <w:r>
              <w:tab/>
            </w:r>
            <w:r>
              <w:tab/>
            </w:r>
            <m:oMath>
              <m:r>
                <w:rPr>
                  <w:rFonts w:ascii="Cambria Math" w:hAnsi="Cambria Math"/>
                </w:rPr>
                <m:t>path, intent←</m:t>
              </m:r>
            </m:oMath>
            <w:r>
              <w:rPr>
                <w:rFonts w:eastAsiaTheme="minorEastAsia"/>
              </w:rPr>
              <w:t xml:space="preserve"> </w:t>
            </w:r>
            <w:r>
              <w:t>Path2</w:t>
            </w:r>
            <w:r>
              <w:rPr>
                <w:rFonts w:eastAsiaTheme="minorEastAsia"/>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7F5990C1" w14:textId="77777777" w:rsidR="00B675D1" w:rsidRPr="00397A09" w:rsidRDefault="00B675D1" w:rsidP="00492534">
            <w:pPr>
              <w:pStyle w:val="Algorithm"/>
              <w:jc w:val="center"/>
              <w:rPr>
                <w:b/>
                <w:bCs w:val="0"/>
              </w:rPr>
            </w:pPr>
          </w:p>
        </w:tc>
      </w:tr>
      <w:tr w:rsidR="00B675D1" w:rsidRPr="00397A09" w14:paraId="68983389" w14:textId="77777777" w:rsidTr="00492534">
        <w:tc>
          <w:tcPr>
            <w:tcW w:w="208" w:type="pct"/>
          </w:tcPr>
          <w:p w14:paraId="3D6E3313"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7AA36AB" w14:textId="77777777" w:rsidR="00B675D1" w:rsidRDefault="00B675D1" w:rsidP="008D7B7F">
            <w:pPr>
              <w:pStyle w:val="Algorithm"/>
            </w:pPr>
            <w:r>
              <w:tab/>
            </w:r>
            <w:r>
              <w:tab/>
            </w:r>
            <w:r>
              <w:tab/>
            </w:r>
            <w:r>
              <w:tab/>
            </w:r>
            <w:r w:rsidRPr="007260FC">
              <w:rPr>
                <w:b/>
                <w:bCs w:val="0"/>
              </w:rPr>
              <w:t>else</w:t>
            </w:r>
            <w:r>
              <w:t>:</w:t>
            </w:r>
          </w:p>
        </w:tc>
        <w:tc>
          <w:tcPr>
            <w:tcW w:w="989" w:type="pct"/>
            <w:vMerge/>
            <w:tcBorders>
              <w:left w:val="single" w:sz="4" w:space="0" w:color="auto"/>
              <w:right w:val="single" w:sz="4" w:space="0" w:color="auto"/>
            </w:tcBorders>
            <w:shd w:val="clear" w:color="auto" w:fill="D5E8D4"/>
            <w:vAlign w:val="center"/>
          </w:tcPr>
          <w:p w14:paraId="680024FF" w14:textId="77777777" w:rsidR="00B675D1" w:rsidRPr="00397A09" w:rsidRDefault="00B675D1" w:rsidP="00492534">
            <w:pPr>
              <w:pStyle w:val="Algorithm"/>
              <w:jc w:val="center"/>
              <w:rPr>
                <w:b/>
                <w:bCs w:val="0"/>
              </w:rPr>
            </w:pPr>
          </w:p>
        </w:tc>
      </w:tr>
      <w:tr w:rsidR="00B675D1" w:rsidRPr="00397A09" w14:paraId="2BC0458B" w14:textId="77777777" w:rsidTr="00492534">
        <w:tc>
          <w:tcPr>
            <w:tcW w:w="208" w:type="pct"/>
          </w:tcPr>
          <w:p w14:paraId="31FDF40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68666AF" w14:textId="77777777" w:rsidR="00B675D1" w:rsidRDefault="00B675D1" w:rsidP="008D7B7F">
            <w:pPr>
              <w:pStyle w:val="Algorithm"/>
            </w:pPr>
            <w:r>
              <w:tab/>
            </w:r>
            <w:r>
              <w:tab/>
            </w:r>
            <w:r>
              <w:tab/>
            </w: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1D1E3ABE" w14:textId="77777777" w:rsidR="00B675D1" w:rsidRPr="00397A09" w:rsidRDefault="00B675D1" w:rsidP="00492534">
            <w:pPr>
              <w:pStyle w:val="Algorithm"/>
              <w:jc w:val="center"/>
              <w:rPr>
                <w:b/>
                <w:bCs w:val="0"/>
              </w:rPr>
            </w:pPr>
          </w:p>
        </w:tc>
      </w:tr>
      <w:tr w:rsidR="00B675D1" w:rsidRPr="00397A09" w14:paraId="307BE9E2" w14:textId="77777777" w:rsidTr="00492534">
        <w:tc>
          <w:tcPr>
            <w:tcW w:w="208" w:type="pct"/>
          </w:tcPr>
          <w:p w14:paraId="0A38BA0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D450119" w14:textId="77777777" w:rsidR="00B675D1" w:rsidRDefault="00B675D1" w:rsidP="008D7B7F">
            <w:pPr>
              <w:pStyle w:val="Algorithm"/>
            </w:pPr>
            <w:r>
              <w:tab/>
            </w:r>
            <w:r>
              <w:tab/>
            </w:r>
            <w:r>
              <w:tab/>
            </w:r>
            <w:r>
              <w:tab/>
            </w:r>
            <w:r>
              <w:tab/>
            </w:r>
            <w:r>
              <w:tab/>
            </w:r>
            <m:oMath>
              <m:r>
                <w:rPr>
                  <w:rFonts w:ascii="Cambria Math" w:hAnsi="Cambria Math"/>
                </w:rPr>
                <m:t>path, intent←</m:t>
              </m:r>
            </m:oMath>
            <w:r>
              <w:rPr>
                <w:rFonts w:eastAsiaTheme="minorEastAsia"/>
              </w:rPr>
              <w:t xml:space="preserve"> </w:t>
            </w:r>
            <w:r>
              <w:t>Stay</w:t>
            </w:r>
            <w:r>
              <w:rPr>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1B47E72A" w14:textId="77777777" w:rsidR="00B675D1" w:rsidRPr="00397A09" w:rsidRDefault="00B675D1" w:rsidP="00492534">
            <w:pPr>
              <w:pStyle w:val="Algorithm"/>
              <w:jc w:val="center"/>
              <w:rPr>
                <w:b/>
                <w:bCs w:val="0"/>
              </w:rPr>
            </w:pPr>
          </w:p>
        </w:tc>
      </w:tr>
      <w:tr w:rsidR="00B675D1" w:rsidRPr="00397A09" w14:paraId="534A73EB" w14:textId="77777777" w:rsidTr="00492534">
        <w:tc>
          <w:tcPr>
            <w:tcW w:w="208" w:type="pct"/>
          </w:tcPr>
          <w:p w14:paraId="1CC862B6"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E7FB144" w14:textId="77777777" w:rsidR="00B675D1" w:rsidRDefault="00B675D1" w:rsidP="008D7B7F">
            <w:pPr>
              <w:pStyle w:val="Algorithm"/>
            </w:pPr>
            <w:r>
              <w:tab/>
            </w:r>
            <w:r>
              <w:tab/>
            </w:r>
            <w:r>
              <w:tab/>
            </w:r>
            <w:r>
              <w:tab/>
            </w:r>
            <w:r>
              <w:tab/>
            </w:r>
            <w:r>
              <w:rPr>
                <w:b/>
                <w:kern w:val="0"/>
                <w14:ligatures w14:val="none"/>
              </w:rPr>
              <w:t>else</w:t>
            </w:r>
            <w:r>
              <w:rPr>
                <w:kern w:val="0"/>
                <w14:ligatures w14:val="none"/>
              </w:rPr>
              <w:t>:</w:t>
            </w:r>
          </w:p>
        </w:tc>
        <w:tc>
          <w:tcPr>
            <w:tcW w:w="989" w:type="pct"/>
            <w:vMerge/>
            <w:tcBorders>
              <w:left w:val="single" w:sz="4" w:space="0" w:color="auto"/>
              <w:right w:val="single" w:sz="4" w:space="0" w:color="auto"/>
            </w:tcBorders>
            <w:shd w:val="clear" w:color="auto" w:fill="D5E8D4"/>
            <w:vAlign w:val="center"/>
          </w:tcPr>
          <w:p w14:paraId="13C04CAE" w14:textId="77777777" w:rsidR="00B675D1" w:rsidRPr="00397A09" w:rsidRDefault="00B675D1" w:rsidP="00492534">
            <w:pPr>
              <w:pStyle w:val="Algorithm"/>
              <w:jc w:val="center"/>
              <w:rPr>
                <w:b/>
                <w:bCs w:val="0"/>
              </w:rPr>
            </w:pPr>
          </w:p>
        </w:tc>
      </w:tr>
      <w:tr w:rsidR="00B675D1" w:rsidRPr="00397A09" w14:paraId="30452F41" w14:textId="77777777" w:rsidTr="00492534">
        <w:tc>
          <w:tcPr>
            <w:tcW w:w="208" w:type="pct"/>
          </w:tcPr>
          <w:p w14:paraId="6A4DEDD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AAB1BEA" w14:textId="77777777" w:rsidR="00B675D1" w:rsidRDefault="00B675D1" w:rsidP="008D7B7F">
            <w:pPr>
              <w:pStyle w:val="Algorithm"/>
            </w:pPr>
            <w:r>
              <w:tab/>
            </w:r>
            <w:r>
              <w:tab/>
            </w:r>
            <w:r>
              <w:tab/>
            </w:r>
            <w:r>
              <w:tab/>
            </w:r>
            <w:r>
              <w:tab/>
            </w:r>
            <w:r>
              <w:rPr>
                <w:rFonts w:eastAsiaTheme="minorEastAsia"/>
              </w:rPr>
              <w:tab/>
            </w:r>
            <m:oMath>
              <m:r>
                <w:rPr>
                  <w:rFonts w:ascii="Cambria Math" w:hAnsi="Cambria Math"/>
                </w:rPr>
                <m:t>path, intent←</m:t>
              </m:r>
            </m:oMath>
            <w:r>
              <w:rPr>
                <w:rFonts w:eastAsiaTheme="minorEastAsia"/>
              </w:rPr>
              <w:t xml:space="preserve"> </w:t>
            </w:r>
            <w:r>
              <w:t>Path2</w:t>
            </w:r>
            <w:r>
              <w:rPr>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15AB7AD" w14:textId="77777777" w:rsidR="00B675D1" w:rsidRPr="00397A09" w:rsidRDefault="00B675D1" w:rsidP="00492534">
            <w:pPr>
              <w:pStyle w:val="Algorithm"/>
              <w:jc w:val="center"/>
              <w:rPr>
                <w:b/>
                <w:bCs w:val="0"/>
              </w:rPr>
            </w:pPr>
          </w:p>
        </w:tc>
      </w:tr>
      <w:tr w:rsidR="00B675D1" w:rsidRPr="00397A09" w14:paraId="15BDCA9E" w14:textId="77777777" w:rsidTr="00492534">
        <w:tc>
          <w:tcPr>
            <w:tcW w:w="208" w:type="pct"/>
            <w:tcBorders>
              <w:top w:val="single" w:sz="4" w:space="0" w:color="auto"/>
            </w:tcBorders>
          </w:tcPr>
          <w:p w14:paraId="6932AE6C"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585A4EF5" w14:textId="77777777" w:rsidR="00B675D1" w:rsidRPr="00ED3321" w:rsidRDefault="00B675D1" w:rsidP="008D7B7F">
            <w:pPr>
              <w:pStyle w:val="Algorithm"/>
            </w:pPr>
            <w:r>
              <w:tab/>
            </w:r>
            <w:r>
              <w:tab/>
            </w:r>
            <w:r>
              <w:rPr>
                <w:b/>
                <w:bCs w:val="0"/>
              </w:rPr>
              <w:t>while</w:t>
            </w:r>
            <w:r>
              <w:t xml:space="preserve"> mayAct</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vMerge w:val="restart"/>
            <w:tcBorders>
              <w:top w:val="single" w:sz="4" w:space="0" w:color="auto"/>
              <w:left w:val="single" w:sz="4" w:space="0" w:color="auto"/>
              <w:right w:val="single" w:sz="4" w:space="0" w:color="auto"/>
            </w:tcBorders>
            <w:shd w:val="clear" w:color="auto" w:fill="FAD6AC"/>
            <w:vAlign w:val="center"/>
          </w:tcPr>
          <w:p w14:paraId="1B93F229" w14:textId="39753D73" w:rsidR="00B675D1" w:rsidRPr="00397A09" w:rsidRDefault="00B675D1" w:rsidP="00492534">
            <w:pPr>
              <w:pStyle w:val="Algorithm"/>
              <w:jc w:val="center"/>
              <w:rPr>
                <w:b/>
                <w:bCs w:val="0"/>
              </w:rPr>
            </w:pPr>
            <w:r w:rsidRPr="00397A09">
              <w:rPr>
                <w:b/>
                <w:bCs w:val="0"/>
              </w:rPr>
              <w:t>Plan Actions</w:t>
            </w:r>
          </w:p>
        </w:tc>
      </w:tr>
      <w:tr w:rsidR="00B675D1" w:rsidRPr="00397A09" w14:paraId="75F0C1D8" w14:textId="77777777" w:rsidTr="00492534">
        <w:tc>
          <w:tcPr>
            <w:tcW w:w="208" w:type="pct"/>
          </w:tcPr>
          <w:p w14:paraId="2D12B9F6"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274CC70" w14:textId="77777777" w:rsidR="00B675D1" w:rsidRDefault="00B675D1" w:rsidP="008D7B7F">
            <w:pPr>
              <w:pStyle w:val="Algorithm"/>
            </w:pPr>
            <w:r>
              <w:tab/>
            </w:r>
            <w:r>
              <w:tab/>
            </w:r>
            <w:r>
              <w:tab/>
              <w:t xml:space="preserve">If </w:t>
            </w:r>
            <m:oMath>
              <m:r>
                <w:rPr>
                  <w:rFonts w:ascii="Cambria Math" w:hAnsi="Cambria Math"/>
                </w:rPr>
                <m:t>path</m:t>
              </m:r>
            </m:oMath>
            <w:r>
              <w:t xml:space="preserve"> is still valid use it, otherwise:</w:t>
            </w:r>
          </w:p>
        </w:tc>
        <w:tc>
          <w:tcPr>
            <w:tcW w:w="989" w:type="pct"/>
            <w:vMerge/>
            <w:tcBorders>
              <w:top w:val="single" w:sz="4" w:space="0" w:color="auto"/>
              <w:left w:val="single" w:sz="4" w:space="0" w:color="auto"/>
              <w:right w:val="single" w:sz="4" w:space="0" w:color="auto"/>
            </w:tcBorders>
            <w:shd w:val="clear" w:color="auto" w:fill="FAD6AC"/>
            <w:vAlign w:val="center"/>
          </w:tcPr>
          <w:p w14:paraId="15D3B5C3" w14:textId="77777777" w:rsidR="00B675D1" w:rsidRPr="00397A09" w:rsidRDefault="00B675D1" w:rsidP="00492534">
            <w:pPr>
              <w:pStyle w:val="Algorithm"/>
              <w:jc w:val="center"/>
              <w:rPr>
                <w:b/>
                <w:bCs w:val="0"/>
              </w:rPr>
            </w:pPr>
          </w:p>
        </w:tc>
      </w:tr>
      <w:tr w:rsidR="00B675D1" w:rsidRPr="00397A09" w14:paraId="4253E7EF" w14:textId="77777777" w:rsidTr="00492534">
        <w:tc>
          <w:tcPr>
            <w:tcW w:w="208" w:type="pct"/>
          </w:tcPr>
          <w:p w14:paraId="30496AAA"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0B8DC484" w14:textId="77777777" w:rsidR="00B675D1" w:rsidRPr="00BB6C4B" w:rsidRDefault="00B675D1" w:rsidP="008D7B7F">
            <w:pPr>
              <w:pStyle w:val="Algorithm"/>
            </w:pPr>
            <w:r>
              <w:tab/>
            </w:r>
            <w:r>
              <w:tab/>
            </w:r>
            <w:r>
              <w:tab/>
            </w:r>
            <w:r>
              <w:tab/>
            </w:r>
            <w:r>
              <w:rPr>
                <w:b/>
                <w:bCs w:val="0"/>
              </w:rPr>
              <w:t xml:space="preserve">if </w:t>
            </w:r>
            <m:oMath>
              <m:r>
                <w:rPr>
                  <w:rFonts w:ascii="Cambria Math" w:hAnsi="Cambria Math"/>
                </w:rPr>
                <m:t>intent</m:t>
              </m:r>
            </m:oMath>
            <w:r>
              <w:rPr>
                <w:rFonts w:eastAsiaTheme="minorEastAsia"/>
              </w:rPr>
              <w:t xml:space="preserve"> is “intendTask”:</w:t>
            </w:r>
          </w:p>
        </w:tc>
        <w:tc>
          <w:tcPr>
            <w:tcW w:w="989" w:type="pct"/>
            <w:vMerge/>
            <w:tcBorders>
              <w:left w:val="single" w:sz="4" w:space="0" w:color="auto"/>
              <w:right w:val="single" w:sz="4" w:space="0" w:color="auto"/>
            </w:tcBorders>
            <w:shd w:val="clear" w:color="auto" w:fill="FAD6AC"/>
            <w:vAlign w:val="center"/>
          </w:tcPr>
          <w:p w14:paraId="58B8BDBD" w14:textId="77777777" w:rsidR="00B675D1" w:rsidRPr="00397A09" w:rsidRDefault="00B675D1" w:rsidP="00492534">
            <w:pPr>
              <w:pStyle w:val="Algorithm"/>
              <w:jc w:val="center"/>
              <w:rPr>
                <w:b/>
                <w:bCs w:val="0"/>
              </w:rPr>
            </w:pPr>
          </w:p>
        </w:tc>
      </w:tr>
      <w:tr w:rsidR="00B675D1" w:rsidRPr="00397A09" w14:paraId="503B10F8" w14:textId="77777777" w:rsidTr="00492534">
        <w:tc>
          <w:tcPr>
            <w:tcW w:w="208" w:type="pct"/>
          </w:tcPr>
          <w:p w14:paraId="27F5815C"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0706F7B" w14:textId="77777777" w:rsidR="00B675D1" w:rsidRDefault="00B675D1" w:rsidP="008D7B7F">
            <w:pPr>
              <w:pStyle w:val="Algorithm"/>
            </w:pPr>
            <w:r>
              <w:tab/>
            </w:r>
            <w:r>
              <w:tab/>
            </w:r>
            <w:r>
              <w:tab/>
            </w:r>
            <w:r>
              <w:tab/>
            </w:r>
            <w:r>
              <w:tab/>
              <w:t>Path1</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,task)</m:t>
              </m:r>
            </m:oMath>
          </w:p>
        </w:tc>
        <w:tc>
          <w:tcPr>
            <w:tcW w:w="989" w:type="pct"/>
            <w:vMerge/>
            <w:tcBorders>
              <w:left w:val="single" w:sz="4" w:space="0" w:color="auto"/>
              <w:right w:val="single" w:sz="4" w:space="0" w:color="auto"/>
            </w:tcBorders>
            <w:shd w:val="clear" w:color="auto" w:fill="FAD6AC"/>
            <w:vAlign w:val="center"/>
          </w:tcPr>
          <w:p w14:paraId="447178FB" w14:textId="77777777" w:rsidR="00B675D1" w:rsidRPr="00397A09" w:rsidRDefault="00B675D1" w:rsidP="00492534">
            <w:pPr>
              <w:pStyle w:val="Algorithm"/>
              <w:jc w:val="center"/>
              <w:rPr>
                <w:b/>
                <w:bCs w:val="0"/>
              </w:rPr>
            </w:pPr>
          </w:p>
        </w:tc>
      </w:tr>
      <w:tr w:rsidR="00B675D1" w:rsidRPr="00397A09" w14:paraId="03ACDC58" w14:textId="77777777" w:rsidTr="00492534">
        <w:tc>
          <w:tcPr>
            <w:tcW w:w="208" w:type="pct"/>
          </w:tcPr>
          <w:p w14:paraId="0506E77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4EB87BD" w14:textId="77777777" w:rsidR="00B675D1" w:rsidRDefault="00B675D1" w:rsidP="008D7B7F">
            <w:pPr>
              <w:pStyle w:val="Algorithm"/>
            </w:pPr>
            <w:r>
              <w:tab/>
            </w:r>
            <w:r>
              <w:tab/>
            </w:r>
            <w:r>
              <w:tab/>
            </w:r>
            <w:r>
              <w:tab/>
            </w:r>
            <w:r w:rsidRPr="00BB6C4B">
              <w:rPr>
                <w:b/>
                <w:bCs w:val="0"/>
              </w:rPr>
              <w:t>else if</w:t>
            </w:r>
            <w:r>
              <w:t xml:space="preserve"> </w:t>
            </w:r>
            <m:oMath>
              <m:r>
                <w:rPr>
                  <w:rFonts w:ascii="Cambria Math" w:hAnsi="Cambria Math"/>
                </w:rPr>
                <m:t>intent</m:t>
              </m:r>
            </m:oMath>
            <w:r>
              <w:rPr>
                <w:rFonts w:eastAsiaTheme="minorEastAsia"/>
              </w:rPr>
              <w:t xml:space="preserve"> is “intendRest”:</w:t>
            </w:r>
          </w:p>
        </w:tc>
        <w:tc>
          <w:tcPr>
            <w:tcW w:w="989" w:type="pct"/>
            <w:vMerge/>
            <w:tcBorders>
              <w:left w:val="single" w:sz="4" w:space="0" w:color="auto"/>
              <w:right w:val="single" w:sz="4" w:space="0" w:color="auto"/>
            </w:tcBorders>
            <w:shd w:val="clear" w:color="auto" w:fill="FAD6AC"/>
            <w:vAlign w:val="center"/>
          </w:tcPr>
          <w:p w14:paraId="0AC35BFE" w14:textId="77777777" w:rsidR="00B675D1" w:rsidRPr="00397A09" w:rsidRDefault="00B675D1" w:rsidP="00492534">
            <w:pPr>
              <w:pStyle w:val="Algorithm"/>
              <w:jc w:val="center"/>
              <w:rPr>
                <w:b/>
                <w:bCs w:val="0"/>
              </w:rPr>
            </w:pPr>
          </w:p>
        </w:tc>
      </w:tr>
      <w:tr w:rsidR="00B675D1" w:rsidRPr="00397A09" w14:paraId="31A34CAE" w14:textId="77777777" w:rsidTr="00492534">
        <w:tc>
          <w:tcPr>
            <w:tcW w:w="208" w:type="pct"/>
          </w:tcPr>
          <w:p w14:paraId="198DD0D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092B7A0" w14:textId="77777777" w:rsidR="00B675D1" w:rsidRDefault="00B675D1" w:rsidP="008D7B7F">
            <w:pPr>
              <w:pStyle w:val="Algorithm"/>
            </w:pPr>
            <w:r>
              <w:tab/>
            </w:r>
            <w:r>
              <w:tab/>
            </w:r>
            <w:r>
              <w:tab/>
            </w:r>
            <w:r>
              <w:tab/>
            </w:r>
            <w:r>
              <w:tab/>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479B734E" w14:textId="77777777" w:rsidR="00B675D1" w:rsidRPr="00397A09" w:rsidRDefault="00B675D1" w:rsidP="00492534">
            <w:pPr>
              <w:pStyle w:val="Algorithm"/>
              <w:jc w:val="center"/>
              <w:rPr>
                <w:b/>
                <w:bCs w:val="0"/>
              </w:rPr>
            </w:pPr>
          </w:p>
        </w:tc>
      </w:tr>
      <w:tr w:rsidR="00B675D1" w:rsidRPr="00397A09" w14:paraId="42C0354C" w14:textId="77777777" w:rsidTr="00492534">
        <w:tc>
          <w:tcPr>
            <w:tcW w:w="208" w:type="pct"/>
          </w:tcPr>
          <w:p w14:paraId="60C184C7"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B0FB0C3" w14:textId="77777777" w:rsidR="00B675D1" w:rsidRDefault="00B675D1" w:rsidP="008D7B7F">
            <w:pPr>
              <w:pStyle w:val="Algorithm"/>
            </w:pPr>
            <w:r>
              <w:tab/>
            </w:r>
            <w:r>
              <w:tab/>
            </w:r>
            <w:r>
              <w:tab/>
            </w:r>
            <w:r>
              <w:tab/>
            </w:r>
            <w:r w:rsidRPr="00BB6C4B">
              <w:rPr>
                <w:b/>
                <w:bCs w:val="0"/>
              </w:rPr>
              <w:t>else if</w:t>
            </w:r>
            <w:r>
              <w:t xml:space="preserve"> </w:t>
            </w:r>
            <m:oMath>
              <m:r>
                <w:rPr>
                  <w:rFonts w:ascii="Cambria Math" w:hAnsi="Cambria Math"/>
                </w:rPr>
                <m:t>intent</m:t>
              </m:r>
            </m:oMath>
            <w:r>
              <w:rPr>
                <w:rFonts w:eastAsiaTheme="minorEastAsia"/>
              </w:rPr>
              <w:t xml:space="preserve"> is “intendStay”:</w:t>
            </w:r>
          </w:p>
        </w:tc>
        <w:tc>
          <w:tcPr>
            <w:tcW w:w="989" w:type="pct"/>
            <w:vMerge/>
            <w:tcBorders>
              <w:left w:val="single" w:sz="4" w:space="0" w:color="auto"/>
              <w:right w:val="single" w:sz="4" w:space="0" w:color="auto"/>
            </w:tcBorders>
            <w:shd w:val="clear" w:color="auto" w:fill="FAD6AC"/>
            <w:vAlign w:val="center"/>
          </w:tcPr>
          <w:p w14:paraId="23FD2D51" w14:textId="77777777" w:rsidR="00B675D1" w:rsidRPr="00397A09" w:rsidRDefault="00B675D1" w:rsidP="00492534">
            <w:pPr>
              <w:pStyle w:val="Algorithm"/>
              <w:jc w:val="center"/>
              <w:rPr>
                <w:b/>
                <w:bCs w:val="0"/>
              </w:rPr>
            </w:pPr>
          </w:p>
        </w:tc>
      </w:tr>
      <w:tr w:rsidR="00B675D1" w:rsidRPr="00397A09" w14:paraId="681DEDDA" w14:textId="77777777" w:rsidTr="00492534">
        <w:tc>
          <w:tcPr>
            <w:tcW w:w="208" w:type="pct"/>
            <w:tcBorders>
              <w:bottom w:val="single" w:sz="4" w:space="0" w:color="auto"/>
            </w:tcBorders>
          </w:tcPr>
          <w:p w14:paraId="62C97947"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663E7C5F" w14:textId="77777777" w:rsidR="00B675D1" w:rsidRDefault="00B675D1" w:rsidP="008D7B7F">
            <w:pPr>
              <w:pStyle w:val="Algorithm"/>
            </w:pPr>
            <w:r>
              <w:tab/>
            </w:r>
            <w:r>
              <w:tab/>
            </w:r>
            <w:r>
              <w:tab/>
            </w:r>
            <w:r>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063631B7" w14:textId="77777777" w:rsidR="00B675D1" w:rsidRPr="00397A09" w:rsidRDefault="00B675D1" w:rsidP="00492534">
            <w:pPr>
              <w:pStyle w:val="Algorithm"/>
              <w:jc w:val="center"/>
              <w:rPr>
                <w:b/>
                <w:bCs w:val="0"/>
              </w:rPr>
            </w:pPr>
          </w:p>
        </w:tc>
      </w:tr>
      <w:tr w:rsidR="00B675D1" w:rsidRPr="00397A09" w14:paraId="0BC36E26" w14:textId="77777777" w:rsidTr="00492534">
        <w:tc>
          <w:tcPr>
            <w:tcW w:w="208" w:type="pct"/>
            <w:tcBorders>
              <w:top w:val="single" w:sz="4" w:space="0" w:color="auto"/>
            </w:tcBorders>
          </w:tcPr>
          <w:p w14:paraId="5F3AC31F"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6C5C70EC" w14:textId="77777777" w:rsidR="00B675D1" w:rsidRPr="004F403C" w:rsidRDefault="00B675D1" w:rsidP="008D7B7F">
            <w:pPr>
              <w:pStyle w:val="Algorithm"/>
            </w:pPr>
            <w:r w:rsidRPr="00E13A2B">
              <w:tab/>
            </w:r>
            <m:oMath>
              <m:r>
                <w:rPr>
                  <w:rFonts w:ascii="Cambria Math" w:hAnsi="Cambria Math"/>
                </w:rPr>
                <m:t>valid←</m:t>
              </m:r>
            </m:oMath>
            <w:r>
              <w:rPr>
                <w:rFonts w:eastAsiaTheme="minorEastAsia"/>
              </w:rPr>
              <w:t xml:space="preserve"> </w:t>
            </w:r>
            <w:r>
              <w:t>validatePlans</w:t>
            </w:r>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316506D2" w14:textId="61C32583" w:rsidR="00B675D1" w:rsidRPr="00397A09" w:rsidRDefault="00B675D1" w:rsidP="00492534">
            <w:pPr>
              <w:pStyle w:val="Algorithm"/>
              <w:jc w:val="center"/>
              <w:rPr>
                <w:b/>
                <w:bCs w:val="0"/>
              </w:rPr>
            </w:pPr>
            <w:r w:rsidRPr="00397A09">
              <w:rPr>
                <w:b/>
                <w:bCs w:val="0"/>
              </w:rPr>
              <w:t>Execute Actions</w:t>
            </w:r>
          </w:p>
        </w:tc>
      </w:tr>
      <w:tr w:rsidR="00B675D1" w:rsidRPr="00397A09" w14:paraId="59534814" w14:textId="77777777" w:rsidTr="00492534">
        <w:tc>
          <w:tcPr>
            <w:tcW w:w="208" w:type="pct"/>
          </w:tcPr>
          <w:p w14:paraId="636562B2"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3883E06" w14:textId="77777777" w:rsidR="00B675D1" w:rsidRPr="004F403C" w:rsidRDefault="00B675D1" w:rsidP="008D7B7F">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5CC05394" w14:textId="77777777" w:rsidR="00B675D1" w:rsidRPr="00397A09" w:rsidRDefault="00B675D1" w:rsidP="00492534">
            <w:pPr>
              <w:pStyle w:val="Algorithm"/>
              <w:jc w:val="center"/>
              <w:rPr>
                <w:b/>
                <w:bCs w:val="0"/>
              </w:rPr>
            </w:pPr>
          </w:p>
        </w:tc>
      </w:tr>
      <w:tr w:rsidR="00B675D1" w:rsidRPr="00397A09" w14:paraId="7B7EA191" w14:textId="77777777" w:rsidTr="00492534">
        <w:tc>
          <w:tcPr>
            <w:tcW w:w="208" w:type="pct"/>
          </w:tcPr>
          <w:p w14:paraId="6B011602"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3B63667" w14:textId="77777777" w:rsidR="00B675D1" w:rsidRPr="00E13A2B" w:rsidRDefault="00B675D1" w:rsidP="008D7B7F">
            <w:pPr>
              <w:pStyle w:val="Algorithm"/>
            </w:pPr>
            <w:r w:rsidRPr="00E13A2B">
              <w:tab/>
            </w:r>
            <w:r w:rsidRPr="00E13A2B">
              <w:tab/>
            </w:r>
            <w:r>
              <w:t>resolveCollisions</w:t>
            </w:r>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2051C1A5" w14:textId="77777777" w:rsidR="00B675D1" w:rsidRPr="00397A09" w:rsidRDefault="00B675D1" w:rsidP="00492534">
            <w:pPr>
              <w:pStyle w:val="Algorithm"/>
              <w:jc w:val="center"/>
              <w:rPr>
                <w:b/>
                <w:bCs w:val="0"/>
              </w:rPr>
            </w:pPr>
          </w:p>
        </w:tc>
      </w:tr>
      <w:tr w:rsidR="00B675D1" w:rsidRPr="00397A09" w14:paraId="559EBBF6" w14:textId="77777777" w:rsidTr="00492534">
        <w:tc>
          <w:tcPr>
            <w:tcW w:w="208" w:type="pct"/>
            <w:tcBorders>
              <w:bottom w:val="single" w:sz="4" w:space="0" w:color="auto"/>
            </w:tcBorders>
          </w:tcPr>
          <w:p w14:paraId="44093495"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30330A2D" w14:textId="77777777" w:rsidR="00B675D1" w:rsidRPr="00E13A2B" w:rsidRDefault="00B675D1" w:rsidP="008D7B7F">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311A3637" w14:textId="77777777" w:rsidR="00B675D1" w:rsidRPr="00397A09" w:rsidRDefault="00B675D1" w:rsidP="00492534">
            <w:pPr>
              <w:pStyle w:val="Algorithm"/>
              <w:jc w:val="center"/>
              <w:rPr>
                <w:b/>
                <w:bCs w:val="0"/>
              </w:rPr>
            </w:pPr>
          </w:p>
        </w:tc>
      </w:tr>
      <w:tr w:rsidR="00B675D1" w:rsidRPr="00397A09" w14:paraId="54D33966" w14:textId="77777777" w:rsidTr="00492534">
        <w:tc>
          <w:tcPr>
            <w:tcW w:w="208" w:type="pct"/>
            <w:tcBorders>
              <w:top w:val="single" w:sz="4" w:space="0" w:color="auto"/>
            </w:tcBorders>
          </w:tcPr>
          <w:p w14:paraId="459DC05B"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4FE943CA" w14:textId="77777777" w:rsidR="00B675D1" w:rsidRPr="004F403C" w:rsidRDefault="00B675D1" w:rsidP="008D7B7F">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42DA8954" w14:textId="16831066" w:rsidR="00B675D1" w:rsidRPr="00397A09" w:rsidRDefault="00B675D1" w:rsidP="00492534">
            <w:pPr>
              <w:pStyle w:val="Algorithm"/>
              <w:jc w:val="center"/>
              <w:rPr>
                <w:b/>
                <w:bCs w:val="0"/>
              </w:rPr>
            </w:pPr>
            <w:r>
              <w:rPr>
                <w:b/>
                <w:bCs w:val="0"/>
              </w:rPr>
              <w:t>Sim. Crash</w:t>
            </w:r>
          </w:p>
        </w:tc>
      </w:tr>
      <w:tr w:rsidR="00B675D1" w:rsidRPr="00397A09" w14:paraId="2207E8EB" w14:textId="77777777" w:rsidTr="00492534">
        <w:tc>
          <w:tcPr>
            <w:tcW w:w="208" w:type="pct"/>
            <w:tcBorders>
              <w:bottom w:val="single" w:sz="4" w:space="0" w:color="auto"/>
            </w:tcBorders>
          </w:tcPr>
          <w:p w14:paraId="464DEEBF"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36CCF66B" w14:textId="77777777" w:rsidR="00B675D1" w:rsidRPr="00E13A2B" w:rsidRDefault="00B675D1" w:rsidP="008D7B7F">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70164953" w14:textId="77777777" w:rsidR="00B675D1" w:rsidRPr="00397A09" w:rsidRDefault="00B675D1" w:rsidP="00492534">
            <w:pPr>
              <w:pStyle w:val="Algorithm"/>
              <w:jc w:val="center"/>
              <w:rPr>
                <w:b/>
                <w:bCs w:val="0"/>
              </w:rPr>
            </w:pPr>
          </w:p>
        </w:tc>
      </w:tr>
      <w:tr w:rsidR="00B675D1" w:rsidRPr="00397A09" w14:paraId="346BE3F1" w14:textId="77777777" w:rsidTr="00492534">
        <w:tc>
          <w:tcPr>
            <w:tcW w:w="208" w:type="pct"/>
            <w:tcBorders>
              <w:top w:val="single" w:sz="4" w:space="0" w:color="auto"/>
              <w:bottom w:val="single" w:sz="4" w:space="0" w:color="auto"/>
            </w:tcBorders>
          </w:tcPr>
          <w:p w14:paraId="247F4B47"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42779658" w14:textId="77777777" w:rsidR="00B675D1" w:rsidRPr="00E13A2B" w:rsidRDefault="00B675D1" w:rsidP="008D7B7F">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00CF869D" w14:textId="3D18CB8F" w:rsidR="00B675D1" w:rsidRPr="00397A09" w:rsidRDefault="00B675D1" w:rsidP="00492534">
            <w:pPr>
              <w:pStyle w:val="Algorithm"/>
              <w:jc w:val="center"/>
              <w:rPr>
                <w:b/>
                <w:bCs w:val="0"/>
              </w:rPr>
            </w:pPr>
            <w:r w:rsidRPr="00397A09">
              <w:rPr>
                <w:b/>
                <w:bCs w:val="0"/>
              </w:rPr>
              <w:t>Execute Actions</w:t>
            </w:r>
          </w:p>
        </w:tc>
      </w:tr>
      <w:tr w:rsidR="00B675D1" w:rsidRPr="00397A09" w14:paraId="7BBF0377" w14:textId="77777777" w:rsidTr="00492534">
        <w:tc>
          <w:tcPr>
            <w:tcW w:w="208" w:type="pct"/>
            <w:tcBorders>
              <w:top w:val="single" w:sz="4" w:space="0" w:color="auto"/>
              <w:bottom w:val="single" w:sz="4" w:space="0" w:color="auto"/>
            </w:tcBorders>
          </w:tcPr>
          <w:p w14:paraId="2A146327"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6B2CA2E6" w14:textId="77777777" w:rsidR="00B675D1" w:rsidRPr="00E13A2B" w:rsidRDefault="00B675D1" w:rsidP="008D7B7F">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2A723DF1" w14:textId="7B45F0C2" w:rsidR="00B675D1" w:rsidRPr="00397A09" w:rsidRDefault="00B675D1" w:rsidP="00492534">
            <w:pPr>
              <w:pStyle w:val="Algorithm"/>
              <w:jc w:val="center"/>
              <w:rPr>
                <w:b/>
                <w:bCs w:val="0"/>
              </w:rPr>
            </w:pPr>
            <w:r w:rsidRPr="00397A09">
              <w:rPr>
                <w:b/>
                <w:bCs w:val="0"/>
              </w:rPr>
              <w:t>End Step</w:t>
            </w:r>
          </w:p>
        </w:tc>
      </w:tr>
      <w:tr w:rsidR="00B675D1" w:rsidRPr="00397A09" w14:paraId="2D61400F" w14:textId="77777777" w:rsidTr="00492534">
        <w:tc>
          <w:tcPr>
            <w:tcW w:w="208" w:type="pct"/>
            <w:tcBorders>
              <w:top w:val="single" w:sz="4" w:space="0" w:color="auto"/>
              <w:bottom w:val="single" w:sz="4" w:space="0" w:color="auto"/>
            </w:tcBorders>
          </w:tcPr>
          <w:p w14:paraId="69F4DFEB"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23F2597" w14:textId="77777777" w:rsidR="00B675D1" w:rsidRDefault="00B675D1" w:rsidP="008D7B7F">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920F48" w14:textId="45322B14" w:rsidR="00B675D1" w:rsidRPr="00397A09" w:rsidRDefault="00B675D1" w:rsidP="00492534">
            <w:pPr>
              <w:pStyle w:val="Algorithm"/>
              <w:jc w:val="center"/>
              <w:rPr>
                <w:b/>
                <w:bCs w:val="0"/>
              </w:rPr>
            </w:pPr>
            <w:r>
              <w:rPr>
                <w:b/>
                <w:bCs w:val="0"/>
              </w:rPr>
              <w:t>End Simulation</w:t>
            </w:r>
          </w:p>
        </w:tc>
      </w:tr>
    </w:tbl>
    <w:p w14:paraId="06E33F84" w14:textId="77777777" w:rsidR="00B675D1" w:rsidRPr="001A4DF1" w:rsidRDefault="00B675D1" w:rsidP="00B675D1">
      <w:pPr>
        <w:spacing w:line="480" w:lineRule="auto"/>
        <w:contextualSpacing/>
        <w:rPr>
          <w:rFonts w:cs="Times New Roman"/>
          <w:szCs w:val="24"/>
        </w:rPr>
      </w:pPr>
    </w:p>
    <w:p w14:paraId="726F4E8C" w14:textId="089B9F8C" w:rsidR="000A0579" w:rsidRDefault="00B675D1" w:rsidP="000A0579">
      <w:pPr>
        <w:spacing w:line="480" w:lineRule="auto"/>
        <w:rPr>
          <w:rFonts w:cs="Times New Roman"/>
          <w:szCs w:val="24"/>
        </w:rPr>
        <w:sectPr w:rsidR="000A0579" w:rsidSect="004F56DA">
          <w:pgSz w:w="12240" w:h="15840"/>
          <w:pgMar w:top="2160" w:right="1440" w:bottom="1440" w:left="2160" w:header="1440" w:footer="1440" w:gutter="0"/>
          <w:cols w:space="720"/>
          <w:docGrid w:linePitch="360"/>
        </w:sectPr>
      </w:pPr>
      <w:r>
        <w:rPr>
          <w:rFonts w:cs="Times New Roman"/>
          <w:b/>
          <w:bCs/>
          <w:szCs w:val="24"/>
        </w:rPr>
        <w:tab/>
      </w:r>
      <w:r>
        <w:rPr>
          <w:rFonts w:cs="Times New Roman"/>
          <w:szCs w:val="24"/>
        </w:rPr>
        <w:t xml:space="preserve">This implementation could therefore be used without adjustment to the top-level state machine diagram, minimizing the amount of “hard-coding” that need be done during </w:t>
      </w:r>
      <w:r>
        <w:rPr>
          <w:rFonts w:cs="Times New Roman"/>
          <w:szCs w:val="24"/>
        </w:rPr>
        <w:lastRenderedPageBreak/>
        <w:t xml:space="preserve">implementation of a new algorithm to an existing simulator based on the principles laid out in Chapter </w:t>
      </w:r>
      <w:r w:rsidR="0078564B">
        <w:rPr>
          <w:rFonts w:cs="Times New Roman"/>
          <w:szCs w:val="24"/>
        </w:rPr>
        <w:t>3</w:t>
      </w:r>
      <w:r>
        <w:rPr>
          <w:rFonts w:cs="Times New Roman"/>
          <w:szCs w:val="24"/>
        </w:rPr>
        <w:t>. In the appendices, it will be shown that FleetBench is capable of implementing the first solution without compromising state flow, proving that this is generally not a significant concern and may be left up to the discretion and preference of the user</w:t>
      </w:r>
      <w:r w:rsidR="002A21EE">
        <w:rPr>
          <w:rFonts w:cs="Times New Roman"/>
          <w:szCs w:val="24"/>
        </w:rPr>
        <w:t xml:space="preserve"> wishing to extend FleetBench’s functionality</w:t>
      </w:r>
      <w:r>
        <w:rPr>
          <w:rFonts w:cs="Times New Roman"/>
          <w:szCs w:val="24"/>
        </w:rPr>
        <w:t>.</w:t>
      </w:r>
    </w:p>
    <w:p w14:paraId="6BB4DB76" w14:textId="21BACED2" w:rsidR="00503691" w:rsidRDefault="000A0579" w:rsidP="001603E0">
      <w:pPr>
        <w:pStyle w:val="Heading2"/>
      </w:pPr>
      <w:bookmarkStart w:id="107" w:name="_Toc151829342"/>
      <w:r>
        <w:lastRenderedPageBreak/>
        <w:t xml:space="preserve">5.   </w:t>
      </w:r>
      <w:r w:rsidR="00503691">
        <w:t>Implementation, Testing, and Results</w:t>
      </w:r>
      <w:bookmarkEnd w:id="107"/>
    </w:p>
    <w:p w14:paraId="145432AF" w14:textId="2A30BDA7" w:rsidR="00503691" w:rsidRDefault="00503691" w:rsidP="00503691">
      <w:pPr>
        <w:spacing w:line="480" w:lineRule="auto"/>
        <w:contextualSpacing/>
        <w:rPr>
          <w:rFonts w:cs="Times New Roman"/>
          <w:szCs w:val="24"/>
        </w:rPr>
      </w:pPr>
      <w:r>
        <w:rPr>
          <w:rFonts w:cs="Times New Roman"/>
          <w:szCs w:val="24"/>
        </w:rPr>
        <w:tab/>
        <w:t xml:space="preserve">To demonstrate the efficacy of the implementation strategy presented in Chapter </w:t>
      </w:r>
      <w:r w:rsidR="00791DBC">
        <w:rPr>
          <w:rFonts w:cs="Times New Roman"/>
          <w:szCs w:val="24"/>
        </w:rPr>
        <w:t>3</w:t>
      </w:r>
      <w:r>
        <w:rPr>
          <w:rFonts w:cs="Times New Roman"/>
          <w:szCs w:val="24"/>
        </w:rPr>
        <w:t xml:space="preserve">, the </w:t>
      </w:r>
      <w:r w:rsidR="00791DBC">
        <w:rPr>
          <w:rFonts w:cs="Times New Roman"/>
          <w:szCs w:val="24"/>
        </w:rPr>
        <w:t xml:space="preserve">state machine </w:t>
      </w:r>
      <w:r>
        <w:rPr>
          <w:rFonts w:cs="Times New Roman"/>
          <w:szCs w:val="24"/>
        </w:rPr>
        <w:t xml:space="preserve">design pattern was used in the creation of a simulation and test program named FleetBench. FleetBench was developed to provide a guided user interface (GUI) overtop a sufficiently performant and extensible simulation of multi-agent problems and solutions while remaining intuitive and simple, all with the goal of increasing the accessibility of implementing and testing solutions to MAPF and MAPD problems. FleetBench natively allows a user to define the number, order, and positions of agents and tasks. Before simulation, the end user is able to define a number of options which determine the behavior of the simulation at runtime, as discussed in Chapter </w:t>
      </w:r>
      <w:r w:rsidR="00791DBC">
        <w:rPr>
          <w:rFonts w:cs="Times New Roman"/>
          <w:szCs w:val="24"/>
        </w:rPr>
        <w:t>4</w:t>
      </w:r>
      <w:r>
        <w:rPr>
          <w:rFonts w:cs="Times New Roman"/>
          <w:szCs w:val="24"/>
        </w:rPr>
        <w:t xml:space="preserve">. During simulation, a state machine designed exactly as presented in Chapter </w:t>
      </w:r>
      <w:r w:rsidR="00791DBC">
        <w:rPr>
          <w:rFonts w:cs="Times New Roman"/>
          <w:szCs w:val="24"/>
        </w:rPr>
        <w:t>3</w:t>
      </w:r>
      <w:r w:rsidR="00203A3C">
        <w:rPr>
          <w:rFonts w:cs="Times New Roman"/>
          <w:szCs w:val="24"/>
        </w:rPr>
        <w:t xml:space="preserve"> and </w:t>
      </w:r>
      <w:commentRangeStart w:id="108"/>
      <w:r w:rsidR="00203A3C">
        <w:rPr>
          <w:rFonts w:cs="Times New Roman"/>
          <w:szCs w:val="24"/>
        </w:rPr>
        <w:t>Appendix B</w:t>
      </w:r>
      <w:commentRangeEnd w:id="108"/>
      <w:r w:rsidR="00EB3D86">
        <w:rPr>
          <w:rStyle w:val="CommentReference"/>
        </w:rPr>
        <w:commentReference w:id="108"/>
      </w:r>
      <w:r>
        <w:rPr>
          <w:rFonts w:cs="Times New Roman"/>
          <w:szCs w:val="24"/>
        </w:rPr>
        <w:t xml:space="preserve"> is used to drive the execution of all implemented algorithms. Data is collected and displayed continuously to the user during runtime, providing instant feedback about the performance of an algorithm. To aid in analysis, the state of the simulation is reconstructable from saved data at any particular timestep, providing an intuitive way to seek explanations for algorithmic failures. Developed in Python and using the native GUI library TkInter, the application exposes a customized rendering engine accessible in user-defined scripts which produces visualizations of found paths, agent motions, key </w:t>
      </w:r>
      <w:r w:rsidR="00203A3C">
        <w:rPr>
          <w:rFonts w:cs="Times New Roman"/>
          <w:szCs w:val="24"/>
        </w:rPr>
        <w:t>object</w:t>
      </w:r>
      <w:r>
        <w:rPr>
          <w:rFonts w:cs="Times New Roman"/>
          <w:szCs w:val="24"/>
        </w:rPr>
        <w:t xml:space="preserve"> highlighting, and labeling on a per-state basis at the user’s request.</w:t>
      </w:r>
    </w:p>
    <w:p w14:paraId="4E9B01F3" w14:textId="5EEB3F3A" w:rsidR="00503691" w:rsidRDefault="00503691" w:rsidP="00503691">
      <w:pPr>
        <w:spacing w:line="480" w:lineRule="auto"/>
        <w:contextualSpacing/>
        <w:rPr>
          <w:rFonts w:cs="Times New Roman"/>
          <w:szCs w:val="24"/>
        </w:rPr>
      </w:pPr>
      <w:r>
        <w:rPr>
          <w:rFonts w:cs="Times New Roman"/>
          <w:szCs w:val="24"/>
        </w:rPr>
        <w:tab/>
        <w:t xml:space="preserve">FleetBench is designed to be extensible. By placing script files in the appropriate application path, a user is able to add additional algorithms to the program or modify the </w:t>
      </w:r>
      <w:r>
        <w:rPr>
          <w:rFonts w:cs="Times New Roman"/>
          <w:szCs w:val="24"/>
        </w:rPr>
        <w:lastRenderedPageBreak/>
        <w:t xml:space="preserve">behavior of existing work. The state machine structure provides a regulated way of calling </w:t>
      </w:r>
      <w:r w:rsidR="004C5926">
        <w:rPr>
          <w:rFonts w:cs="Times New Roman"/>
          <w:szCs w:val="24"/>
        </w:rPr>
        <w:t>the algorithm’s subroutines,</w:t>
      </w:r>
      <w:r>
        <w:rPr>
          <w:rFonts w:cs="Times New Roman"/>
          <w:szCs w:val="24"/>
        </w:rPr>
        <w:t xml:space="preserve"> which are listed in Appendix </w:t>
      </w:r>
      <w:r w:rsidR="00F10E9D">
        <w:rPr>
          <w:rFonts w:cs="Times New Roman"/>
          <w:szCs w:val="24"/>
        </w:rPr>
        <w:t>B</w:t>
      </w:r>
      <w:r>
        <w:rPr>
          <w:rFonts w:cs="Times New Roman"/>
          <w:szCs w:val="24"/>
        </w:rPr>
        <w:t>. These functions must be present in the algorithm scripts and some data must be returned in a certain format, but no further requirements</w:t>
      </w:r>
      <w:r w:rsidR="004C5926">
        <w:rPr>
          <w:rFonts w:cs="Times New Roman"/>
          <w:szCs w:val="24"/>
        </w:rPr>
        <w:t xml:space="preserve"> regarding their function</w:t>
      </w:r>
      <w:r>
        <w:rPr>
          <w:rFonts w:cs="Times New Roman"/>
          <w:szCs w:val="24"/>
        </w:rPr>
        <w:t xml:space="preserve"> are imposed.</w:t>
      </w:r>
    </w:p>
    <w:p w14:paraId="2C366281" w14:textId="557DC866" w:rsidR="00231A77" w:rsidRDefault="00231A77" w:rsidP="00503691">
      <w:pPr>
        <w:spacing w:line="480" w:lineRule="auto"/>
        <w:contextualSpacing/>
        <w:rPr>
          <w:rFonts w:cs="Times New Roman"/>
          <w:szCs w:val="24"/>
        </w:rPr>
      </w:pPr>
      <w:r>
        <w:rPr>
          <w:rFonts w:cs="Times New Roman"/>
          <w:szCs w:val="24"/>
        </w:rPr>
        <w:tab/>
        <w:t>FleetBench has two modes. The first, available immediately upon launching the program and supplying a map file, allows the user to define the system to be used in simulation. Agents and tasks may be created, with assigned positions and names. This initial state of the system can be saved and manipulated, allowing rapid minor changes to be made between simulation runs.</w:t>
      </w:r>
    </w:p>
    <w:p w14:paraId="58CBC31C" w14:textId="7859B815" w:rsidR="00231A77" w:rsidRDefault="00231A77" w:rsidP="00503691">
      <w:pPr>
        <w:spacing w:line="480" w:lineRule="auto"/>
        <w:contextualSpacing/>
        <w:rPr>
          <w:rFonts w:cs="Times New Roman"/>
          <w:szCs w:val="24"/>
        </w:rPr>
      </w:pPr>
      <w:r>
        <w:rPr>
          <w:rFonts w:cs="Times New Roman"/>
          <w:szCs w:val="24"/>
        </w:rPr>
        <w:tab/>
        <w:t xml:space="preserve">The second mode, shown in </w:t>
      </w:r>
      <w:r>
        <w:rPr>
          <w:rFonts w:cs="Times New Roman"/>
          <w:szCs w:val="24"/>
        </w:rPr>
        <w:fldChar w:fldCharType="begin"/>
      </w:r>
      <w:r>
        <w:rPr>
          <w:rFonts w:cs="Times New Roman"/>
          <w:szCs w:val="24"/>
        </w:rPr>
        <w:instrText xml:space="preserve"> REF _Ref151165684 \h </w:instrText>
      </w:r>
      <w:r>
        <w:rPr>
          <w:rFonts w:cs="Times New Roman"/>
          <w:szCs w:val="24"/>
        </w:rPr>
      </w:r>
      <w:r>
        <w:rPr>
          <w:rFonts w:cs="Times New Roman"/>
          <w:szCs w:val="24"/>
        </w:rPr>
        <w:fldChar w:fldCharType="separate"/>
      </w:r>
      <w:r w:rsidR="003667A2" w:rsidRPr="004B4950">
        <w:rPr>
          <w:rFonts w:cs="Times New Roman"/>
          <w:b/>
          <w:bCs/>
          <w:szCs w:val="24"/>
        </w:rPr>
        <w:t xml:space="preserve">Figure </w:t>
      </w:r>
      <w:r w:rsidR="003667A2">
        <w:rPr>
          <w:rFonts w:cs="Times New Roman"/>
          <w:b/>
          <w:bCs/>
          <w:noProof/>
          <w:szCs w:val="24"/>
        </w:rPr>
        <w:t>13</w:t>
      </w:r>
      <w:r>
        <w:rPr>
          <w:rFonts w:cs="Times New Roman"/>
          <w:szCs w:val="24"/>
        </w:rPr>
        <w:fldChar w:fldCharType="end"/>
      </w:r>
      <w:r>
        <w:rPr>
          <w:rFonts w:cs="Times New Roman"/>
          <w:szCs w:val="24"/>
        </w:rPr>
        <w:t xml:space="preserve">, </w:t>
      </w:r>
      <w:r w:rsidR="006173DD">
        <w:rPr>
          <w:rFonts w:cs="Times New Roman"/>
          <w:szCs w:val="24"/>
        </w:rPr>
        <w:t>runs and visualizes the progression of the system as the algorithm of choice is executed and modifies the system state. Configuration of the simulation runtime allows the user to define which states are visualized. On the right-hand panel a deck of controls are provided. Beneath the controls are representations of agent activity, position, and assignment as well as task statuses and tabulated data about the progression of the simulation.</w:t>
      </w:r>
    </w:p>
    <w:p w14:paraId="2BA699DA" w14:textId="77777777" w:rsidR="00503691" w:rsidRDefault="00503691" w:rsidP="00503691">
      <w:pPr>
        <w:keepNext/>
        <w:contextualSpacing/>
        <w:jc w:val="center"/>
      </w:pPr>
      <w:r>
        <w:rPr>
          <w:noProof/>
        </w:rPr>
        <w:lastRenderedPageBreak/>
        <w:drawing>
          <wp:inline distT="0" distB="0" distL="0" distR="0" wp14:anchorId="67BEA0BE" wp14:editId="15932974">
            <wp:extent cx="5120640" cy="2880360"/>
            <wp:effectExtent l="0" t="0" r="3810" b="0"/>
            <wp:docPr id="1350628275" name="Picture 1" descr="An image of the simulation window in FleetBench. A defined problem has been submitted and the program was simulated for 725 timesteps, showing some completed, some in progress, and some unassigned tasks. The current system state and the statistical data for the simulation so far are also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8275" name="Picture 1" descr="An image of the simulation window in FleetBench. A defined problem has been submitted and the program was simulated for 725 timesteps, showing some completed, some in progress, and some unassigned tasks. The current system state and the statistical data for the simulation so far are also visible."/>
                    <pic:cNvPicPr/>
                  </pic:nvPicPr>
                  <pic:blipFill>
                    <a:blip r:embed="rId48"/>
                    <a:stretch>
                      <a:fillRect/>
                    </a:stretch>
                  </pic:blipFill>
                  <pic:spPr>
                    <a:xfrm>
                      <a:off x="0" y="0"/>
                      <a:ext cx="5127367" cy="2884144"/>
                    </a:xfrm>
                    <a:prstGeom prst="rect">
                      <a:avLst/>
                    </a:prstGeom>
                  </pic:spPr>
                </pic:pic>
              </a:graphicData>
            </a:graphic>
          </wp:inline>
        </w:drawing>
      </w:r>
    </w:p>
    <w:p w14:paraId="4B943FA0" w14:textId="224F5497" w:rsidR="004B4950" w:rsidRPr="004B4950" w:rsidRDefault="00503691" w:rsidP="00F77EC0">
      <w:pPr>
        <w:pStyle w:val="Caption"/>
        <w:keepLines/>
        <w:jc w:val="center"/>
        <w:rPr>
          <w:rFonts w:cs="Times New Roman"/>
          <w:vanish/>
          <w:szCs w:val="24"/>
          <w:specVanish/>
        </w:rPr>
      </w:pPr>
      <w:bookmarkStart w:id="109" w:name="_Ref151165684"/>
      <w:bookmarkStart w:id="110" w:name="_Toc151828282"/>
      <w:r w:rsidRPr="004B4950">
        <w:rPr>
          <w:rFonts w:cs="Times New Roman"/>
          <w:b/>
          <w:bCs/>
          <w:szCs w:val="24"/>
        </w:rPr>
        <w:t xml:space="preserve">Figure </w:t>
      </w:r>
      <w:r w:rsidRPr="004B4950">
        <w:rPr>
          <w:rFonts w:cs="Times New Roman"/>
          <w:b/>
          <w:bCs/>
          <w:szCs w:val="24"/>
        </w:rPr>
        <w:fldChar w:fldCharType="begin"/>
      </w:r>
      <w:r w:rsidRPr="004B4950">
        <w:rPr>
          <w:rFonts w:cs="Times New Roman"/>
          <w:b/>
          <w:bCs/>
          <w:szCs w:val="24"/>
        </w:rPr>
        <w:instrText xml:space="preserve"> SEQ Figure \* ARABIC </w:instrText>
      </w:r>
      <w:r w:rsidRPr="004B4950">
        <w:rPr>
          <w:rFonts w:cs="Times New Roman"/>
          <w:b/>
          <w:bCs/>
          <w:szCs w:val="24"/>
        </w:rPr>
        <w:fldChar w:fldCharType="separate"/>
      </w:r>
      <w:r w:rsidR="003667A2">
        <w:rPr>
          <w:rFonts w:cs="Times New Roman"/>
          <w:b/>
          <w:bCs/>
          <w:noProof/>
          <w:szCs w:val="24"/>
        </w:rPr>
        <w:t>13</w:t>
      </w:r>
      <w:r w:rsidRPr="004B4950">
        <w:rPr>
          <w:rFonts w:cs="Times New Roman"/>
          <w:b/>
          <w:bCs/>
          <w:szCs w:val="24"/>
        </w:rPr>
        <w:fldChar w:fldCharType="end"/>
      </w:r>
      <w:bookmarkEnd w:id="109"/>
      <w:r w:rsidRPr="004B4950">
        <w:rPr>
          <w:rFonts w:cs="Times New Roman"/>
          <w:b/>
          <w:bCs/>
          <w:szCs w:val="24"/>
        </w:rPr>
        <w:t>:</w:t>
      </w:r>
      <w:r w:rsidRPr="00203DDA">
        <w:rPr>
          <w:rFonts w:cs="Times New Roman"/>
          <w:szCs w:val="24"/>
        </w:rPr>
        <w:t xml:space="preserve"> An image of the simulation window in FleetBench.</w:t>
      </w:r>
      <w:bookmarkEnd w:id="110"/>
    </w:p>
    <w:p w14:paraId="3168FA1E" w14:textId="63260F51" w:rsidR="00503691" w:rsidRPr="00203DDA" w:rsidRDefault="00503691" w:rsidP="00F77EC0">
      <w:pPr>
        <w:pStyle w:val="Caption"/>
        <w:keepLines/>
        <w:jc w:val="center"/>
        <w:rPr>
          <w:rFonts w:cs="Times New Roman"/>
          <w:szCs w:val="24"/>
        </w:rPr>
      </w:pPr>
      <w:r w:rsidRPr="00203DDA">
        <w:rPr>
          <w:rFonts w:cs="Times New Roman"/>
          <w:szCs w:val="24"/>
        </w:rPr>
        <w:t xml:space="preserve"> </w:t>
      </w:r>
      <w:r w:rsidRPr="00203DDA">
        <w:rPr>
          <w:rFonts w:cs="Times New Roman"/>
          <w:noProof/>
          <w:szCs w:val="24"/>
        </w:rPr>
        <w:t xml:space="preserve">A defined problem has been submitted and the program </w:t>
      </w:r>
      <w:r w:rsidR="004C5926">
        <w:rPr>
          <w:rFonts w:cs="Times New Roman"/>
          <w:noProof/>
          <w:szCs w:val="24"/>
        </w:rPr>
        <w:t>has simulated 725 timesteps, showing partial completion of the task set on the right, and the current state of the system on the left</w:t>
      </w:r>
      <w:r w:rsidRPr="00203DDA">
        <w:rPr>
          <w:rFonts w:cs="Times New Roman"/>
          <w:noProof/>
          <w:szCs w:val="24"/>
        </w:rPr>
        <w:t>.</w:t>
      </w:r>
    </w:p>
    <w:p w14:paraId="54ADDDD2" w14:textId="54C30CD7" w:rsidR="006173DD" w:rsidRDefault="00503691" w:rsidP="00503691">
      <w:pPr>
        <w:spacing w:line="480" w:lineRule="auto"/>
        <w:contextualSpacing/>
        <w:rPr>
          <w:rFonts w:cs="Times New Roman"/>
          <w:szCs w:val="24"/>
        </w:rPr>
      </w:pPr>
      <w:r>
        <w:rPr>
          <w:rFonts w:cs="Times New Roman"/>
          <w:szCs w:val="24"/>
        </w:rPr>
        <w:tab/>
        <w:t>A second application called GraphRendering was developed</w:t>
      </w:r>
      <w:r w:rsidR="004C5926">
        <w:rPr>
          <w:rFonts w:cs="Times New Roman"/>
          <w:szCs w:val="24"/>
        </w:rPr>
        <w:t xml:space="preserve"> by modifying existing code from an open-source program named TileBasic</w:t>
      </w:r>
      <w:r>
        <w:rPr>
          <w:rFonts w:cs="Times New Roman"/>
          <w:szCs w:val="24"/>
        </w:rPr>
        <w:t xml:space="preserve"> to provide a visual process for designing the system </w:t>
      </w:r>
      <w:r w:rsidR="004C5926">
        <w:rPr>
          <w:rFonts w:cs="Times New Roman"/>
          <w:szCs w:val="24"/>
        </w:rPr>
        <w:t>map using tiles</w:t>
      </w:r>
      <w:r>
        <w:rPr>
          <w:rFonts w:cs="Times New Roman"/>
          <w:szCs w:val="24"/>
        </w:rPr>
        <w:t xml:space="preserve">. It currently produces 4-neighbor graphs, with the ability to set specific node roles such as pickup, delivery, and rest. This application is also built in Python, using the TkInter GUI library. </w:t>
      </w:r>
      <w:r w:rsidR="006173DD">
        <w:rPr>
          <w:rFonts w:cs="Times New Roman"/>
          <w:szCs w:val="24"/>
        </w:rPr>
        <w:t xml:space="preserve">The map generation interface is shown in </w:t>
      </w:r>
      <w:r w:rsidR="006173DD">
        <w:rPr>
          <w:rFonts w:cs="Times New Roman"/>
          <w:szCs w:val="24"/>
        </w:rPr>
        <w:fldChar w:fldCharType="begin"/>
      </w:r>
      <w:r w:rsidR="006173DD">
        <w:rPr>
          <w:rFonts w:cs="Times New Roman"/>
          <w:szCs w:val="24"/>
        </w:rPr>
        <w:instrText xml:space="preserve"> REF _Ref151166157 \h </w:instrText>
      </w:r>
      <w:r w:rsidR="006173DD">
        <w:rPr>
          <w:rFonts w:cs="Times New Roman"/>
          <w:szCs w:val="24"/>
        </w:rPr>
      </w:r>
      <w:r w:rsidR="006173DD">
        <w:rPr>
          <w:rFonts w:cs="Times New Roman"/>
          <w:szCs w:val="24"/>
        </w:rPr>
        <w:fldChar w:fldCharType="separate"/>
      </w:r>
      <w:r w:rsidR="003667A2" w:rsidRPr="00C1372B">
        <w:rPr>
          <w:rFonts w:cs="Times New Roman"/>
          <w:b/>
          <w:bCs/>
          <w:szCs w:val="24"/>
        </w:rPr>
        <w:t xml:space="preserve">Figure </w:t>
      </w:r>
      <w:r w:rsidR="003667A2">
        <w:rPr>
          <w:rFonts w:cs="Times New Roman"/>
          <w:b/>
          <w:bCs/>
          <w:noProof/>
          <w:szCs w:val="24"/>
        </w:rPr>
        <w:t>14</w:t>
      </w:r>
      <w:r w:rsidR="006173DD">
        <w:rPr>
          <w:rFonts w:cs="Times New Roman"/>
          <w:szCs w:val="24"/>
        </w:rPr>
        <w:fldChar w:fldCharType="end"/>
      </w:r>
      <w:r w:rsidR="006173DD">
        <w:rPr>
          <w:rFonts w:cs="Times New Roman"/>
          <w:szCs w:val="24"/>
        </w:rPr>
        <w:t>.</w:t>
      </w:r>
    </w:p>
    <w:p w14:paraId="23501409" w14:textId="6EC7DAAC" w:rsidR="00503691" w:rsidRDefault="00503691" w:rsidP="006173DD">
      <w:pPr>
        <w:spacing w:line="480" w:lineRule="auto"/>
        <w:ind w:firstLine="720"/>
        <w:contextualSpacing/>
        <w:rPr>
          <w:rFonts w:cs="Times New Roman"/>
          <w:szCs w:val="24"/>
        </w:rPr>
      </w:pPr>
      <w:r>
        <w:rPr>
          <w:rFonts w:cs="Times New Roman"/>
          <w:szCs w:val="24"/>
        </w:rPr>
        <w:t xml:space="preserve">It is possible to generate maps externally, using the map input file format given in Appendix </w:t>
      </w:r>
      <w:r w:rsidR="00F10E9D">
        <w:rPr>
          <w:rFonts w:cs="Times New Roman"/>
          <w:szCs w:val="24"/>
        </w:rPr>
        <w:t>D</w:t>
      </w:r>
      <w:r>
        <w:rPr>
          <w:rFonts w:cs="Times New Roman"/>
          <w:szCs w:val="24"/>
        </w:rPr>
        <w:t>.</w:t>
      </w:r>
    </w:p>
    <w:p w14:paraId="521D6D84" w14:textId="77777777" w:rsidR="00503691" w:rsidRDefault="00503691" w:rsidP="00DB648B">
      <w:pPr>
        <w:keepNext/>
        <w:contextualSpacing/>
        <w:jc w:val="center"/>
      </w:pPr>
      <w:r>
        <w:rPr>
          <w:noProof/>
        </w:rPr>
        <w:lastRenderedPageBreak/>
        <w:drawing>
          <wp:inline distT="0" distB="0" distL="0" distR="0" wp14:anchorId="2DDD464D" wp14:editId="71013BF4">
            <wp:extent cx="4814531" cy="2880360"/>
            <wp:effectExtent l="0" t="0" r="5715" b="0"/>
            <wp:docPr id="2003898063" name="Picture 1" descr="Screenshot of the map creation process in GraphRendering. A floorplan has been created which is roughly analogous to a warehouse with two corridors, each flanked by shelves. At the ends are 10 designated resting points for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98063" name="Picture 1" descr="Screenshot of the map creation process in GraphRendering. A floorplan has been created which is roughly analogous to a warehouse with two corridors, each flanked by shelves. At the ends are 10 designated resting points for agents."/>
                    <pic:cNvPicPr/>
                  </pic:nvPicPr>
                  <pic:blipFill>
                    <a:blip r:embed="rId49"/>
                    <a:stretch>
                      <a:fillRect/>
                    </a:stretch>
                  </pic:blipFill>
                  <pic:spPr>
                    <a:xfrm>
                      <a:off x="0" y="0"/>
                      <a:ext cx="4814531" cy="2880360"/>
                    </a:xfrm>
                    <a:prstGeom prst="rect">
                      <a:avLst/>
                    </a:prstGeom>
                  </pic:spPr>
                </pic:pic>
              </a:graphicData>
            </a:graphic>
          </wp:inline>
        </w:drawing>
      </w:r>
    </w:p>
    <w:p w14:paraId="4DFF4F66" w14:textId="318AEF30" w:rsidR="00503691" w:rsidRDefault="00503691" w:rsidP="00F77EC0">
      <w:pPr>
        <w:pStyle w:val="Caption"/>
        <w:keepLines/>
        <w:jc w:val="center"/>
        <w:rPr>
          <w:rFonts w:cs="Times New Roman"/>
          <w:szCs w:val="24"/>
        </w:rPr>
      </w:pPr>
      <w:bookmarkStart w:id="111" w:name="_Ref151166157"/>
      <w:bookmarkStart w:id="112" w:name="_Toc151828283"/>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3667A2">
        <w:rPr>
          <w:rFonts w:cs="Times New Roman"/>
          <w:b/>
          <w:bCs/>
          <w:noProof/>
          <w:szCs w:val="24"/>
        </w:rPr>
        <w:t>14</w:t>
      </w:r>
      <w:r w:rsidRPr="00C1372B">
        <w:rPr>
          <w:rFonts w:cs="Times New Roman"/>
          <w:b/>
          <w:bCs/>
          <w:szCs w:val="24"/>
        </w:rPr>
        <w:fldChar w:fldCharType="end"/>
      </w:r>
      <w:bookmarkEnd w:id="111"/>
      <w:r w:rsidRPr="00C1372B">
        <w:rPr>
          <w:rFonts w:cs="Times New Roman"/>
          <w:b/>
          <w:bCs/>
          <w:szCs w:val="24"/>
        </w:rPr>
        <w:t>:</w:t>
      </w:r>
      <w:r w:rsidRPr="00B679AA">
        <w:rPr>
          <w:rFonts w:cs="Times New Roman"/>
          <w:szCs w:val="24"/>
        </w:rPr>
        <w:t xml:space="preserve"> Screenshot of the map creation process in GraphRendering.</w:t>
      </w:r>
      <w:bookmarkEnd w:id="112"/>
    </w:p>
    <w:p w14:paraId="5695CBDA" w14:textId="77777777" w:rsidR="00503691" w:rsidRDefault="00503691" w:rsidP="00503691">
      <w:pPr>
        <w:spacing w:line="480" w:lineRule="auto"/>
        <w:contextualSpacing/>
        <w:rPr>
          <w:rFonts w:cs="Times New Roman"/>
          <w:szCs w:val="24"/>
        </w:rPr>
      </w:pPr>
      <w:r>
        <w:rPr>
          <w:rFonts w:cs="Times New Roman"/>
          <w:szCs w:val="24"/>
        </w:rPr>
        <w:tab/>
        <w:t>The intended workflow for a user wishing to evaluate the performance of an algorithm on their multi-agent system is as follows:</w:t>
      </w:r>
    </w:p>
    <w:p w14:paraId="4BBA5531" w14:textId="6272783D" w:rsidR="00503691" w:rsidRDefault="00503691">
      <w:pPr>
        <w:pStyle w:val="ListParagraph"/>
        <w:numPr>
          <w:ilvl w:val="0"/>
          <w:numId w:val="21"/>
        </w:numPr>
        <w:spacing w:line="480" w:lineRule="auto"/>
        <w:rPr>
          <w:rFonts w:cs="Times New Roman"/>
          <w:szCs w:val="24"/>
        </w:rPr>
      </w:pPr>
      <w:r>
        <w:rPr>
          <w:rFonts w:cs="Times New Roman"/>
          <w:szCs w:val="24"/>
        </w:rPr>
        <w:t xml:space="preserve">Develop a map either via the GraphRendering application or a custom script, adhering to the map file format given in Appendix </w:t>
      </w:r>
      <w:r w:rsidR="00F10E9D">
        <w:rPr>
          <w:rFonts w:cs="Times New Roman"/>
          <w:szCs w:val="24"/>
        </w:rPr>
        <w:t>D</w:t>
      </w:r>
      <w:r>
        <w:rPr>
          <w:rFonts w:cs="Times New Roman"/>
          <w:szCs w:val="24"/>
        </w:rPr>
        <w:t>.</w:t>
      </w:r>
    </w:p>
    <w:p w14:paraId="46632153" w14:textId="110D37F0" w:rsidR="00503691" w:rsidRDefault="00503691">
      <w:pPr>
        <w:pStyle w:val="ListParagraph"/>
        <w:numPr>
          <w:ilvl w:val="0"/>
          <w:numId w:val="21"/>
        </w:numPr>
        <w:spacing w:line="480" w:lineRule="auto"/>
        <w:rPr>
          <w:rFonts w:cs="Times New Roman"/>
          <w:szCs w:val="24"/>
        </w:rPr>
      </w:pPr>
      <w:r>
        <w:rPr>
          <w:rFonts w:cs="Times New Roman"/>
          <w:szCs w:val="24"/>
        </w:rPr>
        <w:t xml:space="preserve">Create an implementation of the algorithm if one is not already provided, adhering to the extension documentation in Appendix </w:t>
      </w:r>
      <w:r w:rsidR="00F10E9D">
        <w:rPr>
          <w:rFonts w:cs="Times New Roman"/>
          <w:szCs w:val="24"/>
        </w:rPr>
        <w:t>F</w:t>
      </w:r>
      <w:r>
        <w:rPr>
          <w:rFonts w:cs="Times New Roman"/>
          <w:szCs w:val="24"/>
        </w:rPr>
        <w:t>.</w:t>
      </w:r>
    </w:p>
    <w:p w14:paraId="640255E6" w14:textId="77777777" w:rsidR="00503691" w:rsidRDefault="00503691">
      <w:pPr>
        <w:pStyle w:val="ListParagraph"/>
        <w:numPr>
          <w:ilvl w:val="0"/>
          <w:numId w:val="21"/>
        </w:numPr>
        <w:spacing w:line="480" w:lineRule="auto"/>
        <w:rPr>
          <w:rFonts w:cs="Times New Roman"/>
          <w:szCs w:val="24"/>
        </w:rPr>
      </w:pPr>
      <w:r>
        <w:rPr>
          <w:rFonts w:cs="Times New Roman"/>
          <w:szCs w:val="24"/>
        </w:rPr>
        <w:t>In FleetBench, create a new session using the map file.</w:t>
      </w:r>
    </w:p>
    <w:p w14:paraId="48A65636" w14:textId="77777777" w:rsidR="00503691" w:rsidRDefault="00503691">
      <w:pPr>
        <w:pStyle w:val="ListParagraph"/>
        <w:numPr>
          <w:ilvl w:val="0"/>
          <w:numId w:val="21"/>
        </w:numPr>
        <w:spacing w:line="480" w:lineRule="auto"/>
        <w:rPr>
          <w:rFonts w:cs="Times New Roman"/>
          <w:szCs w:val="24"/>
        </w:rPr>
      </w:pPr>
      <w:r>
        <w:rPr>
          <w:rFonts w:cs="Times New Roman"/>
          <w:szCs w:val="24"/>
        </w:rPr>
        <w:t>Design the initial placement of agents in the system.</w:t>
      </w:r>
    </w:p>
    <w:p w14:paraId="3046208C" w14:textId="77777777" w:rsidR="00503691" w:rsidRDefault="00503691">
      <w:pPr>
        <w:pStyle w:val="ListParagraph"/>
        <w:numPr>
          <w:ilvl w:val="0"/>
          <w:numId w:val="21"/>
        </w:numPr>
        <w:spacing w:line="480" w:lineRule="auto"/>
        <w:rPr>
          <w:rFonts w:cs="Times New Roman"/>
          <w:szCs w:val="24"/>
        </w:rPr>
      </w:pPr>
      <w:r>
        <w:rPr>
          <w:rFonts w:cs="Times New Roman"/>
          <w:szCs w:val="24"/>
        </w:rPr>
        <w:t>Optionally, define an initial set of tasks.</w:t>
      </w:r>
    </w:p>
    <w:p w14:paraId="647EE47F" w14:textId="6949A720" w:rsidR="004C5926" w:rsidRPr="004C5926" w:rsidRDefault="004C5926" w:rsidP="004C5926">
      <w:pPr>
        <w:pStyle w:val="ListParagraph"/>
        <w:numPr>
          <w:ilvl w:val="1"/>
          <w:numId w:val="21"/>
        </w:numPr>
        <w:spacing w:line="480" w:lineRule="auto"/>
        <w:rPr>
          <w:rFonts w:cs="Times New Roman"/>
          <w:szCs w:val="24"/>
        </w:rPr>
      </w:pPr>
      <w:r>
        <w:rPr>
          <w:rFonts w:cs="Times New Roman"/>
          <w:szCs w:val="24"/>
        </w:rPr>
        <w:t>If a predefined list of tasks should be used, the user will need to provide a comma-separated values file as described in Appendix E.</w:t>
      </w:r>
    </w:p>
    <w:p w14:paraId="0D5B66EA" w14:textId="77777777" w:rsidR="00503691" w:rsidRPr="00922F3B" w:rsidRDefault="00503691">
      <w:pPr>
        <w:pStyle w:val="ListParagraph"/>
        <w:numPr>
          <w:ilvl w:val="0"/>
          <w:numId w:val="21"/>
        </w:numPr>
        <w:spacing w:line="480" w:lineRule="auto"/>
        <w:rPr>
          <w:rFonts w:cs="Times New Roman"/>
          <w:szCs w:val="24"/>
        </w:rPr>
      </w:pPr>
      <w:r>
        <w:rPr>
          <w:rFonts w:cs="Times New Roman"/>
          <w:szCs w:val="24"/>
        </w:rPr>
        <w:lastRenderedPageBreak/>
        <w:t>Define simulation configuration options, including which algorithm should be used, how new tasks are introduced to the system and upon what conditions (if any) the simulation should end.</w:t>
      </w:r>
    </w:p>
    <w:p w14:paraId="25BC3889" w14:textId="77777777" w:rsidR="00503691" w:rsidRDefault="00503691">
      <w:pPr>
        <w:pStyle w:val="ListParagraph"/>
        <w:numPr>
          <w:ilvl w:val="0"/>
          <w:numId w:val="21"/>
        </w:numPr>
        <w:spacing w:line="480" w:lineRule="auto"/>
        <w:rPr>
          <w:rFonts w:cs="Times New Roman"/>
          <w:szCs w:val="24"/>
        </w:rPr>
      </w:pPr>
      <w:r>
        <w:rPr>
          <w:rFonts w:cs="Times New Roman"/>
          <w:szCs w:val="24"/>
        </w:rPr>
        <w:t>Run the simulation, recording the resulting data for analysis.</w:t>
      </w:r>
    </w:p>
    <w:p w14:paraId="40D1B5CA" w14:textId="77777777" w:rsidR="00503691" w:rsidRDefault="00503691" w:rsidP="00503691">
      <w:pPr>
        <w:spacing w:line="480" w:lineRule="auto"/>
        <w:ind w:firstLine="720"/>
        <w:rPr>
          <w:rFonts w:cs="Times New Roman"/>
          <w:szCs w:val="24"/>
        </w:rPr>
      </w:pPr>
      <w:r>
        <w:rPr>
          <w:rFonts w:cs="Times New Roman"/>
          <w:szCs w:val="24"/>
        </w:rPr>
        <w:t xml:space="preserve">Because of the effect the past has on how a simulation proceeds in the future, it is expected that variation of individual parameters will produce significant changes in the performance of an algorithm. Care should be taken to ensure that the results of different tests are treated fairly in analysis. Repeatability of results is an important factor, which FleetBench adheres to by using the same pseudorandom generator for all operations which require a “random” choice. </w:t>
      </w:r>
    </w:p>
    <w:p w14:paraId="16A7C14F" w14:textId="77777777" w:rsidR="00503691" w:rsidRPr="00CB70DB" w:rsidRDefault="00503691" w:rsidP="001603E0">
      <w:pPr>
        <w:pStyle w:val="Heading3"/>
      </w:pPr>
      <w:bookmarkStart w:id="113" w:name="_Toc151829343"/>
      <w:r>
        <w:t>Design of Experiment</w:t>
      </w:r>
      <w:bookmarkEnd w:id="113"/>
    </w:p>
    <w:p w14:paraId="3CAFB33D" w14:textId="47001FEF" w:rsidR="00503691" w:rsidRPr="00EE245E" w:rsidRDefault="00503691" w:rsidP="00503691">
      <w:pPr>
        <w:spacing w:line="480" w:lineRule="auto"/>
        <w:rPr>
          <w:rFonts w:cs="Times New Roman"/>
          <w:szCs w:val="24"/>
        </w:rPr>
      </w:pPr>
      <w:r>
        <w:rPr>
          <w:rFonts w:cs="Times New Roman"/>
          <w:szCs w:val="24"/>
        </w:rPr>
        <w:tab/>
        <w:t>Several test cases were produced to demonstrate FleetBench’s implementation of the MAPF and MAPD algorithms. Test cases were developed quickly using the GUI of GraphRendering for the map design and the features in FleetBench to design agents and task schedules, supporting the usability and flexibility of the applications. They are designed to show</w:t>
      </w:r>
      <w:r w:rsidR="004C5926">
        <w:rPr>
          <w:rFonts w:cs="Times New Roman"/>
          <w:szCs w:val="24"/>
        </w:rPr>
        <w:t>case</w:t>
      </w:r>
      <w:r>
        <w:rPr>
          <w:rFonts w:cs="Times New Roman"/>
          <w:szCs w:val="24"/>
        </w:rPr>
        <w:t xml:space="preserve"> certain features and behaviors of algorithms and multi-agent problems in general. Case 1 shows a bottleneck around access to a single node which is used repeatedly. Case 2 demonstrates an analogy of a real-world warehouse problem. Case 3 demonstrates the problem of agents always seeking to minimize the A* algorithm’s </w:t>
      </w:r>
      <w:r>
        <w:rPr>
          <w:rFonts w:cs="Times New Roman"/>
          <w:i/>
          <w:iCs/>
          <w:szCs w:val="24"/>
        </w:rPr>
        <w:t>h-</w:t>
      </w:r>
      <w:r>
        <w:rPr>
          <w:rFonts w:cs="Times New Roman"/>
          <w:i/>
          <w:iCs/>
          <w:szCs w:val="24"/>
        </w:rPr>
        <w:lastRenderedPageBreak/>
        <w:t>Score</w:t>
      </w:r>
      <w:r>
        <w:rPr>
          <w:rFonts w:cs="Times New Roman"/>
          <w:szCs w:val="24"/>
        </w:rPr>
        <w:t xml:space="preserve"> without considering the real-world cost of motion, as all implementations used consider all edge weights to be equivalent.</w:t>
      </w:r>
    </w:p>
    <w:p w14:paraId="3B7C0633" w14:textId="77777777" w:rsidR="00503691" w:rsidRDefault="00503691" w:rsidP="001603E0">
      <w:pPr>
        <w:pStyle w:val="Heading4"/>
      </w:pPr>
      <w:bookmarkStart w:id="114" w:name="_Toc151829344"/>
      <w:r>
        <w:t>Case 1</w:t>
      </w:r>
      <w:bookmarkEnd w:id="114"/>
    </w:p>
    <w:p w14:paraId="0F28C1F7" w14:textId="6AD8ACF3" w:rsidR="005A704D" w:rsidRPr="005A704D" w:rsidRDefault="005A704D" w:rsidP="005A704D">
      <w:pPr>
        <w:spacing w:line="480" w:lineRule="auto"/>
      </w:pPr>
      <w:r>
        <w:tab/>
        <w:t xml:space="preserve">The system map for </w:t>
      </w:r>
      <w:r w:rsidR="00386E2E">
        <w:t>c</w:t>
      </w:r>
      <w:r>
        <w:t xml:space="preserve">ase 1 is shown in </w:t>
      </w:r>
      <w:r>
        <w:fldChar w:fldCharType="begin"/>
      </w:r>
      <w:r>
        <w:instrText xml:space="preserve"> REF _Ref151166661 \h </w:instrText>
      </w:r>
      <w:r>
        <w:fldChar w:fldCharType="separate"/>
      </w:r>
      <w:r w:rsidR="003667A2" w:rsidRPr="00C1372B">
        <w:rPr>
          <w:rFonts w:cs="Times New Roman"/>
          <w:b/>
          <w:bCs/>
          <w:szCs w:val="24"/>
        </w:rPr>
        <w:t xml:space="preserve">Figure </w:t>
      </w:r>
      <w:r w:rsidR="003667A2">
        <w:rPr>
          <w:rFonts w:cs="Times New Roman"/>
          <w:b/>
          <w:bCs/>
          <w:noProof/>
          <w:szCs w:val="24"/>
        </w:rPr>
        <w:t>15</w:t>
      </w:r>
      <w:r>
        <w:fldChar w:fldCharType="end"/>
      </w:r>
      <w:r>
        <w:t xml:space="preserve">. </w:t>
      </w:r>
      <w:r w:rsidR="004C5926">
        <w:t>The system is composed of a</w:t>
      </w:r>
      <w:r w:rsidRPr="005A704D">
        <w:t xml:space="preserve"> 1-width corridor with three agents, shown in orange, pink, and red. The green, leftmost, node is the deposit location, while blue nodes are pickup locations. The agent start positions are endpoints</w:t>
      </w:r>
      <w:r w:rsidR="00EA1039">
        <w:t>,</w:t>
      </w:r>
      <w:r w:rsidRPr="005A704D">
        <w:t xml:space="preserve"> satisfying TP and TPTS requirements.</w:t>
      </w:r>
    </w:p>
    <w:p w14:paraId="2006A09B" w14:textId="77777777" w:rsidR="00503691" w:rsidRDefault="00503691" w:rsidP="00503691">
      <w:pPr>
        <w:keepNext/>
        <w:jc w:val="center"/>
      </w:pPr>
      <w:r>
        <w:rPr>
          <w:noProof/>
        </w:rPr>
        <w:drawing>
          <wp:inline distT="0" distB="0" distL="0" distR="0" wp14:anchorId="6B035161" wp14:editId="2A45ABD5">
            <wp:extent cx="3666667" cy="1380952"/>
            <wp:effectExtent l="0" t="0" r="0" b="0"/>
            <wp:docPr id="2070231992" name="Picture 1" descr="Test Case 1. A 1-width corridor with three agents. There is one delivery location off to the left, and the corridor is lined with pickup locations. The three rightmost nodes are non-task endpoints, satisfying TP and TPTS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31992" name="Picture 1" descr="Test Case 1. A 1-width corridor with three agents. There is one delivery location off to the left, and the corridor is lined with pickup locations. The three rightmost nodes are non-task endpoints, satisfying TP and TPTS requirements."/>
                    <pic:cNvPicPr/>
                  </pic:nvPicPr>
                  <pic:blipFill>
                    <a:blip r:embed="rId50"/>
                    <a:stretch>
                      <a:fillRect/>
                    </a:stretch>
                  </pic:blipFill>
                  <pic:spPr>
                    <a:xfrm>
                      <a:off x="0" y="0"/>
                      <a:ext cx="3666667" cy="1380952"/>
                    </a:xfrm>
                    <a:prstGeom prst="rect">
                      <a:avLst/>
                    </a:prstGeom>
                  </pic:spPr>
                </pic:pic>
              </a:graphicData>
            </a:graphic>
          </wp:inline>
        </w:drawing>
      </w:r>
    </w:p>
    <w:p w14:paraId="6EE2B431" w14:textId="071672FD" w:rsidR="00C1372B" w:rsidRPr="00C1372B" w:rsidRDefault="00503691" w:rsidP="00F77EC0">
      <w:pPr>
        <w:pStyle w:val="Caption"/>
        <w:keepLines/>
        <w:jc w:val="center"/>
        <w:rPr>
          <w:rFonts w:cs="Times New Roman"/>
          <w:vanish/>
          <w:szCs w:val="24"/>
          <w:specVanish/>
        </w:rPr>
      </w:pPr>
      <w:bookmarkStart w:id="115" w:name="_Ref151166661"/>
      <w:bookmarkStart w:id="116" w:name="_Toc151828284"/>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3667A2">
        <w:rPr>
          <w:rFonts w:cs="Times New Roman"/>
          <w:b/>
          <w:bCs/>
          <w:noProof/>
          <w:szCs w:val="24"/>
        </w:rPr>
        <w:t>15</w:t>
      </w:r>
      <w:r w:rsidRPr="00C1372B">
        <w:rPr>
          <w:rFonts w:cs="Times New Roman"/>
          <w:b/>
          <w:bCs/>
          <w:szCs w:val="24"/>
        </w:rPr>
        <w:fldChar w:fldCharType="end"/>
      </w:r>
      <w:bookmarkEnd w:id="115"/>
      <w:r w:rsidRPr="00C1372B">
        <w:rPr>
          <w:rFonts w:cs="Times New Roman"/>
          <w:b/>
          <w:bCs/>
          <w:szCs w:val="24"/>
        </w:rPr>
        <w:t>:</w:t>
      </w:r>
      <w:r w:rsidRPr="00AF0311">
        <w:rPr>
          <w:rFonts w:cs="Times New Roman"/>
          <w:szCs w:val="24"/>
        </w:rPr>
        <w:t xml:space="preserve"> </w:t>
      </w:r>
      <w:r w:rsidR="00C1372B">
        <w:rPr>
          <w:rFonts w:cs="Times New Roman"/>
          <w:szCs w:val="24"/>
        </w:rPr>
        <w:t>System map for t</w:t>
      </w:r>
      <w:r w:rsidRPr="00AF0311">
        <w:rPr>
          <w:rFonts w:cs="Times New Roman"/>
          <w:szCs w:val="24"/>
        </w:rPr>
        <w:t xml:space="preserve">est </w:t>
      </w:r>
      <w:r>
        <w:rPr>
          <w:rFonts w:cs="Times New Roman"/>
          <w:szCs w:val="24"/>
        </w:rPr>
        <w:t>c</w:t>
      </w:r>
      <w:r w:rsidRPr="00AF0311">
        <w:rPr>
          <w:rFonts w:cs="Times New Roman"/>
          <w:szCs w:val="24"/>
        </w:rPr>
        <w:t>ase 1.</w:t>
      </w:r>
      <w:bookmarkEnd w:id="116"/>
    </w:p>
    <w:p w14:paraId="394C1820" w14:textId="17FB85AB" w:rsidR="00503691" w:rsidRPr="00AF0311" w:rsidRDefault="00503691" w:rsidP="00F77EC0">
      <w:pPr>
        <w:pStyle w:val="Caption"/>
        <w:keepLines/>
        <w:jc w:val="center"/>
        <w:rPr>
          <w:rFonts w:cs="Times New Roman"/>
          <w:b/>
          <w:bCs/>
          <w:szCs w:val="24"/>
        </w:rPr>
      </w:pPr>
      <w:r w:rsidRPr="00AF0311">
        <w:rPr>
          <w:rFonts w:cs="Times New Roman"/>
          <w:szCs w:val="24"/>
        </w:rPr>
        <w:t xml:space="preserve"> </w:t>
      </w:r>
      <w:r w:rsidR="004C5926">
        <w:rPr>
          <w:rFonts w:cs="Times New Roman"/>
          <w:szCs w:val="24"/>
        </w:rPr>
        <w:t>A single corridor of width 1 which is flanked by pickup nodes. There is a single delivery node, in green, to the left. Three agents must work together to move objects to the delivery node.</w:t>
      </w:r>
    </w:p>
    <w:p w14:paraId="374657D8" w14:textId="7FFCEE7E" w:rsidR="00503691" w:rsidRDefault="00503691" w:rsidP="00503691">
      <w:pPr>
        <w:spacing w:line="480" w:lineRule="auto"/>
        <w:ind w:firstLine="720"/>
        <w:rPr>
          <w:rFonts w:cs="Times New Roman"/>
          <w:szCs w:val="24"/>
        </w:rPr>
      </w:pPr>
      <w:r>
        <w:rPr>
          <w:rFonts w:cs="Times New Roman"/>
          <w:szCs w:val="24"/>
        </w:rPr>
        <w:t xml:space="preserve">The first case could be analogized as cooperatively retrieving books in a library. There is a single task delivery node (a cart of books), acting as the ending location for items retrieved from the storage system (the library shelves) managed by three agents. Several nodes exist to represent the many sorting locations at which items may be stored. In this relatively constrained space, the motion of agents presents a challenge wherein agents must dip into destination </w:t>
      </w:r>
      <w:r w:rsidR="004C5926">
        <w:rPr>
          <w:rFonts w:cs="Times New Roman"/>
          <w:szCs w:val="24"/>
        </w:rPr>
        <w:t>nodes</w:t>
      </w:r>
      <w:r>
        <w:rPr>
          <w:rFonts w:cs="Times New Roman"/>
          <w:szCs w:val="24"/>
        </w:rPr>
        <w:t xml:space="preserve"> to avoid collisions moving down the corridor, which may itself impact the </w:t>
      </w:r>
      <w:r w:rsidR="004C5926">
        <w:rPr>
          <w:rFonts w:cs="Times New Roman"/>
          <w:szCs w:val="24"/>
        </w:rPr>
        <w:t>retrieval</w:t>
      </w:r>
      <w:r>
        <w:rPr>
          <w:rFonts w:cs="Times New Roman"/>
          <w:szCs w:val="24"/>
        </w:rPr>
        <w:t xml:space="preserve"> of task objects </w:t>
      </w:r>
      <w:r w:rsidR="004C5926">
        <w:rPr>
          <w:rFonts w:cs="Times New Roman"/>
          <w:szCs w:val="24"/>
        </w:rPr>
        <w:t>from their storage locations</w:t>
      </w:r>
      <w:r>
        <w:rPr>
          <w:rFonts w:cs="Times New Roman"/>
          <w:szCs w:val="24"/>
        </w:rPr>
        <w:t>.</w:t>
      </w:r>
    </w:p>
    <w:p w14:paraId="20A4D99B" w14:textId="38BBE800" w:rsidR="00503691" w:rsidRDefault="00503691" w:rsidP="00503691">
      <w:pPr>
        <w:spacing w:line="480" w:lineRule="auto"/>
        <w:ind w:firstLine="720"/>
        <w:rPr>
          <w:rFonts w:cs="Times New Roman"/>
          <w:szCs w:val="24"/>
        </w:rPr>
      </w:pPr>
      <w:r>
        <w:rPr>
          <w:rFonts w:cs="Times New Roman"/>
          <w:szCs w:val="24"/>
        </w:rPr>
        <w:lastRenderedPageBreak/>
        <w:t xml:space="preserve">The simulation configuration options used to obtain the results </w:t>
      </w:r>
      <w:r w:rsidR="004C5926">
        <w:rPr>
          <w:rFonts w:cs="Times New Roman"/>
          <w:szCs w:val="24"/>
        </w:rPr>
        <w:t xml:space="preserve">in experimentation </w:t>
      </w:r>
      <w:r>
        <w:rPr>
          <w:rFonts w:cs="Times New Roman"/>
          <w:szCs w:val="24"/>
        </w:rPr>
        <w:t xml:space="preserve">are given in </w:t>
      </w:r>
      <w:r w:rsidR="0098199A">
        <w:rPr>
          <w:rFonts w:cs="Times New Roman"/>
          <w:szCs w:val="24"/>
        </w:rPr>
        <w:fldChar w:fldCharType="begin"/>
      </w:r>
      <w:r w:rsidR="0098199A">
        <w:rPr>
          <w:rFonts w:cs="Times New Roman"/>
          <w:szCs w:val="24"/>
        </w:rPr>
        <w:instrText xml:space="preserve"> REF _Ref151167902 \h </w:instrText>
      </w:r>
      <w:r w:rsidR="0098199A">
        <w:rPr>
          <w:rFonts w:cs="Times New Roman"/>
          <w:szCs w:val="24"/>
        </w:rPr>
      </w:r>
      <w:r w:rsidR="0098199A">
        <w:rPr>
          <w:rFonts w:cs="Times New Roman"/>
          <w:szCs w:val="24"/>
        </w:rPr>
        <w:fldChar w:fldCharType="separate"/>
      </w:r>
      <w:r w:rsidR="003667A2" w:rsidRPr="003028C2">
        <w:rPr>
          <w:b/>
          <w:bCs/>
        </w:rPr>
        <w:t xml:space="preserve">Table </w:t>
      </w:r>
      <w:r w:rsidR="003667A2">
        <w:rPr>
          <w:b/>
          <w:bCs/>
          <w:noProof/>
        </w:rPr>
        <w:t>2</w:t>
      </w:r>
      <w:r w:rsidR="0098199A">
        <w:rPr>
          <w:rFonts w:cs="Times New Roman"/>
          <w:szCs w:val="24"/>
        </w:rPr>
        <w:fldChar w:fldCharType="end"/>
      </w:r>
      <w:r>
        <w:rPr>
          <w:rFonts w:cs="Times New Roman"/>
          <w:szCs w:val="24"/>
        </w:rPr>
        <w:t>. The data was collected once for HCA* and WHCA* and again for TP and TPTS to show performance differences between the “upgraded” versions of the algorithms, as well as between the two families of algorithms. Each choice for the simulation is configurable, encouraging experimentation and repeat trials.</w:t>
      </w:r>
    </w:p>
    <w:p w14:paraId="4B086F34" w14:textId="1AD106A0" w:rsidR="003028C2" w:rsidRDefault="003028C2" w:rsidP="003028C2">
      <w:pPr>
        <w:pStyle w:val="Caption"/>
        <w:keepNext/>
      </w:pPr>
      <w:bookmarkStart w:id="117" w:name="_Ref151167902"/>
      <w:bookmarkStart w:id="118" w:name="_Toc151828252"/>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2</w:t>
      </w:r>
      <w:r w:rsidRPr="003028C2">
        <w:rPr>
          <w:b/>
          <w:bCs/>
        </w:rPr>
        <w:fldChar w:fldCharType="end"/>
      </w:r>
      <w:bookmarkEnd w:id="117"/>
      <w:r w:rsidRPr="003028C2">
        <w:rPr>
          <w:b/>
          <w:bCs/>
        </w:rPr>
        <w:t>.</w:t>
      </w:r>
      <w:r>
        <w:t xml:space="preserve"> System configuration for </w:t>
      </w:r>
      <w:r w:rsidR="00386E2E">
        <w:t>c</w:t>
      </w:r>
      <w:r>
        <w:t>ase 1 experiments.</w:t>
      </w:r>
      <w:bookmarkEnd w:id="118"/>
    </w:p>
    <w:tbl>
      <w:tblPr>
        <w:tblStyle w:val="TableGrid"/>
        <w:tblW w:w="5000" w:type="pct"/>
        <w:tblLook w:val="04A0" w:firstRow="1" w:lastRow="0" w:firstColumn="1" w:lastColumn="0" w:noHBand="0" w:noVBand="1"/>
      </w:tblPr>
      <w:tblGrid>
        <w:gridCol w:w="3686"/>
        <w:gridCol w:w="1236"/>
        <w:gridCol w:w="1236"/>
        <w:gridCol w:w="1236"/>
        <w:gridCol w:w="1236"/>
      </w:tblGrid>
      <w:tr w:rsidR="00503691" w14:paraId="565CBAC6" w14:textId="77777777" w:rsidTr="008D7B7F">
        <w:tc>
          <w:tcPr>
            <w:tcW w:w="2136" w:type="pct"/>
            <w:vAlign w:val="center"/>
          </w:tcPr>
          <w:p w14:paraId="31A26540"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716" w:type="pct"/>
            <w:vAlign w:val="center"/>
          </w:tcPr>
          <w:p w14:paraId="3E132610"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716" w:type="pct"/>
            <w:vAlign w:val="center"/>
          </w:tcPr>
          <w:p w14:paraId="7FA7F72B" w14:textId="77777777" w:rsidR="00503691" w:rsidRPr="00821478" w:rsidRDefault="00503691" w:rsidP="008D7B7F">
            <w:pPr>
              <w:jc w:val="center"/>
              <w:rPr>
                <w:rFonts w:cs="Times New Roman"/>
                <w:b/>
                <w:bCs/>
                <w:szCs w:val="24"/>
              </w:rPr>
            </w:pPr>
            <w:r w:rsidRPr="00821478">
              <w:rPr>
                <w:rFonts w:cs="Times New Roman"/>
                <w:b/>
                <w:bCs/>
                <w:szCs w:val="24"/>
              </w:rPr>
              <w:t>WHCA*</w:t>
            </w:r>
          </w:p>
        </w:tc>
        <w:tc>
          <w:tcPr>
            <w:tcW w:w="716" w:type="pct"/>
            <w:vAlign w:val="center"/>
          </w:tcPr>
          <w:p w14:paraId="69C23823" w14:textId="77777777" w:rsidR="00503691" w:rsidRPr="00821478" w:rsidRDefault="00503691" w:rsidP="008D7B7F">
            <w:pPr>
              <w:jc w:val="center"/>
              <w:rPr>
                <w:rFonts w:cs="Times New Roman"/>
                <w:b/>
                <w:bCs/>
                <w:szCs w:val="24"/>
              </w:rPr>
            </w:pPr>
            <w:r w:rsidRPr="00821478">
              <w:rPr>
                <w:rFonts w:cs="Times New Roman"/>
                <w:b/>
                <w:bCs/>
                <w:szCs w:val="24"/>
              </w:rPr>
              <w:t>TP</w:t>
            </w:r>
          </w:p>
        </w:tc>
        <w:tc>
          <w:tcPr>
            <w:tcW w:w="716" w:type="pct"/>
            <w:vAlign w:val="center"/>
          </w:tcPr>
          <w:p w14:paraId="5AF078F2" w14:textId="77777777" w:rsidR="00503691" w:rsidRPr="00821478" w:rsidRDefault="00503691" w:rsidP="008D7B7F">
            <w:pPr>
              <w:jc w:val="center"/>
              <w:rPr>
                <w:rFonts w:cs="Times New Roman"/>
                <w:b/>
                <w:bCs/>
                <w:szCs w:val="24"/>
              </w:rPr>
            </w:pPr>
            <w:r w:rsidRPr="00821478">
              <w:rPr>
                <w:rFonts w:cs="Times New Roman"/>
                <w:b/>
                <w:bCs/>
                <w:szCs w:val="24"/>
              </w:rPr>
              <w:t>TPTS</w:t>
            </w:r>
          </w:p>
        </w:tc>
      </w:tr>
      <w:tr w:rsidR="00503691" w14:paraId="2B078DF5" w14:textId="77777777" w:rsidTr="008D7B7F">
        <w:trPr>
          <w:trHeight w:val="332"/>
        </w:trPr>
        <w:tc>
          <w:tcPr>
            <w:tcW w:w="2136" w:type="pct"/>
            <w:vAlign w:val="center"/>
          </w:tcPr>
          <w:p w14:paraId="3E76161F" w14:textId="77777777" w:rsidR="00503691" w:rsidRDefault="00503691" w:rsidP="008D7B7F">
            <w:pPr>
              <w:jc w:val="center"/>
              <w:rPr>
                <w:rFonts w:cs="Times New Roman"/>
                <w:szCs w:val="24"/>
              </w:rPr>
            </w:pPr>
            <w:r>
              <w:rPr>
                <w:rFonts w:cs="Times New Roman"/>
                <w:szCs w:val="24"/>
              </w:rPr>
              <w:t>Map Name</w:t>
            </w:r>
          </w:p>
        </w:tc>
        <w:tc>
          <w:tcPr>
            <w:tcW w:w="2864" w:type="pct"/>
            <w:gridSpan w:val="4"/>
            <w:vAlign w:val="center"/>
          </w:tcPr>
          <w:p w14:paraId="533B7515" w14:textId="77777777" w:rsidR="00503691" w:rsidRDefault="00503691" w:rsidP="008D7B7F">
            <w:pPr>
              <w:jc w:val="center"/>
              <w:rPr>
                <w:rFonts w:cs="Times New Roman"/>
                <w:szCs w:val="24"/>
              </w:rPr>
            </w:pPr>
            <w:r>
              <w:rPr>
                <w:rFonts w:cs="Times New Roman"/>
                <w:szCs w:val="24"/>
              </w:rPr>
              <w:t>case_1</w:t>
            </w:r>
          </w:p>
        </w:tc>
      </w:tr>
      <w:tr w:rsidR="00503691" w14:paraId="5E40E271" w14:textId="77777777" w:rsidTr="008D7B7F">
        <w:tc>
          <w:tcPr>
            <w:tcW w:w="2136" w:type="pct"/>
            <w:vAlign w:val="center"/>
          </w:tcPr>
          <w:p w14:paraId="5BDDB5FC" w14:textId="77777777" w:rsidR="00503691" w:rsidRDefault="00503691" w:rsidP="008D7B7F">
            <w:pPr>
              <w:jc w:val="center"/>
              <w:rPr>
                <w:rFonts w:cs="Times New Roman"/>
                <w:szCs w:val="24"/>
              </w:rPr>
            </w:pPr>
            <w:r>
              <w:rPr>
                <w:rFonts w:cs="Times New Roman"/>
                <w:szCs w:val="24"/>
              </w:rPr>
              <w:t>Agent Starting Positions</w:t>
            </w:r>
          </w:p>
        </w:tc>
        <w:tc>
          <w:tcPr>
            <w:tcW w:w="2864" w:type="pct"/>
            <w:gridSpan w:val="4"/>
            <w:vAlign w:val="center"/>
          </w:tcPr>
          <w:p w14:paraId="639B7769" w14:textId="77777777" w:rsidR="00503691" w:rsidRDefault="00503691" w:rsidP="008D7B7F">
            <w:pPr>
              <w:jc w:val="center"/>
              <w:rPr>
                <w:rFonts w:cs="Times New Roman"/>
                <w:szCs w:val="24"/>
              </w:rPr>
            </w:pPr>
            <w:r>
              <w:rPr>
                <w:rFonts w:cs="Times New Roman"/>
                <w:szCs w:val="24"/>
              </w:rPr>
              <w:t>{(6,0), (7,1), (6,2)}</w:t>
            </w:r>
          </w:p>
        </w:tc>
      </w:tr>
      <w:tr w:rsidR="00503691" w14:paraId="60DF2FEA" w14:textId="77777777" w:rsidTr="008D7B7F">
        <w:tc>
          <w:tcPr>
            <w:tcW w:w="2136" w:type="pct"/>
            <w:vAlign w:val="center"/>
          </w:tcPr>
          <w:p w14:paraId="7A3BE715" w14:textId="77777777" w:rsidR="00503691" w:rsidRDefault="00503691" w:rsidP="008D7B7F">
            <w:pPr>
              <w:jc w:val="center"/>
              <w:rPr>
                <w:rFonts w:cs="Times New Roman"/>
                <w:szCs w:val="24"/>
              </w:rPr>
            </w:pPr>
            <w:r>
              <w:rPr>
                <w:rFonts w:cs="Times New Roman"/>
                <w:szCs w:val="24"/>
              </w:rPr>
              <w:t>Initial Task Set</w:t>
            </w:r>
          </w:p>
        </w:tc>
        <w:tc>
          <w:tcPr>
            <w:tcW w:w="2864" w:type="pct"/>
            <w:gridSpan w:val="4"/>
            <w:vAlign w:val="center"/>
          </w:tcPr>
          <w:p w14:paraId="671D0F41" w14:textId="77777777" w:rsidR="00503691" w:rsidRDefault="00503691" w:rsidP="008D7B7F">
            <w:pPr>
              <w:jc w:val="center"/>
              <w:rPr>
                <w:rFonts w:cs="Times New Roman"/>
                <w:szCs w:val="24"/>
              </w:rPr>
            </w:pPr>
            <w:r>
              <w:rPr>
                <w:rFonts w:cs="Times New Roman"/>
                <w:szCs w:val="24"/>
              </w:rPr>
              <w:t>None</w:t>
            </w:r>
          </w:p>
        </w:tc>
      </w:tr>
      <w:tr w:rsidR="00503691" w14:paraId="795BB552" w14:textId="77777777" w:rsidTr="008D7B7F">
        <w:tc>
          <w:tcPr>
            <w:tcW w:w="2136" w:type="pct"/>
            <w:vAlign w:val="center"/>
          </w:tcPr>
          <w:p w14:paraId="6D3E1526" w14:textId="77777777" w:rsidR="00503691" w:rsidRDefault="00503691" w:rsidP="008D7B7F">
            <w:pPr>
              <w:jc w:val="center"/>
              <w:rPr>
                <w:rFonts w:cs="Times New Roman"/>
                <w:szCs w:val="24"/>
              </w:rPr>
            </w:pPr>
            <w:r>
              <w:rPr>
                <w:rFonts w:cs="Times New Roman"/>
                <w:szCs w:val="24"/>
              </w:rPr>
              <w:t>A* Heuristic Function</w:t>
            </w:r>
          </w:p>
        </w:tc>
        <w:tc>
          <w:tcPr>
            <w:tcW w:w="2864" w:type="pct"/>
            <w:gridSpan w:val="4"/>
            <w:vAlign w:val="center"/>
          </w:tcPr>
          <w:p w14:paraId="01BE374A" w14:textId="77777777" w:rsidR="00503691" w:rsidRDefault="00503691" w:rsidP="008D7B7F">
            <w:pPr>
              <w:jc w:val="center"/>
              <w:rPr>
                <w:rFonts w:cs="Times New Roman"/>
                <w:szCs w:val="24"/>
              </w:rPr>
            </w:pPr>
            <w:r>
              <w:rPr>
                <w:rFonts w:cs="Times New Roman"/>
                <w:szCs w:val="24"/>
              </w:rPr>
              <w:t>Manhattan Distance</w:t>
            </w:r>
          </w:p>
        </w:tc>
      </w:tr>
      <w:tr w:rsidR="00503691" w14:paraId="23A6432D" w14:textId="77777777" w:rsidTr="008D7B7F">
        <w:tc>
          <w:tcPr>
            <w:tcW w:w="2136" w:type="pct"/>
            <w:vAlign w:val="center"/>
          </w:tcPr>
          <w:p w14:paraId="4E4807C5" w14:textId="77777777" w:rsidR="00503691" w:rsidRDefault="00503691" w:rsidP="008D7B7F">
            <w:pPr>
              <w:jc w:val="center"/>
              <w:rPr>
                <w:rFonts w:cs="Times New Roman"/>
                <w:szCs w:val="24"/>
              </w:rPr>
            </w:pPr>
            <w:r>
              <w:rPr>
                <w:rFonts w:cs="Times New Roman"/>
                <w:szCs w:val="24"/>
              </w:rPr>
              <w:t>A* Heuristic Relaxation Coefficient</w:t>
            </w:r>
          </w:p>
        </w:tc>
        <w:tc>
          <w:tcPr>
            <w:tcW w:w="2864" w:type="pct"/>
            <w:gridSpan w:val="4"/>
            <w:vAlign w:val="center"/>
          </w:tcPr>
          <w:p w14:paraId="3C5F0096" w14:textId="77777777" w:rsidR="00503691" w:rsidRDefault="00503691" w:rsidP="008D7B7F">
            <w:pPr>
              <w:jc w:val="center"/>
              <w:rPr>
                <w:rFonts w:cs="Times New Roman"/>
                <w:szCs w:val="24"/>
              </w:rPr>
            </w:pPr>
            <w:r>
              <w:rPr>
                <w:rFonts w:cs="Times New Roman"/>
                <w:szCs w:val="24"/>
              </w:rPr>
              <w:t>1</w:t>
            </w:r>
          </w:p>
        </w:tc>
      </w:tr>
      <w:tr w:rsidR="00503691" w14:paraId="3E2F712D" w14:textId="77777777" w:rsidTr="008D7B7F">
        <w:tc>
          <w:tcPr>
            <w:tcW w:w="2136" w:type="pct"/>
            <w:vAlign w:val="center"/>
          </w:tcPr>
          <w:p w14:paraId="3C6BD02B" w14:textId="77777777" w:rsidR="00503691" w:rsidRDefault="00503691" w:rsidP="008D7B7F">
            <w:pPr>
              <w:jc w:val="center"/>
              <w:rPr>
                <w:rFonts w:cs="Times New Roman"/>
                <w:szCs w:val="24"/>
              </w:rPr>
            </w:pPr>
            <w:r>
              <w:rPr>
                <w:rFonts w:cs="Times New Roman"/>
                <w:szCs w:val="24"/>
              </w:rPr>
              <w:t>Window Size</w:t>
            </w:r>
          </w:p>
        </w:tc>
        <w:tc>
          <w:tcPr>
            <w:tcW w:w="716" w:type="pct"/>
            <w:tcBorders>
              <w:tr2bl w:val="single" w:sz="4" w:space="0" w:color="auto"/>
            </w:tcBorders>
            <w:vAlign w:val="center"/>
          </w:tcPr>
          <w:p w14:paraId="0F1DCBA7" w14:textId="77777777" w:rsidR="00503691" w:rsidRDefault="00503691" w:rsidP="008D7B7F">
            <w:pPr>
              <w:jc w:val="center"/>
              <w:rPr>
                <w:rFonts w:cs="Times New Roman"/>
                <w:szCs w:val="24"/>
              </w:rPr>
            </w:pPr>
          </w:p>
        </w:tc>
        <w:tc>
          <w:tcPr>
            <w:tcW w:w="716" w:type="pct"/>
            <w:vAlign w:val="center"/>
          </w:tcPr>
          <w:p w14:paraId="051A8AD5" w14:textId="77777777" w:rsidR="00503691" w:rsidRDefault="00503691" w:rsidP="008D7B7F">
            <w:pPr>
              <w:jc w:val="center"/>
              <w:rPr>
                <w:rFonts w:cs="Times New Roman"/>
                <w:szCs w:val="24"/>
              </w:rPr>
            </w:pPr>
            <w:r>
              <w:rPr>
                <w:rFonts w:cs="Times New Roman"/>
                <w:szCs w:val="24"/>
              </w:rPr>
              <w:t>5</w:t>
            </w:r>
          </w:p>
        </w:tc>
        <w:tc>
          <w:tcPr>
            <w:tcW w:w="716" w:type="pct"/>
            <w:tcBorders>
              <w:tr2bl w:val="single" w:sz="4" w:space="0" w:color="auto"/>
            </w:tcBorders>
            <w:vAlign w:val="center"/>
          </w:tcPr>
          <w:p w14:paraId="664CB397" w14:textId="77777777" w:rsidR="00503691" w:rsidRDefault="00503691" w:rsidP="008D7B7F">
            <w:pPr>
              <w:jc w:val="center"/>
              <w:rPr>
                <w:rFonts w:cs="Times New Roman"/>
                <w:szCs w:val="24"/>
              </w:rPr>
            </w:pPr>
          </w:p>
        </w:tc>
        <w:tc>
          <w:tcPr>
            <w:tcW w:w="716" w:type="pct"/>
            <w:tcBorders>
              <w:tr2bl w:val="single" w:sz="4" w:space="0" w:color="auto"/>
            </w:tcBorders>
            <w:vAlign w:val="center"/>
          </w:tcPr>
          <w:p w14:paraId="27929A1F" w14:textId="77777777" w:rsidR="00503691" w:rsidRDefault="00503691" w:rsidP="008D7B7F">
            <w:pPr>
              <w:jc w:val="center"/>
              <w:rPr>
                <w:rFonts w:cs="Times New Roman"/>
                <w:szCs w:val="24"/>
              </w:rPr>
            </w:pPr>
          </w:p>
        </w:tc>
      </w:tr>
      <w:tr w:rsidR="00503691" w14:paraId="11311150" w14:textId="77777777" w:rsidTr="008D7B7F">
        <w:tc>
          <w:tcPr>
            <w:tcW w:w="2136" w:type="pct"/>
            <w:vAlign w:val="center"/>
          </w:tcPr>
          <w:p w14:paraId="3D15A3FD" w14:textId="77777777" w:rsidR="00503691" w:rsidRDefault="00503691" w:rsidP="008D7B7F">
            <w:pPr>
              <w:jc w:val="center"/>
              <w:rPr>
                <w:rFonts w:cs="Times New Roman"/>
                <w:szCs w:val="24"/>
              </w:rPr>
            </w:pPr>
            <w:r>
              <w:rPr>
                <w:rFonts w:cs="Times New Roman"/>
                <w:szCs w:val="24"/>
              </w:rPr>
              <w:t>Agent Collisions</w:t>
            </w:r>
          </w:p>
        </w:tc>
        <w:tc>
          <w:tcPr>
            <w:tcW w:w="2864" w:type="pct"/>
            <w:gridSpan w:val="4"/>
            <w:vAlign w:val="center"/>
          </w:tcPr>
          <w:p w14:paraId="0240F62F" w14:textId="77777777" w:rsidR="00503691" w:rsidRDefault="00503691" w:rsidP="008D7B7F">
            <w:pPr>
              <w:jc w:val="center"/>
              <w:rPr>
                <w:rFonts w:cs="Times New Roman"/>
                <w:szCs w:val="24"/>
              </w:rPr>
            </w:pPr>
            <w:r>
              <w:rPr>
                <w:rFonts w:cs="Times New Roman"/>
                <w:szCs w:val="24"/>
              </w:rPr>
              <w:t>Respected</w:t>
            </w:r>
          </w:p>
        </w:tc>
      </w:tr>
      <w:tr w:rsidR="00503691" w14:paraId="43636C3C" w14:textId="77777777" w:rsidTr="008D7B7F">
        <w:tc>
          <w:tcPr>
            <w:tcW w:w="2136" w:type="pct"/>
            <w:vAlign w:val="center"/>
          </w:tcPr>
          <w:p w14:paraId="2271F24C" w14:textId="77777777" w:rsidR="00503691" w:rsidRDefault="00503691" w:rsidP="008D7B7F">
            <w:pPr>
              <w:jc w:val="center"/>
              <w:rPr>
                <w:rFonts w:cs="Times New Roman"/>
                <w:szCs w:val="24"/>
              </w:rPr>
            </w:pPr>
            <w:r>
              <w:rPr>
                <w:rFonts w:cs="Times New Roman"/>
                <w:szCs w:val="24"/>
              </w:rPr>
              <w:t>Task Interaction Time Cost</w:t>
            </w:r>
          </w:p>
        </w:tc>
        <w:tc>
          <w:tcPr>
            <w:tcW w:w="2864" w:type="pct"/>
            <w:gridSpan w:val="4"/>
            <w:vAlign w:val="center"/>
          </w:tcPr>
          <w:p w14:paraId="08691BFD" w14:textId="77777777" w:rsidR="00503691" w:rsidRDefault="00503691" w:rsidP="008D7B7F">
            <w:pPr>
              <w:jc w:val="center"/>
              <w:rPr>
                <w:rFonts w:cs="Times New Roman"/>
                <w:szCs w:val="24"/>
              </w:rPr>
            </w:pPr>
            <w:r>
              <w:rPr>
                <w:rFonts w:cs="Times New Roman"/>
                <w:szCs w:val="24"/>
              </w:rPr>
              <w:t>Instantaneous</w:t>
            </w:r>
          </w:p>
        </w:tc>
      </w:tr>
      <w:tr w:rsidR="00503691" w14:paraId="46CC1121" w14:textId="77777777" w:rsidTr="008D7B7F">
        <w:trPr>
          <w:trHeight w:val="368"/>
        </w:trPr>
        <w:tc>
          <w:tcPr>
            <w:tcW w:w="2136" w:type="pct"/>
            <w:vAlign w:val="center"/>
          </w:tcPr>
          <w:p w14:paraId="583C23E5" w14:textId="77777777" w:rsidR="00503691" w:rsidRDefault="00503691" w:rsidP="008D7B7F">
            <w:pPr>
              <w:jc w:val="center"/>
              <w:rPr>
                <w:rFonts w:cs="Times New Roman"/>
                <w:szCs w:val="24"/>
              </w:rPr>
            </w:pPr>
            <w:r>
              <w:rPr>
                <w:rFonts w:cs="Times New Roman"/>
                <w:szCs w:val="24"/>
              </w:rPr>
              <w:t>Task Schedule</w:t>
            </w:r>
          </w:p>
        </w:tc>
        <w:tc>
          <w:tcPr>
            <w:tcW w:w="2864" w:type="pct"/>
            <w:gridSpan w:val="4"/>
            <w:vAlign w:val="center"/>
          </w:tcPr>
          <w:p w14:paraId="1639E9D3" w14:textId="161877AF" w:rsidR="00503691" w:rsidRDefault="00503691" w:rsidP="008D7B7F">
            <w:pPr>
              <w:jc w:val="center"/>
              <w:rPr>
                <w:rFonts w:cs="Times New Roman"/>
                <w:szCs w:val="24"/>
              </w:rPr>
            </w:pPr>
            <w:r>
              <w:rPr>
                <w:rFonts w:cs="Times New Roman"/>
                <w:szCs w:val="24"/>
              </w:rPr>
              <w:t xml:space="preserve">case_1_schedule (Appendix </w:t>
            </w:r>
            <w:r w:rsidR="00F10E9D">
              <w:rPr>
                <w:rFonts w:cs="Times New Roman"/>
                <w:szCs w:val="24"/>
              </w:rPr>
              <w:t>C</w:t>
            </w:r>
            <w:r>
              <w:rPr>
                <w:rFonts w:cs="Times New Roman"/>
                <w:szCs w:val="24"/>
              </w:rPr>
              <w:t>)</w:t>
            </w:r>
          </w:p>
        </w:tc>
      </w:tr>
      <w:tr w:rsidR="00503691" w14:paraId="45DE8D9B" w14:textId="77777777" w:rsidTr="008D7B7F">
        <w:tc>
          <w:tcPr>
            <w:tcW w:w="2136" w:type="pct"/>
            <w:vAlign w:val="center"/>
          </w:tcPr>
          <w:p w14:paraId="1DB9F1C9" w14:textId="77777777" w:rsidR="00503691" w:rsidRDefault="00503691" w:rsidP="008D7B7F">
            <w:pPr>
              <w:jc w:val="center"/>
              <w:rPr>
                <w:rFonts w:cs="Times New Roman"/>
                <w:szCs w:val="24"/>
              </w:rPr>
            </w:pPr>
            <w:r>
              <w:rPr>
                <w:rFonts w:cs="Times New Roman"/>
                <w:szCs w:val="24"/>
              </w:rPr>
              <w:t>End Condition</w:t>
            </w:r>
          </w:p>
        </w:tc>
        <w:tc>
          <w:tcPr>
            <w:tcW w:w="2864" w:type="pct"/>
            <w:gridSpan w:val="4"/>
            <w:vAlign w:val="center"/>
          </w:tcPr>
          <w:p w14:paraId="017D7AD9" w14:textId="77777777" w:rsidR="00503691" w:rsidRDefault="00503691" w:rsidP="008D7B7F">
            <w:pPr>
              <w:jc w:val="center"/>
              <w:rPr>
                <w:rFonts w:cs="Times New Roman"/>
                <w:szCs w:val="24"/>
              </w:rPr>
            </w:pPr>
            <w:r>
              <w:rPr>
                <w:rFonts w:cs="Times New Roman"/>
                <w:szCs w:val="24"/>
              </w:rPr>
              <w:t>All Scheduled Tasks Completed</w:t>
            </w:r>
          </w:p>
        </w:tc>
      </w:tr>
    </w:tbl>
    <w:p w14:paraId="05EB44B0" w14:textId="77777777" w:rsidR="00503691" w:rsidRDefault="00503691" w:rsidP="00503691">
      <w:pPr>
        <w:spacing w:line="480" w:lineRule="auto"/>
        <w:rPr>
          <w:rFonts w:cs="Times New Roman"/>
          <w:b/>
          <w:bCs/>
          <w:szCs w:val="24"/>
        </w:rPr>
      </w:pPr>
    </w:p>
    <w:p w14:paraId="387DD9A4" w14:textId="7BD64918" w:rsidR="00334F36" w:rsidRPr="00334F36" w:rsidRDefault="00503691" w:rsidP="00334F36">
      <w:pPr>
        <w:pStyle w:val="Heading4"/>
      </w:pPr>
      <w:bookmarkStart w:id="119" w:name="_Toc151829345"/>
      <w:r>
        <w:lastRenderedPageBreak/>
        <w:t>Case 2</w:t>
      </w:r>
      <w:bookmarkEnd w:id="119"/>
    </w:p>
    <w:p w14:paraId="55863C47" w14:textId="77777777" w:rsidR="00503691" w:rsidRDefault="00503691" w:rsidP="00503691">
      <w:pPr>
        <w:keepNext/>
        <w:jc w:val="center"/>
      </w:pPr>
      <w:r>
        <w:rPr>
          <w:noProof/>
        </w:rPr>
        <w:drawing>
          <wp:inline distT="0" distB="0" distL="0" distR="0" wp14:anchorId="6F9778EB" wp14:editId="5F8255ED">
            <wp:extent cx="3951798" cy="2768724"/>
            <wp:effectExtent l="0" t="0" r="0" b="0"/>
            <wp:docPr id="1270564989" name="Picture 1" descr="System map for test case 2. A warehouse reorganization problem with 10 agents, starting on the sides of the system map. The map has two horizontal corridors of width three. The delivery and pickup locations are alternating and fully interconnected with other nodes on the sides of these corrid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64989" name="Picture 1" descr="System map for test case 2. A warehouse reorganization problem with 10 agents, starting on the sides of the system map. The map has two horizontal corridors of width three. The delivery and pickup locations are alternating and fully interconnected with other nodes on the sides of these corridors."/>
                    <pic:cNvPicPr/>
                  </pic:nvPicPr>
                  <pic:blipFill>
                    <a:blip r:embed="rId51"/>
                    <a:stretch>
                      <a:fillRect/>
                    </a:stretch>
                  </pic:blipFill>
                  <pic:spPr>
                    <a:xfrm>
                      <a:off x="0" y="0"/>
                      <a:ext cx="3966035" cy="2778699"/>
                    </a:xfrm>
                    <a:prstGeom prst="rect">
                      <a:avLst/>
                    </a:prstGeom>
                  </pic:spPr>
                </pic:pic>
              </a:graphicData>
            </a:graphic>
          </wp:inline>
        </w:drawing>
      </w:r>
    </w:p>
    <w:p w14:paraId="3D94BABE" w14:textId="61D4DBF8" w:rsidR="00522B36" w:rsidRPr="00522B36" w:rsidRDefault="00503691" w:rsidP="00F77EC0">
      <w:pPr>
        <w:pStyle w:val="Caption"/>
        <w:keepLines/>
        <w:jc w:val="center"/>
        <w:rPr>
          <w:rFonts w:cs="Times New Roman"/>
          <w:vanish/>
          <w:szCs w:val="24"/>
          <w:specVanish/>
        </w:rPr>
      </w:pPr>
      <w:bookmarkStart w:id="120" w:name="_Ref151166776"/>
      <w:bookmarkStart w:id="121" w:name="_Toc151828285"/>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3667A2">
        <w:rPr>
          <w:rFonts w:cs="Times New Roman"/>
          <w:b/>
          <w:bCs/>
          <w:noProof/>
          <w:szCs w:val="24"/>
        </w:rPr>
        <w:t>16</w:t>
      </w:r>
      <w:r w:rsidRPr="00522B36">
        <w:rPr>
          <w:rFonts w:cs="Times New Roman"/>
          <w:b/>
          <w:bCs/>
          <w:szCs w:val="24"/>
        </w:rPr>
        <w:fldChar w:fldCharType="end"/>
      </w:r>
      <w:bookmarkEnd w:id="120"/>
      <w:r w:rsidRPr="00522B36">
        <w:rPr>
          <w:rFonts w:cs="Times New Roman"/>
          <w:b/>
          <w:bCs/>
          <w:szCs w:val="24"/>
        </w:rPr>
        <w:t>:</w:t>
      </w:r>
      <w:r w:rsidRPr="00041C07">
        <w:rPr>
          <w:rFonts w:cs="Times New Roman"/>
          <w:szCs w:val="24"/>
        </w:rPr>
        <w:t xml:space="preserve"> </w:t>
      </w:r>
      <w:r w:rsidR="00522B36">
        <w:rPr>
          <w:rFonts w:cs="Times New Roman"/>
          <w:szCs w:val="24"/>
        </w:rPr>
        <w:t>System map for t</w:t>
      </w:r>
      <w:r>
        <w:rPr>
          <w:rFonts w:cs="Times New Roman"/>
          <w:szCs w:val="24"/>
        </w:rPr>
        <w:t>est c</w:t>
      </w:r>
      <w:r w:rsidRPr="00041C07">
        <w:rPr>
          <w:rFonts w:cs="Times New Roman"/>
          <w:szCs w:val="24"/>
        </w:rPr>
        <w:t>ase 2</w:t>
      </w:r>
      <w:r>
        <w:rPr>
          <w:rFonts w:cs="Times New Roman"/>
          <w:szCs w:val="24"/>
        </w:rPr>
        <w:t>.</w:t>
      </w:r>
      <w:bookmarkEnd w:id="121"/>
    </w:p>
    <w:p w14:paraId="19C34FB4" w14:textId="591860DD" w:rsidR="00503691" w:rsidRPr="00041C07" w:rsidRDefault="00503691" w:rsidP="00F77EC0">
      <w:pPr>
        <w:pStyle w:val="Caption"/>
        <w:keepLines/>
        <w:jc w:val="center"/>
        <w:rPr>
          <w:rFonts w:cs="Times New Roman"/>
          <w:b/>
          <w:bCs/>
          <w:szCs w:val="24"/>
        </w:rPr>
      </w:pPr>
      <w:r w:rsidRPr="00041C07">
        <w:rPr>
          <w:rFonts w:cs="Times New Roman"/>
          <w:szCs w:val="24"/>
        </w:rPr>
        <w:t xml:space="preserve"> </w:t>
      </w:r>
      <w:r w:rsidR="004C5926">
        <w:rPr>
          <w:rFonts w:cs="Times New Roman"/>
          <w:szCs w:val="24"/>
        </w:rPr>
        <w:t>A</w:t>
      </w:r>
      <w:r w:rsidR="004C5926" w:rsidRPr="004C5926">
        <w:rPr>
          <w:rFonts w:cs="Times New Roman"/>
          <w:szCs w:val="24"/>
        </w:rPr>
        <w:t xml:space="preserve"> warehouse reorganization problem with 10 agents, starting on the sides of the system map. The map has two horizontal corridors of width three. The delivery and pickup locations are alternating and fully interconnected with other nodes </w:t>
      </w:r>
      <w:r w:rsidR="004C5926">
        <w:rPr>
          <w:rFonts w:cs="Times New Roman"/>
          <w:szCs w:val="24"/>
        </w:rPr>
        <w:t>on the sides of these corridors</w:t>
      </w:r>
      <w:r w:rsidR="004C5926" w:rsidRPr="004C5926">
        <w:rPr>
          <w:rFonts w:cs="Times New Roman"/>
          <w:szCs w:val="24"/>
        </w:rPr>
        <w:t>.</w:t>
      </w:r>
    </w:p>
    <w:p w14:paraId="74D5730C" w14:textId="63431724" w:rsidR="00503691" w:rsidRDefault="00503691" w:rsidP="00503691">
      <w:pPr>
        <w:spacing w:line="480" w:lineRule="auto"/>
        <w:rPr>
          <w:rFonts w:cs="Times New Roman"/>
          <w:szCs w:val="24"/>
        </w:rPr>
      </w:pPr>
      <w:r>
        <w:rPr>
          <w:rFonts w:cs="Times New Roman"/>
          <w:szCs w:val="24"/>
        </w:rPr>
        <w:tab/>
        <w:t>A second test case is developed</w:t>
      </w:r>
      <w:r w:rsidR="00334F36">
        <w:rPr>
          <w:rFonts w:cs="Times New Roman"/>
          <w:szCs w:val="24"/>
        </w:rPr>
        <w:t xml:space="preserve"> (shown in </w:t>
      </w:r>
      <w:r w:rsidR="00334F36">
        <w:rPr>
          <w:rFonts w:cs="Times New Roman"/>
          <w:szCs w:val="24"/>
        </w:rPr>
        <w:fldChar w:fldCharType="begin"/>
      </w:r>
      <w:r w:rsidR="00334F36">
        <w:rPr>
          <w:rFonts w:cs="Times New Roman"/>
          <w:szCs w:val="24"/>
        </w:rPr>
        <w:instrText xml:space="preserve"> REF _Ref151166776 \h </w:instrText>
      </w:r>
      <w:r w:rsidR="00334F36">
        <w:rPr>
          <w:rFonts w:cs="Times New Roman"/>
          <w:szCs w:val="24"/>
        </w:rPr>
      </w:r>
      <w:r w:rsidR="00334F36">
        <w:rPr>
          <w:rFonts w:cs="Times New Roman"/>
          <w:szCs w:val="24"/>
        </w:rPr>
        <w:fldChar w:fldCharType="separate"/>
      </w:r>
      <w:r w:rsidR="003667A2" w:rsidRPr="00522B36">
        <w:rPr>
          <w:rFonts w:cs="Times New Roman"/>
          <w:b/>
          <w:bCs/>
          <w:szCs w:val="24"/>
        </w:rPr>
        <w:t xml:space="preserve">Figure </w:t>
      </w:r>
      <w:r w:rsidR="003667A2">
        <w:rPr>
          <w:rFonts w:cs="Times New Roman"/>
          <w:b/>
          <w:bCs/>
          <w:noProof/>
          <w:szCs w:val="24"/>
        </w:rPr>
        <w:t>16</w:t>
      </w:r>
      <w:r w:rsidR="00334F36">
        <w:rPr>
          <w:rFonts w:cs="Times New Roman"/>
          <w:szCs w:val="24"/>
        </w:rPr>
        <w:fldChar w:fldCharType="end"/>
      </w:r>
      <w:r w:rsidR="00334F36">
        <w:rPr>
          <w:rFonts w:cs="Times New Roman"/>
          <w:szCs w:val="24"/>
        </w:rPr>
        <w:t>)</w:t>
      </w:r>
      <w:r>
        <w:rPr>
          <w:rFonts w:cs="Times New Roman"/>
          <w:szCs w:val="24"/>
        </w:rPr>
        <w:t xml:space="preserve">, very similar in form to the warehousing situation presented in </w:t>
      </w:r>
      <w:r>
        <w:rPr>
          <w:rFonts w:cs="Times New Roman"/>
          <w:szCs w:val="24"/>
        </w:rPr>
        <w:fldChar w:fldCharType="begin"/>
      </w:r>
      <w:r w:rsidR="0098431F">
        <w:rPr>
          <w:rFonts w:cs="Times New Roman"/>
          <w:szCs w:val="24"/>
        </w:rPr>
        <w:instrText xml:space="preserve"> ADDIN ZOTERO_ITEM CSL_CITATION {"citationID":"Yy4eQ4c3","properties":{"formattedCitation":"[12]","plainCitation":"[12]","noteIndex":0},"citationItems":[{"id":222,"uris":["http://zotero.org/users/local/rYTxwDyY/items/YC6I8SMB"],"itemData":{"id":222,"type":"article","abstract":"The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 xml:space="preserve">. In this case the analogy is closer to warehouse internal reorganization, with an arbitrary pattern of pickup and delivery nodes. Agents must again travel through corridors, only this time the spaces are more interconnected, allowing agents to move over task endpoints during their journeys. This widens the bottleneck considerably, allowing a greater number of agents to be present in the system. </w:t>
      </w:r>
      <w:r w:rsidR="00334F36">
        <w:rPr>
          <w:rFonts w:cs="Times New Roman"/>
          <w:szCs w:val="24"/>
        </w:rPr>
        <w:t xml:space="preserve">In these trials, ten agents were used, starting on endpoints at either </w:t>
      </w:r>
      <w:r w:rsidR="00386E2E">
        <w:rPr>
          <w:rFonts w:cs="Times New Roman"/>
          <w:szCs w:val="24"/>
        </w:rPr>
        <w:t>end</w:t>
      </w:r>
      <w:r w:rsidR="00334F36">
        <w:rPr>
          <w:rFonts w:cs="Times New Roman"/>
          <w:szCs w:val="24"/>
        </w:rPr>
        <w:t xml:space="preserve"> of</w:t>
      </w:r>
      <w:r w:rsidR="00386E2E">
        <w:rPr>
          <w:rFonts w:cs="Times New Roman"/>
          <w:szCs w:val="24"/>
        </w:rPr>
        <w:t xml:space="preserve"> the</w:t>
      </w:r>
      <w:r w:rsidR="00334F36">
        <w:rPr>
          <w:rFonts w:cs="Times New Roman"/>
          <w:szCs w:val="24"/>
        </w:rPr>
        <w:t xml:space="preserve"> corridors.</w:t>
      </w:r>
    </w:p>
    <w:p w14:paraId="3BAB7837" w14:textId="6F3A2035" w:rsidR="00503691" w:rsidRDefault="00503691" w:rsidP="00503691">
      <w:pPr>
        <w:spacing w:line="480" w:lineRule="auto"/>
        <w:rPr>
          <w:rFonts w:cs="Times New Roman"/>
          <w:szCs w:val="24"/>
        </w:rPr>
      </w:pPr>
      <w:r>
        <w:rPr>
          <w:rFonts w:cs="Times New Roman"/>
          <w:szCs w:val="24"/>
        </w:rPr>
        <w:tab/>
        <w:t xml:space="preserve">As before, simulation configuration options are presented in </w:t>
      </w:r>
      <w:r w:rsidR="0098199A">
        <w:rPr>
          <w:rFonts w:cs="Times New Roman"/>
          <w:szCs w:val="24"/>
        </w:rPr>
        <w:fldChar w:fldCharType="begin"/>
      </w:r>
      <w:r w:rsidR="0098199A">
        <w:rPr>
          <w:rFonts w:cs="Times New Roman"/>
          <w:szCs w:val="24"/>
        </w:rPr>
        <w:instrText xml:space="preserve"> REF _Ref151167916 \h </w:instrText>
      </w:r>
      <w:r w:rsidR="0098199A">
        <w:rPr>
          <w:rFonts w:cs="Times New Roman"/>
          <w:szCs w:val="24"/>
        </w:rPr>
      </w:r>
      <w:r w:rsidR="0098199A">
        <w:rPr>
          <w:rFonts w:cs="Times New Roman"/>
          <w:szCs w:val="24"/>
        </w:rPr>
        <w:fldChar w:fldCharType="separate"/>
      </w:r>
      <w:r w:rsidR="003667A2" w:rsidRPr="003028C2">
        <w:rPr>
          <w:b/>
          <w:bCs/>
        </w:rPr>
        <w:t xml:space="preserve">Table </w:t>
      </w:r>
      <w:r w:rsidR="003667A2">
        <w:rPr>
          <w:b/>
          <w:bCs/>
          <w:noProof/>
        </w:rPr>
        <w:t>3</w:t>
      </w:r>
      <w:r w:rsidR="0098199A">
        <w:rPr>
          <w:rFonts w:cs="Times New Roman"/>
          <w:szCs w:val="24"/>
        </w:rPr>
        <w:fldChar w:fldCharType="end"/>
      </w:r>
      <w:r>
        <w:rPr>
          <w:rFonts w:cs="Times New Roman"/>
          <w:szCs w:val="24"/>
        </w:rPr>
        <w:t xml:space="preserve">. For this experiment only the implementations of WHCA*, TP, and TPTS are compared. To </w:t>
      </w:r>
      <w:r>
        <w:rPr>
          <w:rFonts w:cs="Times New Roman"/>
          <w:szCs w:val="24"/>
        </w:rPr>
        <w:lastRenderedPageBreak/>
        <w:t>demonstrate changes in performance of the WHCA* algorithm as the window size is changed, the WHCA* experiments are repeated for a few window sizes.</w:t>
      </w:r>
    </w:p>
    <w:p w14:paraId="0B762DB1" w14:textId="125D1EFB" w:rsidR="003028C2" w:rsidRDefault="003028C2" w:rsidP="003028C2">
      <w:pPr>
        <w:pStyle w:val="Caption"/>
        <w:keepNext/>
      </w:pPr>
      <w:bookmarkStart w:id="122" w:name="_Ref151167916"/>
      <w:bookmarkStart w:id="123" w:name="_Toc151828253"/>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3</w:t>
      </w:r>
      <w:r w:rsidRPr="003028C2">
        <w:rPr>
          <w:b/>
          <w:bCs/>
        </w:rPr>
        <w:fldChar w:fldCharType="end"/>
      </w:r>
      <w:bookmarkEnd w:id="122"/>
      <w:r w:rsidRPr="003028C2">
        <w:rPr>
          <w:b/>
          <w:bCs/>
        </w:rPr>
        <w:t>.</w:t>
      </w:r>
      <w:r>
        <w:t xml:space="preserve"> System configuration for </w:t>
      </w:r>
      <w:r w:rsidR="0098199A">
        <w:t>c</w:t>
      </w:r>
      <w:r>
        <w:t>ase 2 experiments.</w:t>
      </w:r>
      <w:bookmarkEnd w:id="123"/>
    </w:p>
    <w:tbl>
      <w:tblPr>
        <w:tblStyle w:val="TableGrid"/>
        <w:tblW w:w="5000" w:type="pct"/>
        <w:tblLayout w:type="fixed"/>
        <w:tblLook w:val="04A0" w:firstRow="1" w:lastRow="0" w:firstColumn="1" w:lastColumn="0" w:noHBand="0" w:noVBand="1"/>
      </w:tblPr>
      <w:tblGrid>
        <w:gridCol w:w="2605"/>
        <w:gridCol w:w="1094"/>
        <w:gridCol w:w="345"/>
        <w:gridCol w:w="891"/>
        <w:gridCol w:w="549"/>
        <w:gridCol w:w="687"/>
        <w:gridCol w:w="753"/>
        <w:gridCol w:w="483"/>
        <w:gridCol w:w="369"/>
        <w:gridCol w:w="854"/>
      </w:tblGrid>
      <w:tr w:rsidR="00503691" w:rsidRPr="00821478" w14:paraId="2416329C" w14:textId="77777777" w:rsidTr="003028C2">
        <w:tc>
          <w:tcPr>
            <w:tcW w:w="1509" w:type="pct"/>
            <w:vAlign w:val="center"/>
          </w:tcPr>
          <w:p w14:paraId="2D0C45FC"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834" w:type="pct"/>
            <w:gridSpan w:val="2"/>
            <w:vAlign w:val="center"/>
          </w:tcPr>
          <w:p w14:paraId="4AE59B34" w14:textId="77777777" w:rsidR="00503691" w:rsidRPr="00821478" w:rsidRDefault="00503691" w:rsidP="008D7B7F">
            <w:pPr>
              <w:jc w:val="center"/>
              <w:rPr>
                <w:rFonts w:cs="Times New Roman"/>
                <w:b/>
                <w:bCs/>
                <w:szCs w:val="24"/>
              </w:rPr>
            </w:pPr>
            <w:r>
              <w:rPr>
                <w:rFonts w:cs="Times New Roman"/>
                <w:b/>
                <w:bCs/>
                <w:szCs w:val="24"/>
              </w:rPr>
              <w:t>WHCA*-3</w:t>
            </w:r>
          </w:p>
        </w:tc>
        <w:tc>
          <w:tcPr>
            <w:tcW w:w="834" w:type="pct"/>
            <w:gridSpan w:val="2"/>
            <w:vAlign w:val="center"/>
          </w:tcPr>
          <w:p w14:paraId="657FFEBE" w14:textId="77777777" w:rsidR="00503691" w:rsidRPr="00821478" w:rsidRDefault="00503691" w:rsidP="008D7B7F">
            <w:pPr>
              <w:jc w:val="center"/>
              <w:rPr>
                <w:rFonts w:cs="Times New Roman"/>
                <w:b/>
                <w:bCs/>
                <w:szCs w:val="24"/>
              </w:rPr>
            </w:pPr>
            <w:r w:rsidRPr="00821478">
              <w:rPr>
                <w:rFonts w:cs="Times New Roman"/>
                <w:b/>
                <w:bCs/>
                <w:szCs w:val="24"/>
              </w:rPr>
              <w:t>WHCA*</w:t>
            </w:r>
            <w:r>
              <w:rPr>
                <w:rFonts w:cs="Times New Roman"/>
                <w:b/>
                <w:bCs/>
                <w:szCs w:val="24"/>
              </w:rPr>
              <w:t>-5</w:t>
            </w:r>
          </w:p>
        </w:tc>
        <w:tc>
          <w:tcPr>
            <w:tcW w:w="834" w:type="pct"/>
            <w:gridSpan w:val="2"/>
            <w:vAlign w:val="center"/>
          </w:tcPr>
          <w:p w14:paraId="7A5CAB97" w14:textId="77777777" w:rsidR="00503691" w:rsidRPr="00821478" w:rsidRDefault="00503691" w:rsidP="008D7B7F">
            <w:pPr>
              <w:jc w:val="center"/>
              <w:rPr>
                <w:rFonts w:cs="Times New Roman"/>
                <w:b/>
                <w:bCs/>
                <w:szCs w:val="24"/>
              </w:rPr>
            </w:pPr>
            <w:r>
              <w:rPr>
                <w:rFonts w:cs="Times New Roman"/>
                <w:b/>
                <w:bCs/>
                <w:szCs w:val="24"/>
              </w:rPr>
              <w:t>WHCA*-10</w:t>
            </w:r>
          </w:p>
        </w:tc>
        <w:tc>
          <w:tcPr>
            <w:tcW w:w="494" w:type="pct"/>
            <w:gridSpan w:val="2"/>
            <w:vAlign w:val="center"/>
          </w:tcPr>
          <w:p w14:paraId="502FC7A0" w14:textId="77777777" w:rsidR="00503691" w:rsidRPr="00821478" w:rsidRDefault="00503691" w:rsidP="008D7B7F">
            <w:pPr>
              <w:jc w:val="center"/>
              <w:rPr>
                <w:rFonts w:cs="Times New Roman"/>
                <w:b/>
                <w:bCs/>
                <w:szCs w:val="24"/>
              </w:rPr>
            </w:pPr>
            <w:r w:rsidRPr="00821478">
              <w:rPr>
                <w:rFonts w:cs="Times New Roman"/>
                <w:b/>
                <w:bCs/>
                <w:szCs w:val="24"/>
              </w:rPr>
              <w:t>TP</w:t>
            </w:r>
          </w:p>
        </w:tc>
        <w:tc>
          <w:tcPr>
            <w:tcW w:w="495" w:type="pct"/>
          </w:tcPr>
          <w:p w14:paraId="540A240F" w14:textId="77777777" w:rsidR="00503691" w:rsidRPr="00821478" w:rsidRDefault="00503691" w:rsidP="008D7B7F">
            <w:pPr>
              <w:jc w:val="center"/>
              <w:rPr>
                <w:rFonts w:cs="Times New Roman"/>
                <w:b/>
                <w:bCs/>
                <w:szCs w:val="24"/>
              </w:rPr>
            </w:pPr>
            <w:r>
              <w:rPr>
                <w:rFonts w:cs="Times New Roman"/>
                <w:b/>
                <w:bCs/>
                <w:szCs w:val="24"/>
              </w:rPr>
              <w:t>TPTS</w:t>
            </w:r>
          </w:p>
        </w:tc>
      </w:tr>
      <w:tr w:rsidR="00503691" w14:paraId="14262C72" w14:textId="77777777" w:rsidTr="008D7B7F">
        <w:trPr>
          <w:trHeight w:val="350"/>
        </w:trPr>
        <w:tc>
          <w:tcPr>
            <w:tcW w:w="1509" w:type="pct"/>
            <w:vAlign w:val="center"/>
          </w:tcPr>
          <w:p w14:paraId="02A05860" w14:textId="77777777" w:rsidR="00503691" w:rsidRDefault="00503691" w:rsidP="008D7B7F">
            <w:pPr>
              <w:jc w:val="center"/>
              <w:rPr>
                <w:rFonts w:cs="Times New Roman"/>
                <w:szCs w:val="24"/>
              </w:rPr>
            </w:pPr>
            <w:r>
              <w:rPr>
                <w:rFonts w:cs="Times New Roman"/>
                <w:szCs w:val="24"/>
              </w:rPr>
              <w:t>Map Name</w:t>
            </w:r>
          </w:p>
        </w:tc>
        <w:tc>
          <w:tcPr>
            <w:tcW w:w="3491" w:type="pct"/>
            <w:gridSpan w:val="9"/>
            <w:vAlign w:val="center"/>
          </w:tcPr>
          <w:p w14:paraId="5C6B1C36" w14:textId="77777777" w:rsidR="00503691" w:rsidRDefault="00503691" w:rsidP="008D7B7F">
            <w:pPr>
              <w:jc w:val="center"/>
              <w:rPr>
                <w:rFonts w:cs="Times New Roman"/>
                <w:szCs w:val="24"/>
              </w:rPr>
            </w:pPr>
            <w:r>
              <w:rPr>
                <w:rFonts w:cs="Times New Roman"/>
                <w:szCs w:val="24"/>
              </w:rPr>
              <w:t>case_2</w:t>
            </w:r>
          </w:p>
        </w:tc>
      </w:tr>
      <w:tr w:rsidR="00503691" w14:paraId="176DDBE0" w14:textId="77777777" w:rsidTr="008D7B7F">
        <w:tc>
          <w:tcPr>
            <w:tcW w:w="1509" w:type="pct"/>
            <w:vAlign w:val="center"/>
          </w:tcPr>
          <w:p w14:paraId="1783E051" w14:textId="77777777" w:rsidR="00503691" w:rsidRDefault="00503691" w:rsidP="008D7B7F">
            <w:pPr>
              <w:jc w:val="center"/>
              <w:rPr>
                <w:rFonts w:cs="Times New Roman"/>
                <w:szCs w:val="24"/>
              </w:rPr>
            </w:pPr>
            <w:r>
              <w:rPr>
                <w:rFonts w:cs="Times New Roman"/>
                <w:szCs w:val="24"/>
              </w:rPr>
              <w:t>Agent Starting Positions</w:t>
            </w:r>
          </w:p>
        </w:tc>
        <w:tc>
          <w:tcPr>
            <w:tcW w:w="3491" w:type="pct"/>
            <w:gridSpan w:val="9"/>
            <w:vAlign w:val="center"/>
          </w:tcPr>
          <w:p w14:paraId="3941412B" w14:textId="77777777" w:rsidR="00503691" w:rsidRDefault="00503691" w:rsidP="008D7B7F">
            <w:pPr>
              <w:jc w:val="center"/>
              <w:rPr>
                <w:rFonts w:cs="Times New Roman"/>
                <w:szCs w:val="24"/>
              </w:rPr>
            </w:pPr>
            <w:r>
              <w:rPr>
                <w:rFonts w:cs="Times New Roman"/>
                <w:szCs w:val="24"/>
              </w:rPr>
              <w:t>{(0,1), (0,2), (0,3), (0,4), (0,5),</w:t>
            </w:r>
            <w:r>
              <w:rPr>
                <w:rFonts w:cs="Times New Roman"/>
                <w:szCs w:val="24"/>
              </w:rPr>
              <w:br/>
              <w:t>(9,1), (9,2), (9,3), (9,4), (9,5),}</w:t>
            </w:r>
          </w:p>
        </w:tc>
      </w:tr>
      <w:tr w:rsidR="00503691" w14:paraId="201C53EB" w14:textId="77777777" w:rsidTr="008D7B7F">
        <w:tc>
          <w:tcPr>
            <w:tcW w:w="1509" w:type="pct"/>
            <w:vAlign w:val="center"/>
          </w:tcPr>
          <w:p w14:paraId="6C98DE43" w14:textId="77777777" w:rsidR="00503691" w:rsidRDefault="00503691" w:rsidP="008D7B7F">
            <w:pPr>
              <w:jc w:val="center"/>
              <w:rPr>
                <w:rFonts w:cs="Times New Roman"/>
                <w:szCs w:val="24"/>
              </w:rPr>
            </w:pPr>
            <w:r>
              <w:rPr>
                <w:rFonts w:cs="Times New Roman"/>
                <w:szCs w:val="24"/>
              </w:rPr>
              <w:t>Initial Task Set</w:t>
            </w:r>
          </w:p>
        </w:tc>
        <w:tc>
          <w:tcPr>
            <w:tcW w:w="3491" w:type="pct"/>
            <w:gridSpan w:val="9"/>
            <w:vAlign w:val="center"/>
          </w:tcPr>
          <w:p w14:paraId="3F93B1E4" w14:textId="77777777" w:rsidR="00503691" w:rsidRDefault="00503691" w:rsidP="008D7B7F">
            <w:pPr>
              <w:jc w:val="center"/>
              <w:rPr>
                <w:rFonts w:cs="Times New Roman"/>
                <w:szCs w:val="24"/>
              </w:rPr>
            </w:pPr>
            <w:r>
              <w:rPr>
                <w:rFonts w:cs="Times New Roman"/>
                <w:szCs w:val="24"/>
              </w:rPr>
              <w:t>None</w:t>
            </w:r>
          </w:p>
        </w:tc>
      </w:tr>
      <w:tr w:rsidR="00503691" w14:paraId="4D6AD219" w14:textId="77777777" w:rsidTr="008D7B7F">
        <w:tc>
          <w:tcPr>
            <w:tcW w:w="1509" w:type="pct"/>
            <w:vAlign w:val="center"/>
          </w:tcPr>
          <w:p w14:paraId="79CC1AE9" w14:textId="77777777" w:rsidR="00503691" w:rsidRDefault="00503691" w:rsidP="008D7B7F">
            <w:pPr>
              <w:jc w:val="center"/>
              <w:rPr>
                <w:rFonts w:cs="Times New Roman"/>
                <w:szCs w:val="24"/>
              </w:rPr>
            </w:pPr>
            <w:r>
              <w:rPr>
                <w:rFonts w:cs="Times New Roman"/>
                <w:szCs w:val="24"/>
              </w:rPr>
              <w:t>A* Heuristic Function</w:t>
            </w:r>
          </w:p>
        </w:tc>
        <w:tc>
          <w:tcPr>
            <w:tcW w:w="3491" w:type="pct"/>
            <w:gridSpan w:val="9"/>
            <w:vAlign w:val="center"/>
          </w:tcPr>
          <w:p w14:paraId="263153DB" w14:textId="77777777" w:rsidR="00503691" w:rsidRDefault="00503691" w:rsidP="008D7B7F">
            <w:pPr>
              <w:jc w:val="center"/>
              <w:rPr>
                <w:rFonts w:cs="Times New Roman"/>
                <w:szCs w:val="24"/>
              </w:rPr>
            </w:pPr>
            <w:r>
              <w:rPr>
                <w:rFonts w:cs="Times New Roman"/>
                <w:szCs w:val="24"/>
              </w:rPr>
              <w:t>Manhattan Distance</w:t>
            </w:r>
          </w:p>
        </w:tc>
      </w:tr>
      <w:tr w:rsidR="00503691" w14:paraId="7283C6C7" w14:textId="77777777" w:rsidTr="008D7B7F">
        <w:tc>
          <w:tcPr>
            <w:tcW w:w="1509" w:type="pct"/>
            <w:vAlign w:val="center"/>
          </w:tcPr>
          <w:p w14:paraId="160AE53F" w14:textId="77777777" w:rsidR="00503691" w:rsidRDefault="00503691" w:rsidP="008D7B7F">
            <w:pPr>
              <w:jc w:val="center"/>
              <w:rPr>
                <w:rFonts w:cs="Times New Roman"/>
                <w:szCs w:val="24"/>
              </w:rPr>
            </w:pPr>
            <w:r>
              <w:rPr>
                <w:rFonts w:cs="Times New Roman"/>
                <w:szCs w:val="24"/>
              </w:rPr>
              <w:t>A* Heuristic Relaxation Coefficient</w:t>
            </w:r>
          </w:p>
        </w:tc>
        <w:tc>
          <w:tcPr>
            <w:tcW w:w="3491" w:type="pct"/>
            <w:gridSpan w:val="9"/>
            <w:vAlign w:val="center"/>
          </w:tcPr>
          <w:p w14:paraId="3B096566" w14:textId="77777777" w:rsidR="00503691" w:rsidRDefault="00503691" w:rsidP="008D7B7F">
            <w:pPr>
              <w:jc w:val="center"/>
              <w:rPr>
                <w:rFonts w:cs="Times New Roman"/>
                <w:szCs w:val="24"/>
              </w:rPr>
            </w:pPr>
            <w:r>
              <w:rPr>
                <w:rFonts w:cs="Times New Roman"/>
                <w:szCs w:val="24"/>
              </w:rPr>
              <w:t>1</w:t>
            </w:r>
          </w:p>
        </w:tc>
      </w:tr>
      <w:tr w:rsidR="00503691" w14:paraId="0553478F" w14:textId="77777777" w:rsidTr="00FA7D8C">
        <w:tc>
          <w:tcPr>
            <w:tcW w:w="1509" w:type="pct"/>
            <w:vAlign w:val="center"/>
          </w:tcPr>
          <w:p w14:paraId="446DC07F" w14:textId="77777777" w:rsidR="00503691" w:rsidRDefault="00503691" w:rsidP="008D7B7F">
            <w:pPr>
              <w:jc w:val="center"/>
              <w:rPr>
                <w:rFonts w:cs="Times New Roman"/>
                <w:szCs w:val="24"/>
              </w:rPr>
            </w:pPr>
            <w:r>
              <w:rPr>
                <w:rFonts w:cs="Times New Roman"/>
                <w:szCs w:val="24"/>
              </w:rPr>
              <w:t>Window Size</w:t>
            </w:r>
          </w:p>
        </w:tc>
        <w:tc>
          <w:tcPr>
            <w:tcW w:w="634" w:type="pct"/>
            <w:tcBorders>
              <w:tr2bl w:val="nil"/>
            </w:tcBorders>
            <w:vAlign w:val="center"/>
          </w:tcPr>
          <w:p w14:paraId="417E99E2" w14:textId="77777777" w:rsidR="00503691" w:rsidRDefault="00503691" w:rsidP="008D7B7F">
            <w:pPr>
              <w:jc w:val="center"/>
              <w:rPr>
                <w:rFonts w:cs="Times New Roman"/>
                <w:szCs w:val="24"/>
              </w:rPr>
            </w:pPr>
            <w:r>
              <w:rPr>
                <w:rFonts w:cs="Times New Roman"/>
                <w:szCs w:val="24"/>
              </w:rPr>
              <w:t>3</w:t>
            </w:r>
          </w:p>
        </w:tc>
        <w:tc>
          <w:tcPr>
            <w:tcW w:w="716" w:type="pct"/>
            <w:gridSpan w:val="2"/>
            <w:vAlign w:val="center"/>
          </w:tcPr>
          <w:p w14:paraId="30E25376" w14:textId="77777777" w:rsidR="00503691" w:rsidRDefault="00503691" w:rsidP="008D7B7F">
            <w:pPr>
              <w:jc w:val="center"/>
              <w:rPr>
                <w:rFonts w:cs="Times New Roman"/>
                <w:szCs w:val="24"/>
              </w:rPr>
            </w:pPr>
            <w:r>
              <w:rPr>
                <w:rFonts w:cs="Times New Roman"/>
                <w:szCs w:val="24"/>
              </w:rPr>
              <w:t>5</w:t>
            </w:r>
          </w:p>
        </w:tc>
        <w:tc>
          <w:tcPr>
            <w:tcW w:w="716" w:type="pct"/>
            <w:gridSpan w:val="2"/>
            <w:tcBorders>
              <w:tr2bl w:val="nil"/>
            </w:tcBorders>
            <w:vAlign w:val="center"/>
          </w:tcPr>
          <w:p w14:paraId="75A89FF8" w14:textId="77777777" w:rsidR="00503691" w:rsidRDefault="00503691" w:rsidP="008D7B7F">
            <w:pPr>
              <w:jc w:val="center"/>
              <w:rPr>
                <w:rFonts w:cs="Times New Roman"/>
                <w:szCs w:val="24"/>
              </w:rPr>
            </w:pPr>
            <w:r>
              <w:rPr>
                <w:rFonts w:cs="Times New Roman"/>
                <w:szCs w:val="24"/>
              </w:rPr>
              <w:t>10</w:t>
            </w:r>
          </w:p>
        </w:tc>
        <w:tc>
          <w:tcPr>
            <w:tcW w:w="716" w:type="pct"/>
            <w:gridSpan w:val="2"/>
            <w:tcBorders>
              <w:tr2bl w:val="single" w:sz="4" w:space="0" w:color="auto"/>
            </w:tcBorders>
            <w:vAlign w:val="center"/>
          </w:tcPr>
          <w:p w14:paraId="610DDF95" w14:textId="77777777" w:rsidR="00503691" w:rsidRDefault="00503691" w:rsidP="008D7B7F">
            <w:pPr>
              <w:jc w:val="center"/>
              <w:rPr>
                <w:rFonts w:cs="Times New Roman"/>
                <w:szCs w:val="24"/>
              </w:rPr>
            </w:pPr>
          </w:p>
        </w:tc>
        <w:tc>
          <w:tcPr>
            <w:tcW w:w="709" w:type="pct"/>
            <w:gridSpan w:val="2"/>
            <w:tcBorders>
              <w:tr2bl w:val="single" w:sz="4" w:space="0" w:color="auto"/>
            </w:tcBorders>
          </w:tcPr>
          <w:p w14:paraId="6C4745F2" w14:textId="77777777" w:rsidR="00503691" w:rsidRDefault="00503691" w:rsidP="008D7B7F">
            <w:pPr>
              <w:jc w:val="center"/>
              <w:rPr>
                <w:rFonts w:cs="Times New Roman"/>
                <w:szCs w:val="24"/>
              </w:rPr>
            </w:pPr>
          </w:p>
        </w:tc>
      </w:tr>
      <w:tr w:rsidR="00503691" w14:paraId="229F7445" w14:textId="77777777" w:rsidTr="008D7B7F">
        <w:tc>
          <w:tcPr>
            <w:tcW w:w="1509" w:type="pct"/>
            <w:vAlign w:val="center"/>
          </w:tcPr>
          <w:p w14:paraId="66ECE920" w14:textId="77777777" w:rsidR="00503691" w:rsidRDefault="00503691" w:rsidP="008D7B7F">
            <w:pPr>
              <w:jc w:val="center"/>
              <w:rPr>
                <w:rFonts w:cs="Times New Roman"/>
                <w:szCs w:val="24"/>
              </w:rPr>
            </w:pPr>
            <w:r>
              <w:rPr>
                <w:rFonts w:cs="Times New Roman"/>
                <w:szCs w:val="24"/>
              </w:rPr>
              <w:t>Agent Collisions</w:t>
            </w:r>
          </w:p>
        </w:tc>
        <w:tc>
          <w:tcPr>
            <w:tcW w:w="3491" w:type="pct"/>
            <w:gridSpan w:val="9"/>
            <w:vAlign w:val="center"/>
          </w:tcPr>
          <w:p w14:paraId="29B868F6" w14:textId="77777777" w:rsidR="00503691" w:rsidRDefault="00503691" w:rsidP="008D7B7F">
            <w:pPr>
              <w:jc w:val="center"/>
              <w:rPr>
                <w:rFonts w:cs="Times New Roman"/>
                <w:szCs w:val="24"/>
              </w:rPr>
            </w:pPr>
            <w:r>
              <w:rPr>
                <w:rFonts w:cs="Times New Roman"/>
                <w:szCs w:val="24"/>
              </w:rPr>
              <w:t>Respected</w:t>
            </w:r>
          </w:p>
        </w:tc>
      </w:tr>
      <w:tr w:rsidR="00503691" w14:paraId="11D56209" w14:textId="77777777" w:rsidTr="008D7B7F">
        <w:tc>
          <w:tcPr>
            <w:tcW w:w="1509" w:type="pct"/>
            <w:vAlign w:val="center"/>
          </w:tcPr>
          <w:p w14:paraId="5A3C38CE" w14:textId="77777777" w:rsidR="00503691" w:rsidRDefault="00503691" w:rsidP="008D7B7F">
            <w:pPr>
              <w:jc w:val="center"/>
              <w:rPr>
                <w:rFonts w:cs="Times New Roman"/>
                <w:szCs w:val="24"/>
              </w:rPr>
            </w:pPr>
            <w:r>
              <w:rPr>
                <w:rFonts w:cs="Times New Roman"/>
                <w:szCs w:val="24"/>
              </w:rPr>
              <w:t>Task Interaction Time Cost</w:t>
            </w:r>
          </w:p>
        </w:tc>
        <w:tc>
          <w:tcPr>
            <w:tcW w:w="3491" w:type="pct"/>
            <w:gridSpan w:val="9"/>
            <w:vAlign w:val="center"/>
          </w:tcPr>
          <w:p w14:paraId="535C2A73" w14:textId="77777777" w:rsidR="00503691" w:rsidRDefault="00503691" w:rsidP="008D7B7F">
            <w:pPr>
              <w:jc w:val="center"/>
              <w:rPr>
                <w:rFonts w:cs="Times New Roman"/>
                <w:szCs w:val="24"/>
              </w:rPr>
            </w:pPr>
            <w:r>
              <w:rPr>
                <w:rFonts w:cs="Times New Roman"/>
                <w:szCs w:val="24"/>
              </w:rPr>
              <w:t>Instantaneous</w:t>
            </w:r>
          </w:p>
        </w:tc>
      </w:tr>
      <w:tr w:rsidR="00503691" w14:paraId="4574EDDF" w14:textId="77777777" w:rsidTr="008D7B7F">
        <w:trPr>
          <w:trHeight w:val="368"/>
        </w:trPr>
        <w:tc>
          <w:tcPr>
            <w:tcW w:w="1509" w:type="pct"/>
            <w:vAlign w:val="center"/>
          </w:tcPr>
          <w:p w14:paraId="421EA818" w14:textId="77777777" w:rsidR="00503691" w:rsidRDefault="00503691" w:rsidP="008D7B7F">
            <w:pPr>
              <w:jc w:val="center"/>
              <w:rPr>
                <w:rFonts w:cs="Times New Roman"/>
                <w:szCs w:val="24"/>
              </w:rPr>
            </w:pPr>
            <w:r>
              <w:rPr>
                <w:rFonts w:cs="Times New Roman"/>
                <w:szCs w:val="24"/>
              </w:rPr>
              <w:t>Task Schedule</w:t>
            </w:r>
          </w:p>
        </w:tc>
        <w:tc>
          <w:tcPr>
            <w:tcW w:w="3491" w:type="pct"/>
            <w:gridSpan w:val="9"/>
            <w:vAlign w:val="center"/>
          </w:tcPr>
          <w:p w14:paraId="2D237CBB" w14:textId="72C19D43" w:rsidR="00503691" w:rsidRDefault="00503691" w:rsidP="008D7B7F">
            <w:pPr>
              <w:jc w:val="center"/>
              <w:rPr>
                <w:rFonts w:cs="Times New Roman"/>
                <w:szCs w:val="24"/>
              </w:rPr>
            </w:pPr>
            <w:r>
              <w:rPr>
                <w:rFonts w:cs="Times New Roman"/>
                <w:szCs w:val="24"/>
              </w:rPr>
              <w:t xml:space="preserve">case_2_schedule (Appendix </w:t>
            </w:r>
            <w:r w:rsidR="00F10E9D">
              <w:rPr>
                <w:rFonts w:cs="Times New Roman"/>
                <w:szCs w:val="24"/>
              </w:rPr>
              <w:t>C</w:t>
            </w:r>
            <w:r>
              <w:rPr>
                <w:rFonts w:cs="Times New Roman"/>
                <w:szCs w:val="24"/>
              </w:rPr>
              <w:t>)</w:t>
            </w:r>
          </w:p>
        </w:tc>
      </w:tr>
      <w:tr w:rsidR="00503691" w14:paraId="02334C26" w14:textId="77777777" w:rsidTr="008D7B7F">
        <w:tc>
          <w:tcPr>
            <w:tcW w:w="1509" w:type="pct"/>
            <w:vAlign w:val="center"/>
          </w:tcPr>
          <w:p w14:paraId="31D658FB" w14:textId="77777777" w:rsidR="00503691" w:rsidRDefault="00503691" w:rsidP="008D7B7F">
            <w:pPr>
              <w:jc w:val="center"/>
              <w:rPr>
                <w:rFonts w:cs="Times New Roman"/>
                <w:szCs w:val="24"/>
              </w:rPr>
            </w:pPr>
            <w:r>
              <w:rPr>
                <w:rFonts w:cs="Times New Roman"/>
                <w:szCs w:val="24"/>
              </w:rPr>
              <w:t>End Condition</w:t>
            </w:r>
          </w:p>
        </w:tc>
        <w:tc>
          <w:tcPr>
            <w:tcW w:w="3491" w:type="pct"/>
            <w:gridSpan w:val="9"/>
            <w:vAlign w:val="center"/>
          </w:tcPr>
          <w:p w14:paraId="07206E47" w14:textId="77777777" w:rsidR="00503691" w:rsidRDefault="00503691" w:rsidP="008D7B7F">
            <w:pPr>
              <w:jc w:val="center"/>
              <w:rPr>
                <w:rFonts w:cs="Times New Roman"/>
                <w:szCs w:val="24"/>
              </w:rPr>
            </w:pPr>
            <w:r>
              <w:rPr>
                <w:rFonts w:cs="Times New Roman"/>
                <w:szCs w:val="24"/>
              </w:rPr>
              <w:t>All Scheduled Tasks Completed</w:t>
            </w:r>
          </w:p>
        </w:tc>
      </w:tr>
    </w:tbl>
    <w:p w14:paraId="04FD03AF" w14:textId="77777777" w:rsidR="00503691" w:rsidRDefault="00503691" w:rsidP="00503691">
      <w:pPr>
        <w:spacing w:line="480" w:lineRule="auto"/>
        <w:rPr>
          <w:rFonts w:cs="Times New Roman"/>
          <w:b/>
          <w:bCs/>
          <w:szCs w:val="24"/>
        </w:rPr>
      </w:pPr>
    </w:p>
    <w:p w14:paraId="7982F4B0" w14:textId="77777777" w:rsidR="00503691" w:rsidRDefault="00503691" w:rsidP="001603E0">
      <w:pPr>
        <w:pStyle w:val="Heading4"/>
      </w:pPr>
      <w:bookmarkStart w:id="124" w:name="_Toc151829346"/>
      <w:r>
        <w:t>Case 3</w:t>
      </w:r>
      <w:bookmarkEnd w:id="124"/>
    </w:p>
    <w:p w14:paraId="2FF209E7" w14:textId="77777777" w:rsidR="00503691" w:rsidRDefault="00503691" w:rsidP="00503691">
      <w:pPr>
        <w:keepNext/>
        <w:jc w:val="center"/>
      </w:pPr>
      <w:r>
        <w:rPr>
          <w:noProof/>
        </w:rPr>
        <w:drawing>
          <wp:inline distT="0" distB="0" distL="0" distR="0" wp14:anchorId="1C9854B0" wp14:editId="1AF5A162">
            <wp:extent cx="4580952" cy="1380952"/>
            <wp:effectExtent l="0" t="0" r="0" b="0"/>
            <wp:docPr id="1138205734" name="Picture 1" descr="Test case 3. A 1-width bottlenecked corridor with task endpoints at each side. Two agents share the space and are forced to use the nodes at the ends of the corridor to exchange pl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5734" name="Picture 1" descr="Test case 3. A 1-width bottlenecked corridor with task endpoints at each side. Two agents share the space and are forced to use the nodes at the ends of the corridor to exchange places."/>
                    <pic:cNvPicPr/>
                  </pic:nvPicPr>
                  <pic:blipFill>
                    <a:blip r:embed="rId52"/>
                    <a:stretch>
                      <a:fillRect/>
                    </a:stretch>
                  </pic:blipFill>
                  <pic:spPr>
                    <a:xfrm>
                      <a:off x="0" y="0"/>
                      <a:ext cx="4580952" cy="1380952"/>
                    </a:xfrm>
                    <a:prstGeom prst="rect">
                      <a:avLst/>
                    </a:prstGeom>
                  </pic:spPr>
                </pic:pic>
              </a:graphicData>
            </a:graphic>
          </wp:inline>
        </w:drawing>
      </w:r>
    </w:p>
    <w:p w14:paraId="756D9C76" w14:textId="2B1681F0" w:rsidR="00522B36" w:rsidRPr="00522B36" w:rsidRDefault="00503691" w:rsidP="00F77EC0">
      <w:pPr>
        <w:pStyle w:val="Caption"/>
        <w:keepLines/>
        <w:jc w:val="center"/>
        <w:rPr>
          <w:rFonts w:cs="Times New Roman"/>
          <w:vanish/>
          <w:szCs w:val="24"/>
          <w:specVanish/>
        </w:rPr>
      </w:pPr>
      <w:bookmarkStart w:id="125" w:name="_Ref151167209"/>
      <w:bookmarkStart w:id="126" w:name="_Toc151828286"/>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3667A2">
        <w:rPr>
          <w:rFonts w:cs="Times New Roman"/>
          <w:b/>
          <w:bCs/>
          <w:noProof/>
          <w:szCs w:val="24"/>
        </w:rPr>
        <w:t>17</w:t>
      </w:r>
      <w:r w:rsidRPr="00522B36">
        <w:rPr>
          <w:rFonts w:cs="Times New Roman"/>
          <w:b/>
          <w:bCs/>
          <w:szCs w:val="24"/>
        </w:rPr>
        <w:fldChar w:fldCharType="end"/>
      </w:r>
      <w:bookmarkEnd w:id="125"/>
      <w:r w:rsidRPr="00522B36">
        <w:rPr>
          <w:rFonts w:cs="Times New Roman"/>
          <w:b/>
          <w:bCs/>
          <w:szCs w:val="24"/>
        </w:rPr>
        <w:t>:</w:t>
      </w:r>
      <w:r w:rsidRPr="006B5F37">
        <w:rPr>
          <w:rFonts w:cs="Times New Roman"/>
          <w:szCs w:val="24"/>
        </w:rPr>
        <w:t xml:space="preserve"> </w:t>
      </w:r>
      <w:r w:rsidR="00522B36">
        <w:rPr>
          <w:rFonts w:cs="Times New Roman"/>
          <w:szCs w:val="24"/>
        </w:rPr>
        <w:t>System map for t</w:t>
      </w:r>
      <w:r w:rsidRPr="006B5F37">
        <w:rPr>
          <w:rFonts w:cs="Times New Roman"/>
          <w:szCs w:val="24"/>
        </w:rPr>
        <w:t>est case 3.</w:t>
      </w:r>
      <w:bookmarkEnd w:id="126"/>
    </w:p>
    <w:p w14:paraId="7372A4ED" w14:textId="1F46AD28" w:rsidR="00503691" w:rsidRPr="006B5F37" w:rsidRDefault="00503691" w:rsidP="00F77EC0">
      <w:pPr>
        <w:pStyle w:val="Caption"/>
        <w:keepLines/>
        <w:jc w:val="center"/>
        <w:rPr>
          <w:rFonts w:cs="Times New Roman"/>
          <w:szCs w:val="24"/>
        </w:rPr>
      </w:pPr>
      <w:r w:rsidRPr="006B5F37">
        <w:rPr>
          <w:rFonts w:cs="Times New Roman"/>
          <w:szCs w:val="24"/>
        </w:rPr>
        <w:t xml:space="preserve"> A 1-width bottlenecked corridor with task endpoints at each side. Two agents share the space and are forced to use the nodes at the ends of the corridor to exchange places.</w:t>
      </w:r>
    </w:p>
    <w:p w14:paraId="102E1947" w14:textId="7FB836BE" w:rsidR="00503691" w:rsidRDefault="00503691" w:rsidP="00503691">
      <w:pPr>
        <w:spacing w:line="480" w:lineRule="auto"/>
        <w:rPr>
          <w:rFonts w:cs="Times New Roman"/>
          <w:szCs w:val="24"/>
        </w:rPr>
      </w:pPr>
      <w:r>
        <w:rPr>
          <w:rFonts w:cs="Times New Roman"/>
          <w:szCs w:val="24"/>
        </w:rPr>
        <w:tab/>
        <w:t xml:space="preserve">This test case exposes a consequence of treating all edge weights as having the same value when finding paths using A*. </w:t>
      </w:r>
      <w:r w:rsidR="00386E2E">
        <w:rPr>
          <w:rFonts w:cs="Times New Roman"/>
          <w:szCs w:val="24"/>
        </w:rPr>
        <w:t xml:space="preserve">The map is represented in </w:t>
      </w:r>
      <w:r w:rsidR="00386E2E">
        <w:rPr>
          <w:rFonts w:cs="Times New Roman"/>
          <w:szCs w:val="24"/>
        </w:rPr>
        <w:fldChar w:fldCharType="begin"/>
      </w:r>
      <w:r w:rsidR="00386E2E">
        <w:rPr>
          <w:rFonts w:cs="Times New Roman"/>
          <w:szCs w:val="24"/>
        </w:rPr>
        <w:instrText xml:space="preserve"> REF _Ref151167209 \h </w:instrText>
      </w:r>
      <w:r w:rsidR="00386E2E">
        <w:rPr>
          <w:rFonts w:cs="Times New Roman"/>
          <w:szCs w:val="24"/>
        </w:rPr>
      </w:r>
      <w:r w:rsidR="00386E2E">
        <w:rPr>
          <w:rFonts w:cs="Times New Roman"/>
          <w:szCs w:val="24"/>
        </w:rPr>
        <w:fldChar w:fldCharType="separate"/>
      </w:r>
      <w:r w:rsidR="003667A2" w:rsidRPr="00522B36">
        <w:rPr>
          <w:rFonts w:cs="Times New Roman"/>
          <w:b/>
          <w:bCs/>
          <w:szCs w:val="24"/>
        </w:rPr>
        <w:t xml:space="preserve">Figure </w:t>
      </w:r>
      <w:r w:rsidR="003667A2">
        <w:rPr>
          <w:rFonts w:cs="Times New Roman"/>
          <w:b/>
          <w:bCs/>
          <w:noProof/>
          <w:szCs w:val="24"/>
        </w:rPr>
        <w:t>17</w:t>
      </w:r>
      <w:r w:rsidR="00386E2E">
        <w:rPr>
          <w:rFonts w:cs="Times New Roman"/>
          <w:szCs w:val="24"/>
        </w:rPr>
        <w:fldChar w:fldCharType="end"/>
      </w:r>
      <w:r w:rsidR="00386E2E">
        <w:rPr>
          <w:rFonts w:cs="Times New Roman"/>
          <w:szCs w:val="24"/>
        </w:rPr>
        <w:t xml:space="preserve">. </w:t>
      </w:r>
      <w:r>
        <w:rPr>
          <w:rFonts w:cs="Times New Roman"/>
          <w:szCs w:val="24"/>
        </w:rPr>
        <w:t xml:space="preserve">Two agents </w:t>
      </w:r>
      <w:r>
        <w:rPr>
          <w:rFonts w:cs="Times New Roman"/>
          <w:szCs w:val="24"/>
        </w:rPr>
        <w:lastRenderedPageBreak/>
        <w:t>must share a long corridor with no ability to exchange positions except at the corridor’s ends. The heuristic</w:t>
      </w:r>
      <w:r w:rsidR="00F10E9D">
        <w:rPr>
          <w:rFonts w:cs="Times New Roman"/>
          <w:szCs w:val="24"/>
        </w:rPr>
        <w:t xml:space="preserve">s used </w:t>
      </w:r>
      <w:r>
        <w:rPr>
          <w:rFonts w:cs="Times New Roman"/>
          <w:szCs w:val="24"/>
        </w:rPr>
        <w:t>encourage agents to always move in the direction of their goals as immediately as possible. This behavior can create situations in which agents perform pointless movement actions toward a goal that is impossible to travel to without backpedaling. The resulting sequence will show that they must move backward to avoid the path of the blocking agent until it is possible for the two agents to exchange positions via some rotation through nodes outside the corridor.</w:t>
      </w:r>
    </w:p>
    <w:p w14:paraId="538C71F6" w14:textId="07FB423A" w:rsidR="00503691" w:rsidRDefault="00503691" w:rsidP="00503691">
      <w:pPr>
        <w:spacing w:line="480" w:lineRule="auto"/>
        <w:rPr>
          <w:rFonts w:cs="Times New Roman"/>
          <w:szCs w:val="24"/>
        </w:rPr>
      </w:pPr>
      <w:r>
        <w:rPr>
          <w:rFonts w:cs="Times New Roman"/>
          <w:szCs w:val="24"/>
        </w:rPr>
        <w:tab/>
        <w:t xml:space="preserve">This behavior is discussed in the Results section of this chapter. Once again, the configuration options used for this simulation are </w:t>
      </w:r>
      <w:r w:rsidR="004C5926">
        <w:rPr>
          <w:rFonts w:cs="Times New Roman"/>
          <w:szCs w:val="24"/>
        </w:rPr>
        <w:t>summarized</w:t>
      </w:r>
      <w:r>
        <w:rPr>
          <w:rFonts w:cs="Times New Roman"/>
          <w:szCs w:val="24"/>
        </w:rPr>
        <w:t xml:space="preserve"> in </w:t>
      </w:r>
      <w:r w:rsidR="0098199A">
        <w:rPr>
          <w:rFonts w:cs="Times New Roman"/>
          <w:szCs w:val="24"/>
        </w:rPr>
        <w:fldChar w:fldCharType="begin"/>
      </w:r>
      <w:r w:rsidR="0098199A">
        <w:rPr>
          <w:rFonts w:cs="Times New Roman"/>
          <w:szCs w:val="24"/>
        </w:rPr>
        <w:instrText xml:space="preserve"> REF _Ref151167934 \h </w:instrText>
      </w:r>
      <w:r w:rsidR="0098199A">
        <w:rPr>
          <w:rFonts w:cs="Times New Roman"/>
          <w:szCs w:val="24"/>
        </w:rPr>
      </w:r>
      <w:r w:rsidR="0098199A">
        <w:rPr>
          <w:rFonts w:cs="Times New Roman"/>
          <w:szCs w:val="24"/>
        </w:rPr>
        <w:fldChar w:fldCharType="separate"/>
      </w:r>
      <w:r w:rsidR="003667A2" w:rsidRPr="003028C2">
        <w:rPr>
          <w:b/>
          <w:bCs/>
        </w:rPr>
        <w:t xml:space="preserve">Table </w:t>
      </w:r>
      <w:r w:rsidR="003667A2">
        <w:rPr>
          <w:b/>
          <w:bCs/>
          <w:noProof/>
        </w:rPr>
        <w:t>4</w:t>
      </w:r>
      <w:r w:rsidR="0098199A">
        <w:rPr>
          <w:rFonts w:cs="Times New Roman"/>
          <w:szCs w:val="24"/>
        </w:rPr>
        <w:fldChar w:fldCharType="end"/>
      </w:r>
      <w:r>
        <w:rPr>
          <w:rFonts w:cs="Times New Roman"/>
          <w:szCs w:val="24"/>
        </w:rPr>
        <w:t xml:space="preserve">. The windowing behavior of WHCA* is of special interest. Its performance is compared to HCA*, which plans full paths when possible, and against CA*. LRA* simply fails to solve the problem, as noted in </w:t>
      </w:r>
      <w:r>
        <w:rPr>
          <w:rFonts w:cs="Times New Roman"/>
          <w:szCs w:val="24"/>
        </w:rPr>
        <w:fldChar w:fldCharType="begin"/>
      </w:r>
      <w:r w:rsidR="0098431F">
        <w:rPr>
          <w:rFonts w:cs="Times New Roman"/>
          <w:szCs w:val="24"/>
        </w:rPr>
        <w:instrText xml:space="preserve"> ADDIN ZOTERO_ITEM CSL_CITATION {"citationID":"fin0YdDI","properties":{"formattedCitation":"[18]","plainCitation":"[18]","noteIndex":0},"citationItems":[{"id":237,"uris":["http://zotero.org/users/local/rYTxwDyY/items/4SFJM3K6"],"itemData":{"id":237,"type":"article-journal","abstract":"Cooperative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w:t>
      </w:r>
    </w:p>
    <w:p w14:paraId="3D03AE1C" w14:textId="34420D46" w:rsidR="003028C2" w:rsidRDefault="003028C2" w:rsidP="003028C2">
      <w:pPr>
        <w:pStyle w:val="Caption"/>
        <w:keepNext/>
      </w:pPr>
      <w:bookmarkStart w:id="127" w:name="_Ref151167934"/>
      <w:bookmarkStart w:id="128" w:name="_Toc151828254"/>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4</w:t>
      </w:r>
      <w:r w:rsidRPr="003028C2">
        <w:rPr>
          <w:b/>
          <w:bCs/>
        </w:rPr>
        <w:fldChar w:fldCharType="end"/>
      </w:r>
      <w:bookmarkEnd w:id="127"/>
      <w:r w:rsidRPr="003028C2">
        <w:rPr>
          <w:b/>
          <w:bCs/>
        </w:rPr>
        <w:t>.</w:t>
      </w:r>
      <w:r>
        <w:t xml:space="preserve"> System configuration for </w:t>
      </w:r>
      <w:r w:rsidR="0098199A">
        <w:t>c</w:t>
      </w:r>
      <w:r>
        <w:t>ase 3 experiments.</w:t>
      </w:r>
      <w:bookmarkEnd w:id="128"/>
    </w:p>
    <w:tbl>
      <w:tblPr>
        <w:tblStyle w:val="TableGrid"/>
        <w:tblW w:w="5000" w:type="pct"/>
        <w:tblLook w:val="04A0" w:firstRow="1" w:lastRow="0" w:firstColumn="1" w:lastColumn="0" w:noHBand="0" w:noVBand="1"/>
      </w:tblPr>
      <w:tblGrid>
        <w:gridCol w:w="3859"/>
        <w:gridCol w:w="1590"/>
        <w:gridCol w:w="1590"/>
        <w:gridCol w:w="1591"/>
      </w:tblGrid>
      <w:tr w:rsidR="00503691" w:rsidRPr="00821478" w14:paraId="020B700B" w14:textId="77777777" w:rsidTr="008D7B7F">
        <w:tc>
          <w:tcPr>
            <w:tcW w:w="2236" w:type="pct"/>
            <w:vAlign w:val="center"/>
          </w:tcPr>
          <w:p w14:paraId="2008105C"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921" w:type="pct"/>
            <w:vAlign w:val="center"/>
          </w:tcPr>
          <w:p w14:paraId="70686612" w14:textId="77777777" w:rsidR="00503691" w:rsidRPr="00821478" w:rsidRDefault="00503691" w:rsidP="008D7B7F">
            <w:pPr>
              <w:jc w:val="center"/>
              <w:rPr>
                <w:rFonts w:cs="Times New Roman"/>
                <w:b/>
                <w:bCs/>
                <w:szCs w:val="24"/>
              </w:rPr>
            </w:pPr>
            <w:r>
              <w:rPr>
                <w:rFonts w:cs="Times New Roman"/>
                <w:b/>
                <w:bCs/>
                <w:szCs w:val="24"/>
              </w:rPr>
              <w:t>CA*</w:t>
            </w:r>
          </w:p>
        </w:tc>
        <w:tc>
          <w:tcPr>
            <w:tcW w:w="921" w:type="pct"/>
            <w:vAlign w:val="center"/>
          </w:tcPr>
          <w:p w14:paraId="7020B9C5"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922" w:type="pct"/>
            <w:vAlign w:val="center"/>
          </w:tcPr>
          <w:p w14:paraId="3283B6E0" w14:textId="77777777" w:rsidR="00503691" w:rsidRPr="00821478" w:rsidRDefault="00503691" w:rsidP="008D7B7F">
            <w:pPr>
              <w:jc w:val="center"/>
              <w:rPr>
                <w:rFonts w:cs="Times New Roman"/>
                <w:b/>
                <w:bCs/>
                <w:szCs w:val="24"/>
              </w:rPr>
            </w:pPr>
            <w:r>
              <w:rPr>
                <w:rFonts w:cs="Times New Roman"/>
                <w:b/>
                <w:bCs/>
                <w:szCs w:val="24"/>
              </w:rPr>
              <w:t>WHCA*</w:t>
            </w:r>
          </w:p>
        </w:tc>
      </w:tr>
      <w:tr w:rsidR="00503691" w14:paraId="3BC5B48A" w14:textId="77777777" w:rsidTr="008D7B7F">
        <w:trPr>
          <w:trHeight w:val="368"/>
        </w:trPr>
        <w:tc>
          <w:tcPr>
            <w:tcW w:w="2236" w:type="pct"/>
            <w:vAlign w:val="center"/>
          </w:tcPr>
          <w:p w14:paraId="0BD6001C" w14:textId="77777777" w:rsidR="00503691" w:rsidRDefault="00503691" w:rsidP="008D7B7F">
            <w:pPr>
              <w:jc w:val="center"/>
              <w:rPr>
                <w:rFonts w:cs="Times New Roman"/>
                <w:szCs w:val="24"/>
              </w:rPr>
            </w:pPr>
            <w:r>
              <w:rPr>
                <w:rFonts w:cs="Times New Roman"/>
                <w:szCs w:val="24"/>
              </w:rPr>
              <w:t>Map Name</w:t>
            </w:r>
          </w:p>
        </w:tc>
        <w:tc>
          <w:tcPr>
            <w:tcW w:w="2764" w:type="pct"/>
            <w:gridSpan w:val="3"/>
            <w:vAlign w:val="center"/>
          </w:tcPr>
          <w:p w14:paraId="2BCEE8CC" w14:textId="77777777" w:rsidR="00503691" w:rsidRDefault="00503691" w:rsidP="008D7B7F">
            <w:pPr>
              <w:jc w:val="center"/>
              <w:rPr>
                <w:rFonts w:cs="Times New Roman"/>
                <w:szCs w:val="24"/>
              </w:rPr>
            </w:pPr>
            <w:r>
              <w:rPr>
                <w:rFonts w:cs="Times New Roman"/>
                <w:szCs w:val="24"/>
              </w:rPr>
              <w:t>case_3</w:t>
            </w:r>
          </w:p>
        </w:tc>
      </w:tr>
      <w:tr w:rsidR="00503691" w14:paraId="02ABCC1E" w14:textId="77777777" w:rsidTr="008D7B7F">
        <w:tc>
          <w:tcPr>
            <w:tcW w:w="2236" w:type="pct"/>
            <w:vAlign w:val="center"/>
          </w:tcPr>
          <w:p w14:paraId="2AABE5F1" w14:textId="77777777" w:rsidR="00503691" w:rsidRDefault="00503691" w:rsidP="008D7B7F">
            <w:pPr>
              <w:jc w:val="center"/>
              <w:rPr>
                <w:rFonts w:cs="Times New Roman"/>
                <w:szCs w:val="24"/>
              </w:rPr>
            </w:pPr>
            <w:r>
              <w:rPr>
                <w:rFonts w:cs="Times New Roman"/>
                <w:szCs w:val="24"/>
              </w:rPr>
              <w:t>Agent Starting Positions</w:t>
            </w:r>
          </w:p>
        </w:tc>
        <w:tc>
          <w:tcPr>
            <w:tcW w:w="2764" w:type="pct"/>
            <w:gridSpan w:val="3"/>
            <w:vAlign w:val="center"/>
          </w:tcPr>
          <w:p w14:paraId="1FA11B94" w14:textId="77777777" w:rsidR="00503691" w:rsidRDefault="00503691" w:rsidP="008D7B7F">
            <w:pPr>
              <w:jc w:val="center"/>
              <w:rPr>
                <w:rFonts w:cs="Times New Roman"/>
                <w:szCs w:val="24"/>
              </w:rPr>
            </w:pPr>
            <w:r>
              <w:rPr>
                <w:rFonts w:cs="Times New Roman"/>
                <w:szCs w:val="24"/>
              </w:rPr>
              <w:t>{(0,2), (9,2)}</w:t>
            </w:r>
          </w:p>
        </w:tc>
      </w:tr>
      <w:tr w:rsidR="00503691" w14:paraId="7B36BF3D" w14:textId="77777777" w:rsidTr="008D7B7F">
        <w:tc>
          <w:tcPr>
            <w:tcW w:w="2236" w:type="pct"/>
            <w:vAlign w:val="center"/>
          </w:tcPr>
          <w:p w14:paraId="13C25C17" w14:textId="77777777" w:rsidR="00503691" w:rsidRDefault="00503691" w:rsidP="008D7B7F">
            <w:pPr>
              <w:jc w:val="center"/>
              <w:rPr>
                <w:rFonts w:cs="Times New Roman"/>
                <w:szCs w:val="24"/>
              </w:rPr>
            </w:pPr>
            <w:r>
              <w:rPr>
                <w:rFonts w:cs="Times New Roman"/>
                <w:szCs w:val="24"/>
              </w:rPr>
              <w:t>Initial Task Set</w:t>
            </w:r>
          </w:p>
        </w:tc>
        <w:tc>
          <w:tcPr>
            <w:tcW w:w="2764" w:type="pct"/>
            <w:gridSpan w:val="3"/>
            <w:vAlign w:val="center"/>
          </w:tcPr>
          <w:p w14:paraId="225392E2" w14:textId="77777777" w:rsidR="00503691" w:rsidRDefault="00503691" w:rsidP="008D7B7F">
            <w:pPr>
              <w:jc w:val="center"/>
              <w:rPr>
                <w:rFonts w:cs="Times New Roman"/>
                <w:szCs w:val="24"/>
              </w:rPr>
            </w:pPr>
            <w:r>
              <w:rPr>
                <w:rFonts w:cs="Times New Roman"/>
                <w:szCs w:val="24"/>
              </w:rPr>
              <w:t>None</w:t>
            </w:r>
          </w:p>
        </w:tc>
      </w:tr>
      <w:tr w:rsidR="00503691" w14:paraId="34B0C5D3" w14:textId="77777777" w:rsidTr="008D7B7F">
        <w:tc>
          <w:tcPr>
            <w:tcW w:w="2236" w:type="pct"/>
            <w:vAlign w:val="center"/>
          </w:tcPr>
          <w:p w14:paraId="7E5390E0" w14:textId="77777777" w:rsidR="00503691" w:rsidRDefault="00503691" w:rsidP="008D7B7F">
            <w:pPr>
              <w:jc w:val="center"/>
              <w:rPr>
                <w:rFonts w:cs="Times New Roman"/>
                <w:szCs w:val="24"/>
              </w:rPr>
            </w:pPr>
            <w:r>
              <w:rPr>
                <w:rFonts w:cs="Times New Roman"/>
                <w:szCs w:val="24"/>
              </w:rPr>
              <w:t>A* Heuristic Function</w:t>
            </w:r>
          </w:p>
        </w:tc>
        <w:tc>
          <w:tcPr>
            <w:tcW w:w="2764" w:type="pct"/>
            <w:gridSpan w:val="3"/>
            <w:vAlign w:val="center"/>
          </w:tcPr>
          <w:p w14:paraId="66E9DC2E" w14:textId="77777777" w:rsidR="00503691" w:rsidRDefault="00503691" w:rsidP="008D7B7F">
            <w:pPr>
              <w:jc w:val="center"/>
              <w:rPr>
                <w:rFonts w:cs="Times New Roman"/>
                <w:szCs w:val="24"/>
              </w:rPr>
            </w:pPr>
            <w:r>
              <w:rPr>
                <w:rFonts w:cs="Times New Roman"/>
                <w:szCs w:val="24"/>
              </w:rPr>
              <w:t>Manhattan Distance</w:t>
            </w:r>
          </w:p>
        </w:tc>
      </w:tr>
      <w:tr w:rsidR="00503691" w14:paraId="4197C23C" w14:textId="77777777" w:rsidTr="008D7B7F">
        <w:tc>
          <w:tcPr>
            <w:tcW w:w="2236" w:type="pct"/>
            <w:vAlign w:val="center"/>
          </w:tcPr>
          <w:p w14:paraId="7CA205D1" w14:textId="77777777" w:rsidR="00503691" w:rsidRDefault="00503691" w:rsidP="008D7B7F">
            <w:pPr>
              <w:jc w:val="center"/>
              <w:rPr>
                <w:rFonts w:cs="Times New Roman"/>
                <w:szCs w:val="24"/>
              </w:rPr>
            </w:pPr>
            <w:r>
              <w:rPr>
                <w:rFonts w:cs="Times New Roman"/>
                <w:szCs w:val="24"/>
              </w:rPr>
              <w:t>A* Heuristic Relaxation Coefficient</w:t>
            </w:r>
          </w:p>
        </w:tc>
        <w:tc>
          <w:tcPr>
            <w:tcW w:w="2764" w:type="pct"/>
            <w:gridSpan w:val="3"/>
            <w:vAlign w:val="center"/>
          </w:tcPr>
          <w:p w14:paraId="6EC61EC8" w14:textId="77777777" w:rsidR="00503691" w:rsidRDefault="00503691" w:rsidP="008D7B7F">
            <w:pPr>
              <w:jc w:val="center"/>
              <w:rPr>
                <w:rFonts w:cs="Times New Roman"/>
                <w:szCs w:val="24"/>
              </w:rPr>
            </w:pPr>
            <w:r>
              <w:rPr>
                <w:rFonts w:cs="Times New Roman"/>
                <w:szCs w:val="24"/>
              </w:rPr>
              <w:t>1</w:t>
            </w:r>
          </w:p>
        </w:tc>
      </w:tr>
      <w:tr w:rsidR="00503691" w14:paraId="7232B7A7" w14:textId="77777777" w:rsidTr="003028C2">
        <w:tc>
          <w:tcPr>
            <w:tcW w:w="2236" w:type="pct"/>
            <w:vAlign w:val="center"/>
          </w:tcPr>
          <w:p w14:paraId="76036111" w14:textId="77777777" w:rsidR="00503691" w:rsidRDefault="00503691" w:rsidP="008D7B7F">
            <w:pPr>
              <w:jc w:val="center"/>
              <w:rPr>
                <w:rFonts w:cs="Times New Roman"/>
                <w:szCs w:val="24"/>
              </w:rPr>
            </w:pPr>
            <w:r>
              <w:rPr>
                <w:rFonts w:cs="Times New Roman"/>
                <w:szCs w:val="24"/>
              </w:rPr>
              <w:t>Window Size</w:t>
            </w:r>
          </w:p>
        </w:tc>
        <w:tc>
          <w:tcPr>
            <w:tcW w:w="921" w:type="pct"/>
            <w:tcBorders>
              <w:tr2bl w:val="single" w:sz="4" w:space="0" w:color="auto"/>
            </w:tcBorders>
            <w:vAlign w:val="center"/>
          </w:tcPr>
          <w:p w14:paraId="7AAFD13E" w14:textId="77777777" w:rsidR="00503691" w:rsidRDefault="00503691" w:rsidP="008D7B7F">
            <w:pPr>
              <w:jc w:val="center"/>
              <w:rPr>
                <w:rFonts w:cs="Times New Roman"/>
                <w:szCs w:val="24"/>
              </w:rPr>
            </w:pPr>
          </w:p>
        </w:tc>
        <w:tc>
          <w:tcPr>
            <w:tcW w:w="921" w:type="pct"/>
            <w:tcBorders>
              <w:tr2bl w:val="single" w:sz="4" w:space="0" w:color="auto"/>
            </w:tcBorders>
            <w:vAlign w:val="center"/>
          </w:tcPr>
          <w:p w14:paraId="45FB3255" w14:textId="77777777" w:rsidR="00503691" w:rsidRDefault="00503691" w:rsidP="008D7B7F">
            <w:pPr>
              <w:jc w:val="center"/>
              <w:rPr>
                <w:rFonts w:cs="Times New Roman"/>
                <w:szCs w:val="24"/>
              </w:rPr>
            </w:pPr>
          </w:p>
        </w:tc>
        <w:tc>
          <w:tcPr>
            <w:tcW w:w="922" w:type="pct"/>
            <w:tcBorders>
              <w:tr2bl w:val="nil"/>
            </w:tcBorders>
            <w:vAlign w:val="center"/>
          </w:tcPr>
          <w:p w14:paraId="50C6B5A1" w14:textId="77777777" w:rsidR="00503691" w:rsidRDefault="00503691" w:rsidP="008D7B7F">
            <w:pPr>
              <w:jc w:val="center"/>
              <w:rPr>
                <w:rFonts w:cs="Times New Roman"/>
                <w:szCs w:val="24"/>
              </w:rPr>
            </w:pPr>
            <w:r>
              <w:rPr>
                <w:rFonts w:cs="Times New Roman"/>
                <w:szCs w:val="24"/>
              </w:rPr>
              <w:t>5</w:t>
            </w:r>
          </w:p>
        </w:tc>
      </w:tr>
      <w:tr w:rsidR="00503691" w14:paraId="68280A2C" w14:textId="77777777" w:rsidTr="008D7B7F">
        <w:tc>
          <w:tcPr>
            <w:tcW w:w="2236" w:type="pct"/>
            <w:vAlign w:val="center"/>
          </w:tcPr>
          <w:p w14:paraId="1EBC7D87" w14:textId="77777777" w:rsidR="00503691" w:rsidRDefault="00503691" w:rsidP="008D7B7F">
            <w:pPr>
              <w:jc w:val="center"/>
              <w:rPr>
                <w:rFonts w:cs="Times New Roman"/>
                <w:szCs w:val="24"/>
              </w:rPr>
            </w:pPr>
            <w:r>
              <w:rPr>
                <w:rFonts w:cs="Times New Roman"/>
                <w:szCs w:val="24"/>
              </w:rPr>
              <w:t>Agent Collisions</w:t>
            </w:r>
          </w:p>
        </w:tc>
        <w:tc>
          <w:tcPr>
            <w:tcW w:w="2764" w:type="pct"/>
            <w:gridSpan w:val="3"/>
            <w:vAlign w:val="center"/>
          </w:tcPr>
          <w:p w14:paraId="40286142" w14:textId="77777777" w:rsidR="00503691" w:rsidRDefault="00503691" w:rsidP="008D7B7F">
            <w:pPr>
              <w:jc w:val="center"/>
              <w:rPr>
                <w:rFonts w:cs="Times New Roman"/>
                <w:szCs w:val="24"/>
              </w:rPr>
            </w:pPr>
            <w:r>
              <w:rPr>
                <w:rFonts w:cs="Times New Roman"/>
                <w:szCs w:val="24"/>
              </w:rPr>
              <w:t>Respected</w:t>
            </w:r>
          </w:p>
        </w:tc>
      </w:tr>
      <w:tr w:rsidR="00503691" w14:paraId="4547A340" w14:textId="77777777" w:rsidTr="008D7B7F">
        <w:tc>
          <w:tcPr>
            <w:tcW w:w="2236" w:type="pct"/>
            <w:vAlign w:val="center"/>
          </w:tcPr>
          <w:p w14:paraId="631B3B16" w14:textId="77777777" w:rsidR="00503691" w:rsidRDefault="00503691" w:rsidP="008D7B7F">
            <w:pPr>
              <w:jc w:val="center"/>
              <w:rPr>
                <w:rFonts w:cs="Times New Roman"/>
                <w:szCs w:val="24"/>
              </w:rPr>
            </w:pPr>
            <w:r>
              <w:rPr>
                <w:rFonts w:cs="Times New Roman"/>
                <w:szCs w:val="24"/>
              </w:rPr>
              <w:t>Task Interaction Time Cost</w:t>
            </w:r>
          </w:p>
        </w:tc>
        <w:tc>
          <w:tcPr>
            <w:tcW w:w="2764" w:type="pct"/>
            <w:gridSpan w:val="3"/>
            <w:vAlign w:val="center"/>
          </w:tcPr>
          <w:p w14:paraId="26B6938F" w14:textId="77777777" w:rsidR="00503691" w:rsidRDefault="00503691" w:rsidP="008D7B7F">
            <w:pPr>
              <w:jc w:val="center"/>
              <w:rPr>
                <w:rFonts w:cs="Times New Roman"/>
                <w:szCs w:val="24"/>
              </w:rPr>
            </w:pPr>
            <w:r>
              <w:rPr>
                <w:rFonts w:cs="Times New Roman"/>
                <w:szCs w:val="24"/>
              </w:rPr>
              <w:t>Instantaneous</w:t>
            </w:r>
          </w:p>
        </w:tc>
      </w:tr>
      <w:tr w:rsidR="00503691" w14:paraId="3DB73652" w14:textId="77777777" w:rsidTr="008D7B7F">
        <w:trPr>
          <w:trHeight w:val="368"/>
        </w:trPr>
        <w:tc>
          <w:tcPr>
            <w:tcW w:w="2236" w:type="pct"/>
            <w:vAlign w:val="center"/>
          </w:tcPr>
          <w:p w14:paraId="684EA0F8" w14:textId="77777777" w:rsidR="00503691" w:rsidRDefault="00503691" w:rsidP="008D7B7F">
            <w:pPr>
              <w:jc w:val="center"/>
              <w:rPr>
                <w:rFonts w:cs="Times New Roman"/>
                <w:szCs w:val="24"/>
              </w:rPr>
            </w:pPr>
            <w:r>
              <w:rPr>
                <w:rFonts w:cs="Times New Roman"/>
                <w:szCs w:val="24"/>
              </w:rPr>
              <w:t>Task Schedule</w:t>
            </w:r>
          </w:p>
        </w:tc>
        <w:tc>
          <w:tcPr>
            <w:tcW w:w="2764" w:type="pct"/>
            <w:gridSpan w:val="3"/>
            <w:vAlign w:val="center"/>
          </w:tcPr>
          <w:p w14:paraId="2B823851" w14:textId="7DDCDA65" w:rsidR="00503691" w:rsidRDefault="00503691" w:rsidP="008D7B7F">
            <w:pPr>
              <w:jc w:val="center"/>
              <w:rPr>
                <w:rFonts w:cs="Times New Roman"/>
                <w:szCs w:val="24"/>
              </w:rPr>
            </w:pPr>
            <w:r>
              <w:rPr>
                <w:rFonts w:cs="Times New Roman"/>
                <w:szCs w:val="24"/>
              </w:rPr>
              <w:t xml:space="preserve">case_3_schedule (Appendix </w:t>
            </w:r>
            <w:r w:rsidR="00F10E9D">
              <w:rPr>
                <w:rFonts w:cs="Times New Roman"/>
                <w:szCs w:val="24"/>
              </w:rPr>
              <w:t>C</w:t>
            </w:r>
            <w:r>
              <w:rPr>
                <w:rFonts w:cs="Times New Roman"/>
                <w:szCs w:val="24"/>
              </w:rPr>
              <w:t>)</w:t>
            </w:r>
          </w:p>
        </w:tc>
      </w:tr>
      <w:tr w:rsidR="00503691" w14:paraId="6A4DA22F" w14:textId="77777777" w:rsidTr="008D7B7F">
        <w:tc>
          <w:tcPr>
            <w:tcW w:w="2236" w:type="pct"/>
            <w:vAlign w:val="center"/>
          </w:tcPr>
          <w:p w14:paraId="38ABB8CA" w14:textId="77777777" w:rsidR="00503691" w:rsidRDefault="00503691" w:rsidP="008D7B7F">
            <w:pPr>
              <w:jc w:val="center"/>
              <w:rPr>
                <w:rFonts w:cs="Times New Roman"/>
                <w:szCs w:val="24"/>
              </w:rPr>
            </w:pPr>
            <w:r>
              <w:rPr>
                <w:rFonts w:cs="Times New Roman"/>
                <w:szCs w:val="24"/>
              </w:rPr>
              <w:t>End Condition</w:t>
            </w:r>
          </w:p>
        </w:tc>
        <w:tc>
          <w:tcPr>
            <w:tcW w:w="2764" w:type="pct"/>
            <w:gridSpan w:val="3"/>
            <w:vAlign w:val="center"/>
          </w:tcPr>
          <w:p w14:paraId="2EDCDE6C" w14:textId="77777777" w:rsidR="00503691" w:rsidRDefault="00503691" w:rsidP="008D7B7F">
            <w:pPr>
              <w:jc w:val="center"/>
              <w:rPr>
                <w:rFonts w:cs="Times New Roman"/>
                <w:szCs w:val="24"/>
              </w:rPr>
            </w:pPr>
            <w:r>
              <w:rPr>
                <w:rFonts w:cs="Times New Roman"/>
                <w:szCs w:val="24"/>
              </w:rPr>
              <w:t>All Scheduled Tasks Completed</w:t>
            </w:r>
          </w:p>
        </w:tc>
      </w:tr>
    </w:tbl>
    <w:p w14:paraId="3F53D3D2" w14:textId="77777777" w:rsidR="00503691" w:rsidRDefault="00503691" w:rsidP="00503691">
      <w:pPr>
        <w:spacing w:line="480" w:lineRule="auto"/>
        <w:rPr>
          <w:rFonts w:cs="Times New Roman"/>
          <w:b/>
          <w:bCs/>
          <w:szCs w:val="24"/>
        </w:rPr>
      </w:pPr>
    </w:p>
    <w:p w14:paraId="0DF1E49A" w14:textId="77777777" w:rsidR="00503691" w:rsidRDefault="00503691" w:rsidP="001603E0">
      <w:pPr>
        <w:pStyle w:val="Heading3"/>
      </w:pPr>
      <w:bookmarkStart w:id="129" w:name="_Toc151829347"/>
      <w:r>
        <w:lastRenderedPageBreak/>
        <w:t>Results</w:t>
      </w:r>
      <w:bookmarkEnd w:id="129"/>
    </w:p>
    <w:p w14:paraId="13DB9C19" w14:textId="6B37DDDA" w:rsidR="00503691" w:rsidRDefault="00503691" w:rsidP="00503691">
      <w:pPr>
        <w:spacing w:line="480" w:lineRule="auto"/>
        <w:rPr>
          <w:rFonts w:cs="Times New Roman"/>
          <w:szCs w:val="24"/>
        </w:rPr>
      </w:pPr>
      <w:r>
        <w:rPr>
          <w:rFonts w:cs="Times New Roman"/>
          <w:szCs w:val="24"/>
        </w:rPr>
        <w:tab/>
        <w:t>Experiments are run on each test case in the manner described in the previous section, with the aim of evaluating the performance of each algorithm within the system. By equalizing the playing field as discussed</w:t>
      </w:r>
      <w:r w:rsidR="004C5926">
        <w:rPr>
          <w:rFonts w:cs="Times New Roman"/>
          <w:szCs w:val="24"/>
        </w:rPr>
        <w:t xml:space="preserve"> in previous chapters</w:t>
      </w:r>
      <w:r>
        <w:rPr>
          <w:rFonts w:cs="Times New Roman"/>
          <w:szCs w:val="24"/>
        </w:rPr>
        <w:t xml:space="preserve">, it is possible to draw quantitative conclusions. FleetBench implements a rudimentary set of datapoints for which data is collected during the simulation lifetime. The results are constantly displayed, as shown in </w:t>
      </w:r>
      <w:r w:rsidR="00386E2E">
        <w:rPr>
          <w:rFonts w:cs="Times New Roman"/>
          <w:szCs w:val="24"/>
        </w:rPr>
        <w:fldChar w:fldCharType="begin"/>
      </w:r>
      <w:r w:rsidR="00386E2E">
        <w:rPr>
          <w:rFonts w:cs="Times New Roman"/>
          <w:szCs w:val="24"/>
        </w:rPr>
        <w:instrText xml:space="preserve"> REF _Ref151166277 \h </w:instrText>
      </w:r>
      <w:r w:rsidR="00386E2E">
        <w:rPr>
          <w:rFonts w:cs="Times New Roman"/>
          <w:szCs w:val="24"/>
        </w:rPr>
      </w:r>
      <w:r w:rsidR="00386E2E">
        <w:rPr>
          <w:rFonts w:cs="Times New Roman"/>
          <w:szCs w:val="24"/>
        </w:rPr>
        <w:fldChar w:fldCharType="separate"/>
      </w:r>
      <w:r w:rsidR="003667A2" w:rsidRPr="00C1372B">
        <w:rPr>
          <w:rFonts w:cs="Times New Roman"/>
          <w:b/>
          <w:bCs/>
          <w:szCs w:val="24"/>
        </w:rPr>
        <w:t xml:space="preserve">Figure </w:t>
      </w:r>
      <w:r w:rsidR="003667A2">
        <w:rPr>
          <w:rFonts w:cs="Times New Roman"/>
          <w:b/>
          <w:bCs/>
          <w:noProof/>
          <w:szCs w:val="24"/>
        </w:rPr>
        <w:t>18</w:t>
      </w:r>
      <w:r w:rsidR="00386E2E">
        <w:rPr>
          <w:rFonts w:cs="Times New Roman"/>
          <w:szCs w:val="24"/>
        </w:rPr>
        <w:fldChar w:fldCharType="end"/>
      </w:r>
      <w:r>
        <w:rPr>
          <w:rFonts w:cs="Times New Roman"/>
          <w:szCs w:val="24"/>
        </w:rPr>
        <w:t xml:space="preserve">. </w:t>
      </w:r>
    </w:p>
    <w:p w14:paraId="2F8823C1" w14:textId="77777777" w:rsidR="00386E2E" w:rsidRDefault="00386E2E" w:rsidP="00386E2E">
      <w:pPr>
        <w:keepNext/>
        <w:jc w:val="center"/>
      </w:pPr>
      <w:r>
        <w:rPr>
          <w:noProof/>
        </w:rPr>
        <w:drawing>
          <wp:inline distT="0" distB="0" distL="0" distR="0" wp14:anchorId="1D1FD0C6" wp14:editId="6898F087">
            <wp:extent cx="4499653" cy="1924050"/>
            <wp:effectExtent l="0" t="0" r="0" b="0"/>
            <wp:docPr id="209836645" name="Picture 1" descr="Screenshot of the statistics panel of FleetBench at the 763rd timestep of a simulation. The data shows 305 completed tasks, 105 conflicts, 120 pathfinder fails, and assorted data regarding the timing of task comple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6645" name="Picture 1" descr="Screenshot of the statistics panel of FleetBench at the 763rd timestep of a simulation. The data shows 305 completed tasks, 105 conflicts, 120 pathfinder fails, and assorted data regarding the timing of task completions."/>
                    <pic:cNvPicPr/>
                  </pic:nvPicPr>
                  <pic:blipFill rotWithShape="1">
                    <a:blip r:embed="rId53"/>
                    <a:srcRect l="2357" t="5018" r="2333" b="1556"/>
                    <a:stretch/>
                  </pic:blipFill>
                  <pic:spPr bwMode="auto">
                    <a:xfrm>
                      <a:off x="0" y="0"/>
                      <a:ext cx="4511837" cy="1929260"/>
                    </a:xfrm>
                    <a:prstGeom prst="rect">
                      <a:avLst/>
                    </a:prstGeom>
                    <a:ln>
                      <a:noFill/>
                    </a:ln>
                    <a:extLst>
                      <a:ext uri="{53640926-AAD7-44D8-BBD7-CCE9431645EC}">
                        <a14:shadowObscured xmlns:a14="http://schemas.microsoft.com/office/drawing/2010/main"/>
                      </a:ext>
                    </a:extLst>
                  </pic:spPr>
                </pic:pic>
              </a:graphicData>
            </a:graphic>
          </wp:inline>
        </w:drawing>
      </w:r>
    </w:p>
    <w:p w14:paraId="3A3572F6" w14:textId="439582E6" w:rsidR="00386E2E" w:rsidRDefault="00386E2E" w:rsidP="00386E2E">
      <w:pPr>
        <w:pStyle w:val="Caption"/>
        <w:keepLines/>
        <w:jc w:val="center"/>
        <w:rPr>
          <w:rFonts w:cs="Times New Roman"/>
          <w:szCs w:val="24"/>
        </w:rPr>
      </w:pPr>
      <w:bookmarkStart w:id="130" w:name="_Ref151166277"/>
      <w:bookmarkStart w:id="131" w:name="_Toc151828287"/>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3667A2">
        <w:rPr>
          <w:rFonts w:cs="Times New Roman"/>
          <w:b/>
          <w:bCs/>
          <w:noProof/>
          <w:szCs w:val="24"/>
        </w:rPr>
        <w:t>18</w:t>
      </w:r>
      <w:r w:rsidRPr="00C1372B">
        <w:rPr>
          <w:rFonts w:cs="Times New Roman"/>
          <w:b/>
          <w:bCs/>
          <w:szCs w:val="24"/>
        </w:rPr>
        <w:fldChar w:fldCharType="end"/>
      </w:r>
      <w:bookmarkEnd w:id="130"/>
      <w:r w:rsidRPr="00C1372B">
        <w:rPr>
          <w:rFonts w:cs="Times New Roman"/>
          <w:b/>
          <w:bCs/>
          <w:szCs w:val="24"/>
        </w:rPr>
        <w:t>:</w:t>
      </w:r>
      <w:r w:rsidRPr="00814A13">
        <w:rPr>
          <w:rFonts w:cs="Times New Roman"/>
          <w:szCs w:val="24"/>
        </w:rPr>
        <w:t xml:space="preserve"> Data panel of a simulation in FleetBench.</w:t>
      </w:r>
      <w:bookmarkEnd w:id="131"/>
    </w:p>
    <w:p w14:paraId="6B002EBD" w14:textId="77777777" w:rsidR="00503691" w:rsidRDefault="00503691" w:rsidP="00503691">
      <w:pPr>
        <w:spacing w:line="480" w:lineRule="auto"/>
        <w:ind w:firstLine="720"/>
        <w:rPr>
          <w:rFonts w:cs="Times New Roman"/>
          <w:szCs w:val="24"/>
        </w:rPr>
      </w:pPr>
      <w:r>
        <w:rPr>
          <w:rFonts w:cs="Times New Roman"/>
          <w:szCs w:val="24"/>
        </w:rPr>
        <w:t>Because all test cases are equalized using the same task scheduling system, an obvious performance metric to examine is the amount of time taken to complete the schedule. This is simply equivalent to the number of timesteps elapsed while using a simulation end condition which triggers when all scheduled tasks are completed.</w:t>
      </w:r>
    </w:p>
    <w:p w14:paraId="010E09B1" w14:textId="77777777" w:rsidR="00503691" w:rsidRDefault="00503691" w:rsidP="00503691">
      <w:pPr>
        <w:spacing w:line="480" w:lineRule="auto"/>
        <w:ind w:firstLine="720"/>
        <w:rPr>
          <w:rFonts w:cs="Times New Roman"/>
          <w:szCs w:val="24"/>
        </w:rPr>
      </w:pPr>
      <w:r>
        <w:rPr>
          <w:rFonts w:cs="Times New Roman"/>
          <w:szCs w:val="24"/>
        </w:rPr>
        <w:t xml:space="preserve">FleetBench also records some data regarding the timing of interactions with tasks as a measure of the moment-to-moment performance of the system. FleetBench names four </w:t>
      </w:r>
      <w:r>
        <w:rPr>
          <w:rFonts w:cs="Times New Roman"/>
          <w:szCs w:val="24"/>
        </w:rPr>
        <w:lastRenderedPageBreak/>
        <w:t>different aspects of task completion, each defined by a different calculation. There are four moments in time relevant to the processing of a task:</w:t>
      </w:r>
    </w:p>
    <w:p w14:paraId="129676B0" w14:textId="77777777" w:rsidR="00503691" w:rsidRDefault="00503691">
      <w:pPr>
        <w:pStyle w:val="ListParagraph"/>
        <w:numPr>
          <w:ilvl w:val="0"/>
          <w:numId w:val="22"/>
        </w:numPr>
        <w:spacing w:line="480" w:lineRule="auto"/>
        <w:rPr>
          <w:rFonts w:cs="Times New Roman"/>
          <w:szCs w:val="24"/>
        </w:rPr>
      </w:pPr>
      <w:r w:rsidRPr="00CB2B7D">
        <w:rPr>
          <w:rFonts w:cs="Times New Roman"/>
          <w:szCs w:val="24"/>
        </w:rPr>
        <w:t>Task Creation:</w:t>
      </w:r>
      <w:r>
        <w:rPr>
          <w:rFonts w:cs="Times New Roman"/>
          <w:szCs w:val="24"/>
        </w:rPr>
        <w:t xml:space="preserve"> The timestep at which the task is entered into the simulation’s active task list.</w:t>
      </w:r>
    </w:p>
    <w:p w14:paraId="3153F7EF" w14:textId="77777777" w:rsidR="00503691" w:rsidRDefault="00503691">
      <w:pPr>
        <w:pStyle w:val="ListParagraph"/>
        <w:numPr>
          <w:ilvl w:val="0"/>
          <w:numId w:val="22"/>
        </w:numPr>
        <w:spacing w:line="480" w:lineRule="auto"/>
        <w:rPr>
          <w:rFonts w:cs="Times New Roman"/>
          <w:szCs w:val="24"/>
        </w:rPr>
      </w:pPr>
      <w:r>
        <w:rPr>
          <w:rFonts w:cs="Times New Roman"/>
          <w:szCs w:val="24"/>
        </w:rPr>
        <w:t>Task Assignment: The first timestep at which an agent is assigned to the task.</w:t>
      </w:r>
    </w:p>
    <w:p w14:paraId="7D5B616D" w14:textId="77777777" w:rsidR="00503691" w:rsidRDefault="00503691">
      <w:pPr>
        <w:pStyle w:val="ListParagraph"/>
        <w:numPr>
          <w:ilvl w:val="0"/>
          <w:numId w:val="22"/>
        </w:numPr>
        <w:spacing w:line="480" w:lineRule="auto"/>
        <w:rPr>
          <w:rFonts w:cs="Times New Roman"/>
          <w:szCs w:val="24"/>
        </w:rPr>
      </w:pPr>
      <w:r>
        <w:rPr>
          <w:rFonts w:cs="Times New Roman"/>
          <w:szCs w:val="24"/>
        </w:rPr>
        <w:t>Task Pickup: The timestep at which an agent executes the first portion of the task by “picking up” the task for delivery.</w:t>
      </w:r>
    </w:p>
    <w:p w14:paraId="35B593BD" w14:textId="77777777" w:rsidR="00503691" w:rsidRPr="00CB2B7D" w:rsidRDefault="00503691">
      <w:pPr>
        <w:pStyle w:val="ListParagraph"/>
        <w:numPr>
          <w:ilvl w:val="0"/>
          <w:numId w:val="22"/>
        </w:numPr>
        <w:spacing w:line="480" w:lineRule="auto"/>
        <w:rPr>
          <w:rFonts w:cs="Times New Roman"/>
          <w:szCs w:val="24"/>
        </w:rPr>
      </w:pPr>
      <w:r>
        <w:rPr>
          <w:rFonts w:cs="Times New Roman"/>
          <w:szCs w:val="24"/>
        </w:rPr>
        <w:t>Task Completion: The timestep at which an agent executes the last portion of the task by “delivering” the task to the endpoint.</w:t>
      </w:r>
    </w:p>
    <w:p w14:paraId="11F18292" w14:textId="7088FDA5" w:rsidR="00503691" w:rsidRDefault="00503691" w:rsidP="00503691">
      <w:pPr>
        <w:spacing w:line="480" w:lineRule="auto"/>
        <w:ind w:firstLine="720"/>
        <w:rPr>
          <w:ins w:id="132" w:author="Tang, Ray" w:date="2023-11-30T23:28:00Z"/>
          <w:rFonts w:cs="Times New Roman"/>
          <w:szCs w:val="24"/>
        </w:rPr>
      </w:pPr>
      <w:r>
        <w:rPr>
          <w:rFonts w:cs="Times New Roman"/>
          <w:szCs w:val="24"/>
        </w:rPr>
        <w:t xml:space="preserve">From these definitions four time intervals of interest are developed. Run Time captures the time spent by agents completing a task once the agent reaches and completes the “pickup” portion of the task. Service Time measures the amount of time agents are preoccupied with </w:t>
      </w:r>
      <w:r w:rsidR="004C5926">
        <w:rPr>
          <w:rFonts w:cs="Times New Roman"/>
          <w:szCs w:val="24"/>
        </w:rPr>
        <w:t>a task, starting from the timestep on which the task was assigned</w:t>
      </w:r>
      <w:r>
        <w:rPr>
          <w:rFonts w:cs="Times New Roman"/>
          <w:szCs w:val="24"/>
        </w:rPr>
        <w:t xml:space="preserve">. Lifetime measures how long tasks spend in the system before being completed. As the Lifetime of tasks increases, the system is falling further and further behind the incoming task set. Serviceability </w:t>
      </w:r>
      <w:r w:rsidR="004C5926">
        <w:rPr>
          <w:rFonts w:cs="Times New Roman"/>
          <w:szCs w:val="24"/>
        </w:rPr>
        <w:t>approximates</w:t>
      </w:r>
      <w:r>
        <w:rPr>
          <w:rFonts w:cs="Times New Roman"/>
          <w:szCs w:val="24"/>
        </w:rPr>
        <w:t xml:space="preserve"> how long it takes agents to reach the</w:t>
      </w:r>
      <w:r w:rsidR="004C5926">
        <w:rPr>
          <w:rFonts w:cs="Times New Roman"/>
          <w:szCs w:val="24"/>
        </w:rPr>
        <w:t xml:space="preserve"> starting node of the</w:t>
      </w:r>
      <w:r>
        <w:rPr>
          <w:rFonts w:cs="Times New Roman"/>
          <w:szCs w:val="24"/>
        </w:rPr>
        <w:t xml:space="preserve"> next task, upon assignment, from their current position. If agents travel very long distances to reach the next task (as may be the case in unoptimized assignment implementations) this number will be quite large. These definitions give rise to the following </w:t>
      </w:r>
      <w:commentRangeStart w:id="133"/>
      <w:r>
        <w:rPr>
          <w:rFonts w:cs="Times New Roman"/>
          <w:szCs w:val="24"/>
        </w:rPr>
        <w:t>formula</w:t>
      </w:r>
      <w:commentRangeEnd w:id="133"/>
      <w:r w:rsidR="00EB3D86">
        <w:rPr>
          <w:rStyle w:val="CommentReference"/>
        </w:rPr>
        <w:commentReference w:id="133"/>
      </w:r>
      <w:r>
        <w:rPr>
          <w:rFonts w:cs="Times New Roman"/>
          <w:szCs w:val="24"/>
        </w:rPr>
        <w:t>:</w:t>
      </w:r>
    </w:p>
    <w:p w14:paraId="64A76C65" w14:textId="77777777" w:rsidR="00EB3D86" w:rsidRDefault="00EB3D86" w:rsidP="00503691">
      <w:pPr>
        <w:spacing w:line="480" w:lineRule="auto"/>
        <w:ind w:firstLine="720"/>
        <w:rPr>
          <w:rFonts w:cs="Times New Roman"/>
          <w:szCs w:val="24"/>
        </w:rPr>
      </w:pPr>
    </w:p>
    <w:p w14:paraId="792AC465" w14:textId="77777777" w:rsidR="00503691" w:rsidRPr="000524FF" w:rsidRDefault="00503691" w:rsidP="00503691">
      <w:pPr>
        <w:spacing w:line="480" w:lineRule="auto"/>
        <w:rPr>
          <w:rFonts w:eastAsiaTheme="minorEastAsia" w:cs="Times New Roman"/>
          <w:szCs w:val="24"/>
        </w:rPr>
      </w:pPr>
      <m:oMathPara>
        <m:oMath>
          <m:r>
            <m:rPr>
              <m:nor/>
            </m:rPr>
            <w:rPr>
              <w:rFonts w:ascii="Cambria Math" w:hAnsi="Cambria Math" w:cs="Times New Roman"/>
              <w:szCs w:val="24"/>
            </w:rPr>
            <w:lastRenderedPageBreak/>
            <m:t>Run 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Pickup</m:t>
              </m:r>
            </m:sub>
          </m:sSub>
          <m:r>
            <m:rPr>
              <m:nor/>
            </m:rPr>
            <w:rPr>
              <w:rFonts w:ascii="Cambria Math" w:hAnsi="Cambria Math" w:cs="Times New Roman"/>
              <w:szCs w:val="24"/>
            </w:rPr>
            <w:br/>
          </m:r>
        </m:oMath>
        <m:oMath>
          <m:r>
            <m:rPr>
              <m:nor/>
            </m:rPr>
            <w:rPr>
              <w:rFonts w:ascii="Cambria Math" w:hAnsi="Cambria Math" w:cs="Times New Roman"/>
              <w:szCs w:val="24"/>
            </w:rPr>
            <m:t>Service 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Assignment</m:t>
              </m:r>
            </m:sub>
          </m:sSub>
          <m:r>
            <m:rPr>
              <m:nor/>
            </m:rPr>
            <w:rPr>
              <w:rFonts w:ascii="Cambria Math" w:hAnsi="Cambria Math" w:cs="Times New Roman"/>
              <w:szCs w:val="24"/>
            </w:rPr>
            <w:br/>
          </m:r>
        </m:oMath>
        <m:oMath>
          <m:r>
            <m:rPr>
              <m:nor/>
            </m:rPr>
            <w:rPr>
              <w:rFonts w:ascii="Cambria Math" w:hAnsi="Cambria Math" w:cs="Times New Roman"/>
              <w:szCs w:val="24"/>
            </w:rPr>
            <m:t>Lifetime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Creation</m:t>
              </m:r>
            </m:sub>
          </m:sSub>
          <m:r>
            <m:rPr>
              <m:nor/>
            </m:rPr>
            <w:rPr>
              <w:rFonts w:ascii="Cambria Math" w:hAnsi="Cambria Math" w:cs="Times New Roman"/>
              <w:szCs w:val="24"/>
            </w:rPr>
            <w:br/>
          </m:r>
        </m:oMath>
        <m:oMath>
          <m:r>
            <m:rPr>
              <m:nor/>
            </m:rPr>
            <w:rPr>
              <w:rFonts w:ascii="Cambria Math" w:hAnsi="Cambria Math" w:cs="Times New Roman"/>
              <w:szCs w:val="24"/>
            </w:rPr>
            <m:t>Serviceability</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Pickup</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Assignment</m:t>
              </m:r>
            </m:sub>
          </m:sSub>
        </m:oMath>
      </m:oMathPara>
    </w:p>
    <w:p w14:paraId="78BD6115" w14:textId="42CCC949" w:rsidR="00503691" w:rsidRDefault="00503691" w:rsidP="00503691">
      <w:pPr>
        <w:spacing w:line="480" w:lineRule="auto"/>
        <w:rPr>
          <w:rFonts w:eastAsiaTheme="minorEastAsia" w:cs="Times New Roman"/>
          <w:szCs w:val="24"/>
        </w:rPr>
      </w:pPr>
      <w:r>
        <w:rPr>
          <w:rFonts w:eastAsiaTheme="minorEastAsia" w:cs="Times New Roman"/>
          <w:szCs w:val="24"/>
        </w:rPr>
        <w:tab/>
        <w:t>Two additional measures are provided as normalizations of the baseline measure. In this application, the normalization is intended to capture an idea of how much time is spent on a task compared to the optimal minimum</w:t>
      </w:r>
      <w:r w:rsidR="004C5926">
        <w:rPr>
          <w:rFonts w:eastAsiaTheme="minorEastAsia" w:cs="Times New Roman"/>
          <w:szCs w:val="24"/>
        </w:rPr>
        <w:t xml:space="preserve"> completion</w:t>
      </w:r>
      <w:r>
        <w:rPr>
          <w:rFonts w:eastAsiaTheme="minorEastAsia" w:cs="Times New Roman"/>
          <w:szCs w:val="24"/>
        </w:rPr>
        <w:t xml:space="preserve"> time. This value is only consistently defined using the minimum travel time from pickup endpoint to delivery endpoint of the task, as an agent assigned to a task could be anywhere in the system. This minimum time interval for the task to be completed is determined using an A* search which ignores the presence of all agents and obstacles in the system, similar to the HCA* approach presented in </w:t>
      </w:r>
      <w:r>
        <w:rPr>
          <w:rFonts w:eastAsiaTheme="minorEastAsia" w:cs="Times New Roman"/>
          <w:szCs w:val="24"/>
        </w:rPr>
        <w:fldChar w:fldCharType="begin"/>
      </w:r>
      <w:r w:rsidR="0098431F">
        <w:rPr>
          <w:rFonts w:eastAsiaTheme="minorEastAsia" w:cs="Times New Roman"/>
          <w:szCs w:val="24"/>
        </w:rPr>
        <w:instrText xml:space="preserve"> ADDIN ZOTERO_ITEM CSL_CITATION {"citationID":"TWPU0dJv","properties":{"formattedCitation":"[18]","plainCitation":"[18]","noteIndex":0},"citationItems":[{"id":237,"uris":["http://zotero.org/users/local/rYTxwDyY/items/4SFJM3K6"],"itemData":{"id":237,"type":"article-journal","abstract":"Cooperative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eastAsiaTheme="minorEastAsia" w:cs="Times New Roman"/>
          <w:szCs w:val="24"/>
        </w:rPr>
        <w:fldChar w:fldCharType="separate"/>
      </w:r>
      <w:r w:rsidR="0098431F" w:rsidRPr="0098431F">
        <w:rPr>
          <w:rFonts w:cs="Times New Roman"/>
        </w:rPr>
        <w:t>[18]</w:t>
      </w:r>
      <w:r>
        <w:rPr>
          <w:rFonts w:eastAsiaTheme="minorEastAsia" w:cs="Times New Roman"/>
          <w:szCs w:val="24"/>
        </w:rPr>
        <w:fldChar w:fldCharType="end"/>
      </w:r>
      <w:r>
        <w:rPr>
          <w:rFonts w:eastAsiaTheme="minorEastAsia" w:cs="Times New Roman"/>
          <w:szCs w:val="24"/>
        </w:rPr>
        <w:t>. In FleetBench, the Run Time is normalized, capturing timesteps spent avoiding collisions during an agents path from pickup to delivery endpoints. The Service Time is also normalized, providing an idea of the time lost due to inoptimal starting position of agents servicing a task. The two values are given by these formula:</w:t>
      </w:r>
    </w:p>
    <w:p w14:paraId="14424F5A" w14:textId="77777777" w:rsidR="00503691" w:rsidRPr="0088699C" w:rsidRDefault="00000000" w:rsidP="00503691">
      <w:pPr>
        <w:spacing w:line="480" w:lineRule="auto"/>
        <w:rPr>
          <w:rFonts w:eastAsiaTheme="minorEastAsia" w:cs="Times New Roman"/>
          <w:i/>
          <w:szCs w:val="24"/>
        </w:rPr>
      </w:pPr>
      <m:oMathPara>
        <m:oMath>
          <m:sSub>
            <m:sSubPr>
              <m:ctrlPr>
                <w:rPr>
                  <w:rFonts w:ascii="Cambria Math" w:eastAsiaTheme="minorEastAsia" w:hAnsi="Cambria Math" w:cs="Times New Roman"/>
                  <w:szCs w:val="24"/>
                </w:rPr>
              </m:ctrlPr>
            </m:sSubPr>
            <m:e>
              <m:r>
                <m:rPr>
                  <m:nor/>
                </m:rPr>
                <w:rPr>
                  <w:rFonts w:ascii="Cambria Math" w:eastAsiaTheme="minorEastAsia" w:hAnsi="Cambria Math" w:cs="Times New Roman"/>
                  <w:szCs w:val="24"/>
                </w:rPr>
                <m:t>Run Time</m:t>
              </m:r>
            </m:e>
            <m:sub>
              <m:r>
                <w:rPr>
                  <w:rFonts w:ascii="Cambria Math" w:eastAsiaTheme="minorEastAsia" w:hAnsi="Cambria Math" w:cs="Times New Roman"/>
                  <w:szCs w:val="24"/>
                </w:rPr>
                <m:t>norm</m:t>
              </m:r>
            </m:sub>
          </m:sSub>
          <m:r>
            <m:rPr>
              <m:aln/>
            </m:rPr>
            <w:rPr>
              <w:rFonts w:ascii="Cambria Math" w:eastAsiaTheme="minorEastAsia" w:hAnsi="Cambria Math" w:cs="Times New Roman"/>
              <w:szCs w:val="24"/>
            </w:rPr>
            <m:t>=</m:t>
          </m:r>
          <m:r>
            <m:rPr>
              <m:nor/>
            </m:rPr>
            <w:rPr>
              <w:rFonts w:ascii="Cambria Math" w:eastAsiaTheme="minorEastAsia" w:hAnsi="Cambria Math" w:cs="Times New Roman"/>
              <w:szCs w:val="24"/>
            </w:rPr>
            <m:t>Run Time - Min Time</m:t>
          </m:r>
          <m:r>
            <m:rPr>
              <m:nor/>
            </m:rPr>
            <w:rPr>
              <w:rFonts w:ascii="Cambria Math" w:eastAsiaTheme="minorEastAsia" w:hAnsi="Cambria Math" w:cs="Times New Roman"/>
              <w:szCs w:val="24"/>
            </w:rPr>
            <w:br/>
          </m:r>
        </m:oMath>
        <m:oMath>
          <m:sSub>
            <m:sSubPr>
              <m:ctrlPr>
                <w:rPr>
                  <w:rFonts w:ascii="Cambria Math" w:eastAsiaTheme="minorEastAsia" w:hAnsi="Cambria Math" w:cs="Times New Roman"/>
                  <w:szCs w:val="24"/>
                </w:rPr>
              </m:ctrlPr>
            </m:sSubPr>
            <m:e>
              <m:r>
                <m:rPr>
                  <m:nor/>
                </m:rPr>
                <w:rPr>
                  <w:rFonts w:ascii="Cambria Math" w:eastAsiaTheme="minorEastAsia" w:hAnsi="Cambria Math" w:cs="Times New Roman"/>
                  <w:szCs w:val="24"/>
                </w:rPr>
                <m:t>Service Time</m:t>
              </m:r>
            </m:e>
            <m:sub>
              <m:r>
                <w:rPr>
                  <w:rFonts w:ascii="Cambria Math" w:eastAsiaTheme="minorEastAsia" w:hAnsi="Cambria Math" w:cs="Times New Roman"/>
                  <w:szCs w:val="24"/>
                </w:rPr>
                <m:t>norm</m:t>
              </m:r>
            </m:sub>
          </m:sSub>
          <m:r>
            <m:rPr>
              <m:aln/>
            </m:rPr>
            <w:rPr>
              <w:rFonts w:ascii="Cambria Math" w:eastAsiaTheme="minorEastAsia" w:hAnsi="Cambria Math" w:cs="Times New Roman"/>
              <w:szCs w:val="24"/>
            </w:rPr>
            <m:t>=</m:t>
          </m:r>
          <m:r>
            <m:rPr>
              <m:nor/>
            </m:rPr>
            <w:rPr>
              <w:rFonts w:ascii="Cambria Math" w:eastAsiaTheme="minorEastAsia" w:hAnsi="Cambria Math" w:cs="Times New Roman"/>
              <w:szCs w:val="24"/>
            </w:rPr>
            <m:t>Service Time - Min Time</m:t>
          </m:r>
        </m:oMath>
      </m:oMathPara>
    </w:p>
    <w:p w14:paraId="4EEAF8C0"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The values reported by FleetBench are the simulation mean values for all above formula, calculated via summation of all values and division by the number of tasks in the system. Normalized values before the end of a simulation should be treated with caution, </w:t>
      </w:r>
      <w:r>
        <w:rPr>
          <w:rFonts w:eastAsiaTheme="minorEastAsia" w:cs="Times New Roman"/>
          <w:iCs/>
          <w:szCs w:val="24"/>
        </w:rPr>
        <w:lastRenderedPageBreak/>
        <w:t>as the averaging of minimum times is done for completed tasks while the system may have many tasks in progress. No attempt is made to measure an agent’s progress on a per-timestep basis.</w:t>
      </w:r>
    </w:p>
    <w:p w14:paraId="2755BB6A" w14:textId="17B094E4"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Two kinds of failure are possible during the execution of an algorithm. The first is a collision, where two agents plan paths which result in a vertex or edge conflict. Such failures are termed “Agent Conflicts” to distinguish from the second type of failure. When an agent seeks a path and is unable to find any route to its destination node the failure is called a “Pathfinder Failure”. This is </w:t>
      </w:r>
      <w:r w:rsidR="004C5926">
        <w:rPr>
          <w:rFonts w:eastAsiaTheme="minorEastAsia" w:cs="Times New Roman"/>
          <w:iCs/>
          <w:szCs w:val="24"/>
        </w:rPr>
        <w:t>most often</w:t>
      </w:r>
      <w:r>
        <w:rPr>
          <w:rFonts w:eastAsiaTheme="minorEastAsia" w:cs="Times New Roman"/>
          <w:iCs/>
          <w:szCs w:val="24"/>
        </w:rPr>
        <w:t xml:space="preserve"> due to the agent searching for a path being trapped in its location, rather than the obstructions being distant</w:t>
      </w:r>
      <w:r w:rsidR="004C5926">
        <w:rPr>
          <w:rFonts w:eastAsiaTheme="minorEastAsia" w:cs="Times New Roman"/>
          <w:iCs/>
          <w:szCs w:val="24"/>
        </w:rPr>
        <w:t>. Otherwise,</w:t>
      </w:r>
      <w:r>
        <w:rPr>
          <w:rFonts w:eastAsiaTheme="minorEastAsia" w:cs="Times New Roman"/>
          <w:iCs/>
          <w:szCs w:val="24"/>
        </w:rPr>
        <w:t xml:space="preserve"> the search depth would simply increase</w:t>
      </w:r>
      <w:r w:rsidR="004C5926">
        <w:rPr>
          <w:rFonts w:eastAsiaTheme="minorEastAsia" w:cs="Times New Roman"/>
          <w:iCs/>
          <w:szCs w:val="24"/>
        </w:rPr>
        <w:t>, gaining larger degrees of freedom,</w:t>
      </w:r>
      <w:r>
        <w:rPr>
          <w:rFonts w:eastAsiaTheme="minorEastAsia" w:cs="Times New Roman"/>
          <w:iCs/>
          <w:szCs w:val="24"/>
        </w:rPr>
        <w:t xml:space="preserve"> until the path is found. </w:t>
      </w:r>
      <w:r w:rsidR="004C5926">
        <w:rPr>
          <w:rFonts w:eastAsiaTheme="minorEastAsia" w:cs="Times New Roman"/>
          <w:iCs/>
          <w:szCs w:val="24"/>
        </w:rPr>
        <w:t xml:space="preserve">As a result of </w:t>
      </w:r>
      <w:r w:rsidR="00107EB7">
        <w:rPr>
          <w:rFonts w:eastAsiaTheme="minorEastAsia" w:cs="Times New Roman"/>
          <w:iCs/>
          <w:szCs w:val="24"/>
        </w:rPr>
        <w:t>“Pathfinder Failures” frequently leading to collisions which must be resolved</w:t>
      </w:r>
      <w:r w:rsidR="004C5926">
        <w:rPr>
          <w:rFonts w:eastAsiaTheme="minorEastAsia" w:cs="Times New Roman"/>
          <w:iCs/>
          <w:szCs w:val="24"/>
        </w:rPr>
        <w:t>,</w:t>
      </w:r>
      <w:r>
        <w:rPr>
          <w:rFonts w:eastAsiaTheme="minorEastAsia" w:cs="Times New Roman"/>
          <w:iCs/>
          <w:szCs w:val="24"/>
        </w:rPr>
        <w:t xml:space="preserve"> the failure counts tend to be</w:t>
      </w:r>
      <w:r w:rsidR="00107EB7">
        <w:rPr>
          <w:rFonts w:eastAsiaTheme="minorEastAsia" w:cs="Times New Roman"/>
          <w:iCs/>
          <w:szCs w:val="24"/>
        </w:rPr>
        <w:t xml:space="preserve"> highly</w:t>
      </w:r>
      <w:r>
        <w:rPr>
          <w:rFonts w:eastAsiaTheme="minorEastAsia" w:cs="Times New Roman"/>
          <w:iCs/>
          <w:szCs w:val="24"/>
        </w:rPr>
        <w:t xml:space="preserve"> coupled.</w:t>
      </w:r>
    </w:p>
    <w:p w14:paraId="1F0386EF"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With metrics defined, the results of experiments on the three test cases provided can be discussed.</w:t>
      </w:r>
    </w:p>
    <w:p w14:paraId="655C45DB" w14:textId="77777777" w:rsidR="00503691" w:rsidRDefault="00503691" w:rsidP="001603E0">
      <w:pPr>
        <w:pStyle w:val="Heading4"/>
        <w:rPr>
          <w:rFonts w:eastAsiaTheme="minorEastAsia"/>
        </w:rPr>
      </w:pPr>
      <w:bookmarkStart w:id="134" w:name="_Toc151829348"/>
      <w:r>
        <w:rPr>
          <w:rFonts w:eastAsiaTheme="minorEastAsia"/>
        </w:rPr>
        <w:t>Case 1</w:t>
      </w:r>
      <w:bookmarkEnd w:id="134"/>
    </w:p>
    <w:p w14:paraId="1FF0C3E5" w14:textId="1475E4F3"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Case 1 is simulated using the task schedule provided in Appendix </w:t>
      </w:r>
      <w:r w:rsidR="00F10E9D">
        <w:rPr>
          <w:rFonts w:eastAsiaTheme="minorEastAsia" w:cs="Times New Roman"/>
          <w:iCs/>
          <w:szCs w:val="24"/>
        </w:rPr>
        <w:t>C</w:t>
      </w:r>
      <w:r w:rsidR="00107EB7">
        <w:rPr>
          <w:rFonts w:eastAsiaTheme="minorEastAsia" w:cs="Times New Roman"/>
          <w:iCs/>
          <w:szCs w:val="24"/>
        </w:rPr>
        <w:t>.</w:t>
      </w:r>
      <w:r>
        <w:rPr>
          <w:rFonts w:eastAsiaTheme="minorEastAsia" w:cs="Times New Roman"/>
          <w:iCs/>
          <w:szCs w:val="24"/>
        </w:rPr>
        <w:t xml:space="preserve"> </w:t>
      </w:r>
      <w:r w:rsidR="00107EB7">
        <w:rPr>
          <w:rFonts w:eastAsiaTheme="minorEastAsia" w:cs="Times New Roman"/>
          <w:iCs/>
          <w:szCs w:val="24"/>
        </w:rPr>
        <w:t>T</w:t>
      </w:r>
      <w:r>
        <w:rPr>
          <w:rFonts w:eastAsiaTheme="minorEastAsia" w:cs="Times New Roman"/>
          <w:iCs/>
          <w:szCs w:val="24"/>
        </w:rPr>
        <w:t xml:space="preserve">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_Ref151167954 \h </w:instrText>
      </w:r>
      <w:r w:rsidR="0098199A">
        <w:rPr>
          <w:rFonts w:eastAsiaTheme="minorEastAsia" w:cs="Times New Roman"/>
          <w:iCs/>
          <w:szCs w:val="24"/>
        </w:rPr>
      </w:r>
      <w:r w:rsidR="0098199A">
        <w:rPr>
          <w:rFonts w:eastAsiaTheme="minorEastAsia" w:cs="Times New Roman"/>
          <w:iCs/>
          <w:szCs w:val="24"/>
        </w:rPr>
        <w:fldChar w:fldCharType="separate"/>
      </w:r>
      <w:r w:rsidR="003667A2" w:rsidRPr="003028C2">
        <w:rPr>
          <w:b/>
          <w:bCs/>
        </w:rPr>
        <w:t xml:space="preserve">Table </w:t>
      </w:r>
      <w:r w:rsidR="003667A2">
        <w:rPr>
          <w:b/>
          <w:bCs/>
          <w:noProof/>
        </w:rPr>
        <w:t>5</w:t>
      </w:r>
      <w:r w:rsidR="0098199A">
        <w:rPr>
          <w:rFonts w:eastAsiaTheme="minorEastAsia" w:cs="Times New Roman"/>
          <w:iCs/>
          <w:szCs w:val="24"/>
        </w:rPr>
        <w:fldChar w:fldCharType="end"/>
      </w:r>
      <w:r>
        <w:rPr>
          <w:rFonts w:eastAsiaTheme="minorEastAsia" w:cs="Times New Roman"/>
          <w:iCs/>
          <w:szCs w:val="24"/>
        </w:rPr>
        <w:t xml:space="preserve">. All algorithms from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_Ref151167902 \h </w:instrText>
      </w:r>
      <w:r w:rsidR="0098199A">
        <w:rPr>
          <w:rFonts w:eastAsiaTheme="minorEastAsia" w:cs="Times New Roman"/>
          <w:iCs/>
          <w:szCs w:val="24"/>
        </w:rPr>
      </w:r>
      <w:r w:rsidR="0098199A">
        <w:rPr>
          <w:rFonts w:eastAsiaTheme="minorEastAsia" w:cs="Times New Roman"/>
          <w:iCs/>
          <w:szCs w:val="24"/>
        </w:rPr>
        <w:fldChar w:fldCharType="separate"/>
      </w:r>
      <w:r w:rsidR="003667A2" w:rsidRPr="003028C2">
        <w:rPr>
          <w:b/>
          <w:bCs/>
        </w:rPr>
        <w:t xml:space="preserve">Table </w:t>
      </w:r>
      <w:r w:rsidR="003667A2">
        <w:rPr>
          <w:b/>
          <w:bCs/>
          <w:noProof/>
        </w:rPr>
        <w:t>2</w:t>
      </w:r>
      <w:r w:rsidR="0098199A">
        <w:rPr>
          <w:rFonts w:eastAsiaTheme="minorEastAsia" w:cs="Times New Roman"/>
          <w:iCs/>
          <w:szCs w:val="24"/>
        </w:rPr>
        <w:fldChar w:fldCharType="end"/>
      </w:r>
      <w:r>
        <w:rPr>
          <w:rFonts w:eastAsiaTheme="minorEastAsia" w:cs="Times New Roman"/>
          <w:iCs/>
          <w:szCs w:val="24"/>
        </w:rPr>
        <w:t xml:space="preserve"> successfully solve the multi-agent problem such that all tasks are completed, although the WHCA* family of algorithms notably suffers many agent conflicts and failed pathfinding operations.</w:t>
      </w:r>
      <w:r w:rsidR="00791DBC">
        <w:rPr>
          <w:rFonts w:eastAsiaTheme="minorEastAsia" w:cs="Times New Roman"/>
          <w:iCs/>
          <w:szCs w:val="24"/>
        </w:rPr>
        <w:t xml:space="preserve"> Each conflict results </w:t>
      </w:r>
      <w:r w:rsidR="00107EB7">
        <w:rPr>
          <w:rFonts w:eastAsiaTheme="minorEastAsia" w:cs="Times New Roman"/>
          <w:iCs/>
          <w:szCs w:val="24"/>
        </w:rPr>
        <w:t>in</w:t>
      </w:r>
      <w:r w:rsidR="00791DBC">
        <w:rPr>
          <w:rFonts w:eastAsiaTheme="minorEastAsia" w:cs="Times New Roman"/>
          <w:iCs/>
          <w:szCs w:val="24"/>
        </w:rPr>
        <w:t xml:space="preserve"> algorithmic inefficiency, as agents must replan their routes from a new position, </w:t>
      </w:r>
      <w:r w:rsidR="00791DBC">
        <w:rPr>
          <w:rFonts w:eastAsiaTheme="minorEastAsia" w:cs="Times New Roman"/>
          <w:iCs/>
          <w:szCs w:val="24"/>
        </w:rPr>
        <w:lastRenderedPageBreak/>
        <w:t>leading to increased time taken to reach destinations and potentially a cascade of obstructions to other agents.</w:t>
      </w:r>
      <w:r>
        <w:rPr>
          <w:rFonts w:eastAsiaTheme="minorEastAsia" w:cs="Times New Roman"/>
          <w:iCs/>
          <w:szCs w:val="24"/>
        </w:rPr>
        <w:t xml:space="preserve"> However, the fundamental operating principles of TP and TPTS prevent it from being performant in this situation. Because agents are prevented both from being assigned tasks and from planning paths ending in the same location as any other agents, the bottleneck becomes very problematic. With only one destination node, it is not possible for any second agent to plan paths in the system. </w:t>
      </w:r>
      <w:r w:rsidR="00107EB7">
        <w:rPr>
          <w:rFonts w:eastAsiaTheme="minorEastAsia" w:cs="Times New Roman"/>
          <w:iCs/>
          <w:szCs w:val="24"/>
        </w:rPr>
        <w:t>Therefore</w:t>
      </w:r>
      <w:r>
        <w:rPr>
          <w:rFonts w:eastAsiaTheme="minorEastAsia" w:cs="Times New Roman"/>
          <w:iCs/>
          <w:szCs w:val="24"/>
        </w:rPr>
        <w:t xml:space="preserve"> all tasks are completed by the same agent in this case, resulting in a massive increase in elapsed timesteps. This </w:t>
      </w:r>
      <w:r w:rsidR="00107EB7">
        <w:rPr>
          <w:rFonts w:eastAsiaTheme="minorEastAsia" w:cs="Times New Roman"/>
          <w:iCs/>
          <w:szCs w:val="24"/>
        </w:rPr>
        <w:t>produces</w:t>
      </w:r>
      <w:r>
        <w:rPr>
          <w:rFonts w:eastAsiaTheme="minorEastAsia" w:cs="Times New Roman"/>
          <w:iCs/>
          <w:szCs w:val="24"/>
        </w:rPr>
        <w:t xml:space="preserve"> a </w:t>
      </w:r>
      <w:r w:rsidR="00107EB7">
        <w:rPr>
          <w:rFonts w:eastAsiaTheme="minorEastAsia" w:cs="Times New Roman"/>
          <w:iCs/>
          <w:szCs w:val="24"/>
        </w:rPr>
        <w:t xml:space="preserve">much </w:t>
      </w:r>
      <w:r>
        <w:rPr>
          <w:rFonts w:eastAsiaTheme="minorEastAsia" w:cs="Times New Roman"/>
          <w:iCs/>
          <w:szCs w:val="24"/>
        </w:rPr>
        <w:t>l</w:t>
      </w:r>
      <w:r w:rsidR="00107EB7">
        <w:rPr>
          <w:rFonts w:eastAsiaTheme="minorEastAsia" w:cs="Times New Roman"/>
          <w:iCs/>
          <w:szCs w:val="24"/>
        </w:rPr>
        <w:t>arger</w:t>
      </w:r>
      <w:r>
        <w:rPr>
          <w:rFonts w:eastAsiaTheme="minorEastAsia" w:cs="Times New Roman"/>
          <w:iCs/>
          <w:szCs w:val="24"/>
        </w:rPr>
        <w:t xml:space="preserve"> task lifetime. </w:t>
      </w:r>
    </w:p>
    <w:p w14:paraId="7297D9CB" w14:textId="1AACD157" w:rsidR="00503691" w:rsidRDefault="00503691" w:rsidP="00503691">
      <w:pPr>
        <w:spacing w:line="480" w:lineRule="auto"/>
        <w:ind w:firstLine="720"/>
        <w:rPr>
          <w:rFonts w:eastAsiaTheme="minorEastAsia" w:cs="Times New Roman"/>
          <w:iCs/>
          <w:szCs w:val="24"/>
        </w:rPr>
      </w:pPr>
      <w:r>
        <w:rPr>
          <w:rFonts w:eastAsiaTheme="minorEastAsia" w:cs="Times New Roman"/>
          <w:iCs/>
          <w:szCs w:val="24"/>
        </w:rPr>
        <w:t xml:space="preserve">However, because all tasks assigned are the best tasks for an agent to be executing given its position, the normalized task run times are very optimal. The serviceability measure in this case largely represents information about the system map, as agents mostly travel through the same space repeatedly </w:t>
      </w:r>
      <w:r w:rsidR="00107EB7">
        <w:rPr>
          <w:rFonts w:eastAsiaTheme="minorEastAsia" w:cs="Times New Roman"/>
          <w:iCs/>
          <w:szCs w:val="24"/>
        </w:rPr>
        <w:t>with only small deviations to avoid imminent collisions,</w:t>
      </w:r>
      <w:r>
        <w:rPr>
          <w:rFonts w:eastAsiaTheme="minorEastAsia" w:cs="Times New Roman"/>
          <w:iCs/>
          <w:szCs w:val="24"/>
        </w:rPr>
        <w:t xml:space="preserve"> never having to travel inordinately far to reach an outlier task.</w:t>
      </w:r>
    </w:p>
    <w:p w14:paraId="0D16D0E0" w14:textId="4343BD6F" w:rsidR="00107EB7" w:rsidRPr="007D5604" w:rsidRDefault="00503691" w:rsidP="00107EB7">
      <w:pPr>
        <w:spacing w:line="480" w:lineRule="auto"/>
        <w:ind w:firstLine="720"/>
        <w:rPr>
          <w:rFonts w:eastAsiaTheme="minorEastAsia" w:cs="Times New Roman"/>
          <w:iCs/>
          <w:szCs w:val="24"/>
        </w:rPr>
      </w:pPr>
      <w:r>
        <w:rPr>
          <w:rFonts w:eastAsiaTheme="minorEastAsia" w:cs="Times New Roman"/>
          <w:iCs/>
          <w:szCs w:val="24"/>
        </w:rPr>
        <w:t>HCA*</w:t>
      </w:r>
      <w:r w:rsidR="00107EB7">
        <w:rPr>
          <w:rFonts w:eastAsiaTheme="minorEastAsia" w:cs="Times New Roman"/>
          <w:iCs/>
          <w:szCs w:val="24"/>
        </w:rPr>
        <w:t>,</w:t>
      </w:r>
      <w:r>
        <w:rPr>
          <w:rFonts w:eastAsiaTheme="minorEastAsia" w:cs="Times New Roman"/>
          <w:iCs/>
          <w:szCs w:val="24"/>
        </w:rPr>
        <w:t xml:space="preserve"> compared to WHCA*</w:t>
      </w:r>
      <w:r w:rsidR="00107EB7">
        <w:rPr>
          <w:rFonts w:eastAsiaTheme="minorEastAsia" w:cs="Times New Roman"/>
          <w:iCs/>
          <w:szCs w:val="24"/>
        </w:rPr>
        <w:t>,</w:t>
      </w:r>
      <w:r>
        <w:rPr>
          <w:rFonts w:eastAsiaTheme="minorEastAsia" w:cs="Times New Roman"/>
          <w:iCs/>
          <w:szCs w:val="24"/>
        </w:rPr>
        <w:t xml:space="preserve"> takes overall slightly fewer timesteps to finish solving the problem. This is because HCA*, by planning complete paths, avoids a small number of frivolous movements due to</w:t>
      </w:r>
      <w:r w:rsidR="00107EB7">
        <w:rPr>
          <w:rFonts w:eastAsiaTheme="minorEastAsia" w:cs="Times New Roman"/>
          <w:iCs/>
          <w:szCs w:val="24"/>
        </w:rPr>
        <w:t xml:space="preserve"> its greater foresight,</w:t>
      </w:r>
      <w:r>
        <w:rPr>
          <w:rFonts w:eastAsiaTheme="minorEastAsia" w:cs="Times New Roman"/>
          <w:iCs/>
          <w:szCs w:val="24"/>
        </w:rPr>
        <w:t xml:space="preserve"> staggered path planning</w:t>
      </w:r>
      <w:r w:rsidR="00107EB7">
        <w:rPr>
          <w:rFonts w:eastAsiaTheme="minorEastAsia" w:cs="Times New Roman"/>
          <w:iCs/>
          <w:szCs w:val="24"/>
        </w:rPr>
        <w:t>,</w:t>
      </w:r>
      <w:r>
        <w:rPr>
          <w:rFonts w:eastAsiaTheme="minorEastAsia" w:cs="Times New Roman"/>
          <w:iCs/>
          <w:szCs w:val="24"/>
        </w:rPr>
        <w:t xml:space="preserve"> and </w:t>
      </w:r>
      <w:r w:rsidR="00107EB7">
        <w:rPr>
          <w:rFonts w:eastAsiaTheme="minorEastAsia" w:cs="Times New Roman"/>
          <w:iCs/>
          <w:szCs w:val="24"/>
        </w:rPr>
        <w:t xml:space="preserve">the </w:t>
      </w:r>
      <w:r>
        <w:rPr>
          <w:rFonts w:eastAsiaTheme="minorEastAsia" w:cs="Times New Roman"/>
          <w:iCs/>
          <w:szCs w:val="24"/>
        </w:rPr>
        <w:t>WHCA* window size.</w:t>
      </w:r>
      <w:r w:rsidR="00107EB7">
        <w:rPr>
          <w:rFonts w:eastAsiaTheme="minorEastAsia" w:cs="Times New Roman"/>
          <w:iCs/>
          <w:szCs w:val="24"/>
        </w:rPr>
        <w:t xml:space="preserve"> Smaller windows increase the frequency of situations where agents get trapped in dead-ends, which are completely avoided by fulling planning the paths.</w:t>
      </w:r>
    </w:p>
    <w:p w14:paraId="767D4E4C" w14:textId="20EE3ED5" w:rsidR="003028C2" w:rsidRDefault="003028C2" w:rsidP="003028C2">
      <w:pPr>
        <w:pStyle w:val="Caption"/>
        <w:keepNext/>
      </w:pPr>
      <w:bookmarkStart w:id="135" w:name="_Ref151167954"/>
      <w:bookmarkStart w:id="136" w:name="_Toc151828255"/>
      <w:r w:rsidRPr="003028C2">
        <w:rPr>
          <w:b/>
          <w:bCs/>
        </w:rPr>
        <w:lastRenderedPageBreak/>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5</w:t>
      </w:r>
      <w:r w:rsidRPr="003028C2">
        <w:rPr>
          <w:b/>
          <w:bCs/>
        </w:rPr>
        <w:fldChar w:fldCharType="end"/>
      </w:r>
      <w:bookmarkEnd w:id="135"/>
      <w:r w:rsidRPr="003028C2">
        <w:rPr>
          <w:b/>
          <w:bCs/>
        </w:rPr>
        <w:t>.</w:t>
      </w:r>
      <w:r>
        <w:t xml:space="preserve"> Results of experimentation on </w:t>
      </w:r>
      <w:r w:rsidR="0098199A">
        <w:t>c</w:t>
      </w:r>
      <w:r>
        <w:t>ase 1.</w:t>
      </w:r>
      <w:bookmarkEnd w:id="136"/>
    </w:p>
    <w:tbl>
      <w:tblPr>
        <w:tblStyle w:val="TableGrid"/>
        <w:tblW w:w="5000" w:type="pct"/>
        <w:tblLook w:val="04A0" w:firstRow="1" w:lastRow="0" w:firstColumn="1" w:lastColumn="0" w:noHBand="0" w:noVBand="1"/>
      </w:tblPr>
      <w:tblGrid>
        <w:gridCol w:w="2876"/>
        <w:gridCol w:w="1438"/>
        <w:gridCol w:w="1439"/>
        <w:gridCol w:w="1439"/>
        <w:gridCol w:w="1438"/>
      </w:tblGrid>
      <w:tr w:rsidR="00503691" w14:paraId="6184AB94" w14:textId="77777777" w:rsidTr="003028C2">
        <w:trPr>
          <w:trHeight w:val="295"/>
        </w:trPr>
        <w:tc>
          <w:tcPr>
            <w:tcW w:w="1666" w:type="pct"/>
            <w:vAlign w:val="center"/>
          </w:tcPr>
          <w:p w14:paraId="6321D3F8"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833" w:type="pct"/>
            <w:vAlign w:val="center"/>
          </w:tcPr>
          <w:p w14:paraId="23CDADEF" w14:textId="77777777" w:rsidR="00503691" w:rsidRPr="00821478" w:rsidRDefault="00503691" w:rsidP="001B11E3">
            <w:pPr>
              <w:keepNext/>
              <w:keepLines/>
              <w:jc w:val="center"/>
              <w:rPr>
                <w:rFonts w:cs="Times New Roman"/>
                <w:b/>
                <w:bCs/>
                <w:szCs w:val="24"/>
              </w:rPr>
            </w:pPr>
            <w:r w:rsidRPr="00821478">
              <w:rPr>
                <w:rFonts w:cs="Times New Roman"/>
                <w:b/>
                <w:bCs/>
                <w:szCs w:val="24"/>
              </w:rPr>
              <w:t>HCA*</w:t>
            </w:r>
          </w:p>
        </w:tc>
        <w:tc>
          <w:tcPr>
            <w:tcW w:w="834" w:type="pct"/>
            <w:vAlign w:val="center"/>
          </w:tcPr>
          <w:p w14:paraId="24965F53" w14:textId="77777777" w:rsidR="00503691" w:rsidRPr="00821478" w:rsidRDefault="00503691" w:rsidP="001B11E3">
            <w:pPr>
              <w:keepNext/>
              <w:keepLines/>
              <w:jc w:val="center"/>
              <w:rPr>
                <w:rFonts w:cs="Times New Roman"/>
                <w:b/>
                <w:bCs/>
                <w:szCs w:val="24"/>
              </w:rPr>
            </w:pPr>
            <w:r w:rsidRPr="00821478">
              <w:rPr>
                <w:rFonts w:cs="Times New Roman"/>
                <w:b/>
                <w:bCs/>
                <w:szCs w:val="24"/>
              </w:rPr>
              <w:t>WHCA*</w:t>
            </w:r>
          </w:p>
        </w:tc>
        <w:tc>
          <w:tcPr>
            <w:tcW w:w="834" w:type="pct"/>
            <w:vAlign w:val="center"/>
          </w:tcPr>
          <w:p w14:paraId="37D3C127" w14:textId="77777777" w:rsidR="00503691" w:rsidRPr="00821478" w:rsidRDefault="00503691" w:rsidP="001B11E3">
            <w:pPr>
              <w:keepNext/>
              <w:keepLines/>
              <w:jc w:val="center"/>
              <w:rPr>
                <w:rFonts w:cs="Times New Roman"/>
                <w:b/>
                <w:bCs/>
                <w:szCs w:val="24"/>
              </w:rPr>
            </w:pPr>
            <w:r w:rsidRPr="00821478">
              <w:rPr>
                <w:rFonts w:cs="Times New Roman"/>
                <w:b/>
                <w:bCs/>
                <w:szCs w:val="24"/>
              </w:rPr>
              <w:t>TP</w:t>
            </w:r>
          </w:p>
        </w:tc>
        <w:tc>
          <w:tcPr>
            <w:tcW w:w="833" w:type="pct"/>
            <w:vAlign w:val="center"/>
          </w:tcPr>
          <w:p w14:paraId="51A5D261" w14:textId="77777777" w:rsidR="00503691" w:rsidRPr="00821478" w:rsidRDefault="00503691" w:rsidP="001B11E3">
            <w:pPr>
              <w:keepNext/>
              <w:keepLines/>
              <w:jc w:val="center"/>
              <w:rPr>
                <w:rFonts w:cs="Times New Roman"/>
                <w:b/>
                <w:bCs/>
                <w:szCs w:val="24"/>
              </w:rPr>
            </w:pPr>
            <w:r w:rsidRPr="00821478">
              <w:rPr>
                <w:rFonts w:cs="Times New Roman"/>
                <w:b/>
                <w:bCs/>
                <w:szCs w:val="24"/>
              </w:rPr>
              <w:t>TPTS</w:t>
            </w:r>
          </w:p>
        </w:tc>
      </w:tr>
      <w:tr w:rsidR="00503691" w14:paraId="3C2D2C1C" w14:textId="77777777" w:rsidTr="003028C2">
        <w:trPr>
          <w:trHeight w:val="295"/>
        </w:trPr>
        <w:tc>
          <w:tcPr>
            <w:tcW w:w="1666" w:type="pct"/>
            <w:vAlign w:val="center"/>
          </w:tcPr>
          <w:p w14:paraId="39B72C86" w14:textId="77777777" w:rsidR="00503691" w:rsidRDefault="00503691" w:rsidP="001B11E3">
            <w:pPr>
              <w:keepNext/>
              <w:keepLines/>
              <w:jc w:val="center"/>
              <w:rPr>
                <w:rFonts w:cs="Times New Roman"/>
                <w:szCs w:val="24"/>
              </w:rPr>
            </w:pPr>
            <w:r>
              <w:rPr>
                <w:rFonts w:cs="Times New Roman"/>
                <w:szCs w:val="24"/>
              </w:rPr>
              <w:t>Tasks Completed</w:t>
            </w:r>
          </w:p>
        </w:tc>
        <w:tc>
          <w:tcPr>
            <w:tcW w:w="833" w:type="pct"/>
            <w:vAlign w:val="center"/>
          </w:tcPr>
          <w:p w14:paraId="4333EFC4" w14:textId="77777777" w:rsidR="00503691" w:rsidRDefault="00503691" w:rsidP="001B11E3">
            <w:pPr>
              <w:keepNext/>
              <w:keepLines/>
              <w:jc w:val="center"/>
              <w:rPr>
                <w:rFonts w:cs="Times New Roman"/>
                <w:szCs w:val="24"/>
              </w:rPr>
            </w:pPr>
            <w:r>
              <w:rPr>
                <w:rFonts w:cs="Times New Roman"/>
                <w:szCs w:val="24"/>
              </w:rPr>
              <w:t>90</w:t>
            </w:r>
          </w:p>
        </w:tc>
        <w:tc>
          <w:tcPr>
            <w:tcW w:w="834" w:type="pct"/>
            <w:vAlign w:val="center"/>
          </w:tcPr>
          <w:p w14:paraId="3A81F8F0" w14:textId="77777777" w:rsidR="00503691" w:rsidRDefault="00503691" w:rsidP="001B11E3">
            <w:pPr>
              <w:keepNext/>
              <w:keepLines/>
              <w:jc w:val="center"/>
              <w:rPr>
                <w:rFonts w:cs="Times New Roman"/>
                <w:szCs w:val="24"/>
              </w:rPr>
            </w:pPr>
            <w:r>
              <w:rPr>
                <w:rFonts w:cs="Times New Roman"/>
                <w:szCs w:val="24"/>
              </w:rPr>
              <w:t>90</w:t>
            </w:r>
          </w:p>
        </w:tc>
        <w:tc>
          <w:tcPr>
            <w:tcW w:w="834" w:type="pct"/>
            <w:vAlign w:val="center"/>
          </w:tcPr>
          <w:p w14:paraId="2737D4A6" w14:textId="77777777" w:rsidR="00503691" w:rsidRDefault="00503691" w:rsidP="001B11E3">
            <w:pPr>
              <w:keepNext/>
              <w:keepLines/>
              <w:jc w:val="center"/>
              <w:rPr>
                <w:rFonts w:cs="Times New Roman"/>
                <w:szCs w:val="24"/>
              </w:rPr>
            </w:pPr>
            <w:r>
              <w:rPr>
                <w:rFonts w:cs="Times New Roman"/>
                <w:szCs w:val="24"/>
              </w:rPr>
              <w:t>90</w:t>
            </w:r>
          </w:p>
        </w:tc>
        <w:tc>
          <w:tcPr>
            <w:tcW w:w="833" w:type="pct"/>
            <w:vAlign w:val="center"/>
          </w:tcPr>
          <w:p w14:paraId="23E5A665" w14:textId="77777777" w:rsidR="00503691" w:rsidRDefault="00503691" w:rsidP="001B11E3">
            <w:pPr>
              <w:keepNext/>
              <w:keepLines/>
              <w:jc w:val="center"/>
              <w:rPr>
                <w:rFonts w:cs="Times New Roman"/>
                <w:szCs w:val="24"/>
              </w:rPr>
            </w:pPr>
            <w:r>
              <w:rPr>
                <w:rFonts w:cs="Times New Roman"/>
                <w:szCs w:val="24"/>
              </w:rPr>
              <w:t>90</w:t>
            </w:r>
          </w:p>
        </w:tc>
      </w:tr>
      <w:tr w:rsidR="00503691" w14:paraId="3E8FF0B0" w14:textId="77777777" w:rsidTr="003028C2">
        <w:trPr>
          <w:trHeight w:val="295"/>
        </w:trPr>
        <w:tc>
          <w:tcPr>
            <w:tcW w:w="1666" w:type="pct"/>
            <w:vAlign w:val="center"/>
          </w:tcPr>
          <w:p w14:paraId="2C020996" w14:textId="77777777" w:rsidR="00503691" w:rsidRDefault="00503691" w:rsidP="001B11E3">
            <w:pPr>
              <w:keepNext/>
              <w:keepLines/>
              <w:jc w:val="center"/>
              <w:rPr>
                <w:rFonts w:cs="Times New Roman"/>
                <w:szCs w:val="24"/>
              </w:rPr>
            </w:pPr>
            <w:r>
              <w:rPr>
                <w:rFonts w:cs="Times New Roman"/>
                <w:szCs w:val="24"/>
              </w:rPr>
              <w:t>Timesteps Elapsed</w:t>
            </w:r>
          </w:p>
        </w:tc>
        <w:tc>
          <w:tcPr>
            <w:tcW w:w="833" w:type="pct"/>
            <w:vAlign w:val="center"/>
          </w:tcPr>
          <w:p w14:paraId="65368A0B" w14:textId="77777777" w:rsidR="00503691" w:rsidRDefault="00503691" w:rsidP="001B11E3">
            <w:pPr>
              <w:keepNext/>
              <w:keepLines/>
              <w:jc w:val="center"/>
              <w:rPr>
                <w:rFonts w:cs="Times New Roman"/>
                <w:szCs w:val="24"/>
              </w:rPr>
            </w:pPr>
            <w:r>
              <w:rPr>
                <w:rFonts w:cs="Times New Roman"/>
                <w:szCs w:val="24"/>
              </w:rPr>
              <w:t>377</w:t>
            </w:r>
          </w:p>
        </w:tc>
        <w:tc>
          <w:tcPr>
            <w:tcW w:w="834" w:type="pct"/>
            <w:vAlign w:val="center"/>
          </w:tcPr>
          <w:p w14:paraId="785ABDEE" w14:textId="77777777" w:rsidR="00503691" w:rsidRDefault="00503691" w:rsidP="001B11E3">
            <w:pPr>
              <w:keepNext/>
              <w:keepLines/>
              <w:jc w:val="center"/>
              <w:rPr>
                <w:rFonts w:cs="Times New Roman"/>
                <w:szCs w:val="24"/>
              </w:rPr>
            </w:pPr>
            <w:r>
              <w:rPr>
                <w:rFonts w:cs="Times New Roman"/>
                <w:szCs w:val="24"/>
              </w:rPr>
              <w:t>383</w:t>
            </w:r>
          </w:p>
        </w:tc>
        <w:tc>
          <w:tcPr>
            <w:tcW w:w="834" w:type="pct"/>
            <w:vAlign w:val="center"/>
          </w:tcPr>
          <w:p w14:paraId="4C354FEB" w14:textId="77777777" w:rsidR="00503691" w:rsidRDefault="00503691" w:rsidP="001B11E3">
            <w:pPr>
              <w:keepNext/>
              <w:keepLines/>
              <w:jc w:val="center"/>
              <w:rPr>
                <w:rFonts w:cs="Times New Roman"/>
                <w:szCs w:val="24"/>
              </w:rPr>
            </w:pPr>
            <w:r>
              <w:rPr>
                <w:rFonts w:cs="Times New Roman"/>
                <w:szCs w:val="24"/>
              </w:rPr>
              <w:t>1008</w:t>
            </w:r>
          </w:p>
        </w:tc>
        <w:tc>
          <w:tcPr>
            <w:tcW w:w="833" w:type="pct"/>
            <w:vAlign w:val="center"/>
          </w:tcPr>
          <w:p w14:paraId="3447B8F9" w14:textId="77777777" w:rsidR="00503691" w:rsidRDefault="00503691" w:rsidP="001B11E3">
            <w:pPr>
              <w:keepNext/>
              <w:keepLines/>
              <w:jc w:val="center"/>
              <w:rPr>
                <w:rFonts w:cs="Times New Roman"/>
                <w:szCs w:val="24"/>
              </w:rPr>
            </w:pPr>
            <w:r>
              <w:rPr>
                <w:rFonts w:cs="Times New Roman"/>
                <w:szCs w:val="24"/>
              </w:rPr>
              <w:t>729</w:t>
            </w:r>
          </w:p>
        </w:tc>
      </w:tr>
      <w:tr w:rsidR="00503691" w14:paraId="0F309D60" w14:textId="77777777" w:rsidTr="003028C2">
        <w:trPr>
          <w:trHeight w:val="295"/>
        </w:trPr>
        <w:tc>
          <w:tcPr>
            <w:tcW w:w="1666" w:type="pct"/>
            <w:vAlign w:val="center"/>
          </w:tcPr>
          <w:p w14:paraId="33116DAD" w14:textId="77777777" w:rsidR="00503691" w:rsidRDefault="00503691" w:rsidP="001B11E3">
            <w:pPr>
              <w:keepNext/>
              <w:keepLines/>
              <w:jc w:val="center"/>
              <w:rPr>
                <w:rFonts w:cs="Times New Roman"/>
                <w:szCs w:val="24"/>
              </w:rPr>
            </w:pPr>
            <w:r>
              <w:rPr>
                <w:rFonts w:cs="Times New Roman"/>
                <w:szCs w:val="24"/>
              </w:rPr>
              <w:t>Agent Conflicts</w:t>
            </w:r>
          </w:p>
        </w:tc>
        <w:tc>
          <w:tcPr>
            <w:tcW w:w="833" w:type="pct"/>
            <w:vAlign w:val="center"/>
          </w:tcPr>
          <w:p w14:paraId="3EA9423E" w14:textId="77777777" w:rsidR="00503691" w:rsidRDefault="00503691" w:rsidP="001B11E3">
            <w:pPr>
              <w:keepNext/>
              <w:keepLines/>
              <w:jc w:val="center"/>
              <w:rPr>
                <w:rFonts w:cs="Times New Roman"/>
                <w:szCs w:val="24"/>
              </w:rPr>
            </w:pPr>
            <w:r>
              <w:rPr>
                <w:rFonts w:cs="Times New Roman"/>
                <w:szCs w:val="24"/>
              </w:rPr>
              <w:t>76</w:t>
            </w:r>
          </w:p>
        </w:tc>
        <w:tc>
          <w:tcPr>
            <w:tcW w:w="834" w:type="pct"/>
            <w:vAlign w:val="center"/>
          </w:tcPr>
          <w:p w14:paraId="7E5F076E" w14:textId="77777777" w:rsidR="00503691" w:rsidRDefault="00503691" w:rsidP="001B11E3">
            <w:pPr>
              <w:keepNext/>
              <w:keepLines/>
              <w:jc w:val="center"/>
              <w:rPr>
                <w:rFonts w:cs="Times New Roman"/>
                <w:szCs w:val="24"/>
              </w:rPr>
            </w:pPr>
            <w:r>
              <w:rPr>
                <w:rFonts w:cs="Times New Roman"/>
                <w:szCs w:val="24"/>
              </w:rPr>
              <w:t>76</w:t>
            </w:r>
          </w:p>
        </w:tc>
        <w:tc>
          <w:tcPr>
            <w:tcW w:w="834" w:type="pct"/>
            <w:vAlign w:val="center"/>
          </w:tcPr>
          <w:p w14:paraId="1EAD0F08" w14:textId="77777777" w:rsidR="00503691" w:rsidRDefault="00503691" w:rsidP="001B11E3">
            <w:pPr>
              <w:keepNext/>
              <w:keepLines/>
              <w:jc w:val="center"/>
              <w:rPr>
                <w:rFonts w:cs="Times New Roman"/>
                <w:szCs w:val="24"/>
              </w:rPr>
            </w:pPr>
            <w:r>
              <w:rPr>
                <w:rFonts w:cs="Times New Roman"/>
                <w:szCs w:val="24"/>
              </w:rPr>
              <w:t>0</w:t>
            </w:r>
          </w:p>
        </w:tc>
        <w:tc>
          <w:tcPr>
            <w:tcW w:w="833" w:type="pct"/>
            <w:vAlign w:val="center"/>
          </w:tcPr>
          <w:p w14:paraId="70267A59" w14:textId="77777777" w:rsidR="00503691" w:rsidRDefault="00503691" w:rsidP="001B11E3">
            <w:pPr>
              <w:keepNext/>
              <w:keepLines/>
              <w:jc w:val="center"/>
              <w:rPr>
                <w:rFonts w:cs="Times New Roman"/>
                <w:szCs w:val="24"/>
              </w:rPr>
            </w:pPr>
            <w:r>
              <w:rPr>
                <w:rFonts w:cs="Times New Roman"/>
                <w:szCs w:val="24"/>
              </w:rPr>
              <w:t>0</w:t>
            </w:r>
          </w:p>
        </w:tc>
      </w:tr>
      <w:tr w:rsidR="00503691" w14:paraId="47B1C642" w14:textId="77777777" w:rsidTr="003028C2">
        <w:trPr>
          <w:trHeight w:val="295"/>
        </w:trPr>
        <w:tc>
          <w:tcPr>
            <w:tcW w:w="1666" w:type="pct"/>
            <w:vAlign w:val="center"/>
          </w:tcPr>
          <w:p w14:paraId="571214DC" w14:textId="77777777" w:rsidR="00503691" w:rsidRDefault="00503691" w:rsidP="001B11E3">
            <w:pPr>
              <w:keepNext/>
              <w:keepLines/>
              <w:jc w:val="center"/>
              <w:rPr>
                <w:rFonts w:cs="Times New Roman"/>
                <w:szCs w:val="24"/>
              </w:rPr>
            </w:pPr>
            <w:r>
              <w:rPr>
                <w:rFonts w:cs="Times New Roman"/>
                <w:szCs w:val="24"/>
              </w:rPr>
              <w:t>Pathfinder Failures</w:t>
            </w:r>
          </w:p>
        </w:tc>
        <w:tc>
          <w:tcPr>
            <w:tcW w:w="833" w:type="pct"/>
            <w:vAlign w:val="center"/>
          </w:tcPr>
          <w:p w14:paraId="6BB72378" w14:textId="77777777" w:rsidR="00503691" w:rsidRDefault="00503691" w:rsidP="001B11E3">
            <w:pPr>
              <w:keepNext/>
              <w:keepLines/>
              <w:jc w:val="center"/>
              <w:rPr>
                <w:rFonts w:cs="Times New Roman"/>
                <w:szCs w:val="24"/>
              </w:rPr>
            </w:pPr>
            <w:r>
              <w:rPr>
                <w:rFonts w:cs="Times New Roman"/>
                <w:szCs w:val="24"/>
              </w:rPr>
              <w:t>59</w:t>
            </w:r>
          </w:p>
        </w:tc>
        <w:tc>
          <w:tcPr>
            <w:tcW w:w="834" w:type="pct"/>
            <w:vAlign w:val="center"/>
          </w:tcPr>
          <w:p w14:paraId="6BD8B3D8" w14:textId="77777777" w:rsidR="00503691" w:rsidRDefault="00503691" w:rsidP="001B11E3">
            <w:pPr>
              <w:keepNext/>
              <w:keepLines/>
              <w:jc w:val="center"/>
              <w:rPr>
                <w:rFonts w:cs="Times New Roman"/>
                <w:szCs w:val="24"/>
              </w:rPr>
            </w:pPr>
            <w:r>
              <w:rPr>
                <w:rFonts w:cs="Times New Roman"/>
                <w:szCs w:val="24"/>
              </w:rPr>
              <w:t>60</w:t>
            </w:r>
          </w:p>
        </w:tc>
        <w:tc>
          <w:tcPr>
            <w:tcW w:w="834" w:type="pct"/>
            <w:vAlign w:val="center"/>
          </w:tcPr>
          <w:p w14:paraId="73784C0B" w14:textId="77777777" w:rsidR="00503691" w:rsidRDefault="00503691" w:rsidP="001B11E3">
            <w:pPr>
              <w:keepNext/>
              <w:keepLines/>
              <w:jc w:val="center"/>
              <w:rPr>
                <w:rFonts w:cs="Times New Roman"/>
                <w:szCs w:val="24"/>
              </w:rPr>
            </w:pPr>
            <w:r>
              <w:rPr>
                <w:rFonts w:cs="Times New Roman"/>
                <w:szCs w:val="24"/>
              </w:rPr>
              <w:t>0</w:t>
            </w:r>
          </w:p>
        </w:tc>
        <w:tc>
          <w:tcPr>
            <w:tcW w:w="833" w:type="pct"/>
            <w:vAlign w:val="center"/>
          </w:tcPr>
          <w:p w14:paraId="690A3575" w14:textId="77777777" w:rsidR="00503691" w:rsidRDefault="00503691" w:rsidP="001B11E3">
            <w:pPr>
              <w:keepNext/>
              <w:keepLines/>
              <w:jc w:val="center"/>
              <w:rPr>
                <w:rFonts w:cs="Times New Roman"/>
                <w:szCs w:val="24"/>
              </w:rPr>
            </w:pPr>
            <w:r>
              <w:rPr>
                <w:rFonts w:cs="Times New Roman"/>
                <w:szCs w:val="24"/>
              </w:rPr>
              <w:t>0</w:t>
            </w:r>
          </w:p>
        </w:tc>
      </w:tr>
      <w:tr w:rsidR="00503691" w14:paraId="096143D2" w14:textId="77777777" w:rsidTr="003028C2">
        <w:trPr>
          <w:trHeight w:val="295"/>
        </w:trPr>
        <w:tc>
          <w:tcPr>
            <w:tcW w:w="1666" w:type="pct"/>
            <w:vAlign w:val="center"/>
          </w:tcPr>
          <w:p w14:paraId="0A0FBC61" w14:textId="77777777" w:rsidR="00503691" w:rsidRDefault="00503691" w:rsidP="001B11E3">
            <w:pPr>
              <w:keepNext/>
              <w:keepLines/>
              <w:jc w:val="center"/>
              <w:rPr>
                <w:rFonts w:cs="Times New Roman"/>
                <w:szCs w:val="24"/>
              </w:rPr>
            </w:pPr>
            <w:r>
              <w:rPr>
                <w:rFonts w:cs="Times New Roman"/>
                <w:szCs w:val="24"/>
              </w:rPr>
              <w:t>Run Time</w:t>
            </w:r>
          </w:p>
        </w:tc>
        <w:tc>
          <w:tcPr>
            <w:tcW w:w="833" w:type="pct"/>
            <w:vAlign w:val="center"/>
          </w:tcPr>
          <w:p w14:paraId="18BA8605" w14:textId="77777777" w:rsidR="00503691" w:rsidRDefault="00503691" w:rsidP="001B11E3">
            <w:pPr>
              <w:keepNext/>
              <w:keepLines/>
              <w:jc w:val="center"/>
              <w:rPr>
                <w:rFonts w:cs="Times New Roman"/>
                <w:szCs w:val="24"/>
              </w:rPr>
            </w:pPr>
            <w:r>
              <w:rPr>
                <w:rFonts w:cs="Times New Roman"/>
                <w:szCs w:val="24"/>
              </w:rPr>
              <w:t>6.58</w:t>
            </w:r>
          </w:p>
        </w:tc>
        <w:tc>
          <w:tcPr>
            <w:tcW w:w="834" w:type="pct"/>
            <w:vAlign w:val="center"/>
          </w:tcPr>
          <w:p w14:paraId="46B42ACF" w14:textId="77777777" w:rsidR="00503691" w:rsidRDefault="00503691" w:rsidP="001B11E3">
            <w:pPr>
              <w:keepNext/>
              <w:keepLines/>
              <w:jc w:val="center"/>
              <w:rPr>
                <w:rFonts w:cs="Times New Roman"/>
                <w:szCs w:val="24"/>
              </w:rPr>
            </w:pPr>
            <w:r>
              <w:rPr>
                <w:rFonts w:cs="Times New Roman"/>
                <w:szCs w:val="24"/>
              </w:rPr>
              <w:t>6.86</w:t>
            </w:r>
          </w:p>
        </w:tc>
        <w:tc>
          <w:tcPr>
            <w:tcW w:w="834" w:type="pct"/>
            <w:vAlign w:val="center"/>
          </w:tcPr>
          <w:p w14:paraId="08DB1B7F" w14:textId="77777777" w:rsidR="00503691" w:rsidRDefault="00503691" w:rsidP="001B11E3">
            <w:pPr>
              <w:keepNext/>
              <w:keepLines/>
              <w:jc w:val="center"/>
              <w:rPr>
                <w:rFonts w:cs="Times New Roman"/>
                <w:szCs w:val="24"/>
              </w:rPr>
            </w:pPr>
            <w:r>
              <w:rPr>
                <w:rFonts w:cs="Times New Roman"/>
                <w:szCs w:val="24"/>
              </w:rPr>
              <w:t>4.42</w:t>
            </w:r>
          </w:p>
        </w:tc>
        <w:tc>
          <w:tcPr>
            <w:tcW w:w="833" w:type="pct"/>
            <w:vAlign w:val="center"/>
          </w:tcPr>
          <w:p w14:paraId="58BA97E0" w14:textId="77777777" w:rsidR="00503691" w:rsidRDefault="00503691" w:rsidP="001B11E3">
            <w:pPr>
              <w:keepNext/>
              <w:keepLines/>
              <w:jc w:val="center"/>
              <w:rPr>
                <w:rFonts w:cs="Times New Roman"/>
                <w:szCs w:val="24"/>
              </w:rPr>
            </w:pPr>
            <w:r>
              <w:rPr>
                <w:rFonts w:cs="Times New Roman"/>
                <w:szCs w:val="24"/>
              </w:rPr>
              <w:t>4.1</w:t>
            </w:r>
          </w:p>
        </w:tc>
      </w:tr>
      <w:tr w:rsidR="00503691" w14:paraId="0EA6DEE1" w14:textId="77777777" w:rsidTr="003028C2">
        <w:trPr>
          <w:trHeight w:val="295"/>
        </w:trPr>
        <w:tc>
          <w:tcPr>
            <w:tcW w:w="1666" w:type="pct"/>
            <w:vAlign w:val="center"/>
          </w:tcPr>
          <w:p w14:paraId="737381CA" w14:textId="77777777" w:rsidR="00503691" w:rsidRDefault="00503691" w:rsidP="001B11E3">
            <w:pPr>
              <w:keepNext/>
              <w:keepLines/>
              <w:jc w:val="center"/>
              <w:rPr>
                <w:rFonts w:cs="Times New Roman"/>
                <w:szCs w:val="24"/>
              </w:rPr>
            </w:pPr>
            <w:r>
              <w:rPr>
                <w:rFonts w:cs="Times New Roman"/>
                <w:szCs w:val="24"/>
              </w:rPr>
              <w:t>Run Time (normalized)</w:t>
            </w:r>
          </w:p>
        </w:tc>
        <w:tc>
          <w:tcPr>
            <w:tcW w:w="833" w:type="pct"/>
            <w:vAlign w:val="center"/>
          </w:tcPr>
          <w:p w14:paraId="31470C8F" w14:textId="77777777" w:rsidR="00503691" w:rsidRDefault="00503691" w:rsidP="001B11E3">
            <w:pPr>
              <w:keepNext/>
              <w:keepLines/>
              <w:jc w:val="center"/>
              <w:rPr>
                <w:rFonts w:cs="Times New Roman"/>
                <w:szCs w:val="24"/>
              </w:rPr>
            </w:pPr>
            <w:r>
              <w:rPr>
                <w:rFonts w:cs="Times New Roman"/>
                <w:szCs w:val="24"/>
              </w:rPr>
              <w:t>2.48</w:t>
            </w:r>
          </w:p>
        </w:tc>
        <w:tc>
          <w:tcPr>
            <w:tcW w:w="834" w:type="pct"/>
            <w:vAlign w:val="center"/>
          </w:tcPr>
          <w:p w14:paraId="0DB98C44" w14:textId="77777777" w:rsidR="00503691" w:rsidRDefault="00503691" w:rsidP="001B11E3">
            <w:pPr>
              <w:keepNext/>
              <w:keepLines/>
              <w:jc w:val="center"/>
              <w:rPr>
                <w:rFonts w:cs="Times New Roman"/>
                <w:szCs w:val="24"/>
              </w:rPr>
            </w:pPr>
            <w:r>
              <w:rPr>
                <w:rFonts w:cs="Times New Roman"/>
                <w:szCs w:val="24"/>
              </w:rPr>
              <w:t>2.76</w:t>
            </w:r>
          </w:p>
        </w:tc>
        <w:tc>
          <w:tcPr>
            <w:tcW w:w="834" w:type="pct"/>
            <w:vAlign w:val="center"/>
          </w:tcPr>
          <w:p w14:paraId="2246B6AA" w14:textId="77777777" w:rsidR="00503691" w:rsidRDefault="00503691" w:rsidP="001B11E3">
            <w:pPr>
              <w:keepNext/>
              <w:keepLines/>
              <w:jc w:val="center"/>
              <w:rPr>
                <w:rFonts w:cs="Times New Roman"/>
                <w:szCs w:val="24"/>
              </w:rPr>
            </w:pPr>
            <w:r>
              <w:rPr>
                <w:rFonts w:cs="Times New Roman"/>
                <w:szCs w:val="24"/>
              </w:rPr>
              <w:t>0.32</w:t>
            </w:r>
          </w:p>
        </w:tc>
        <w:tc>
          <w:tcPr>
            <w:tcW w:w="833" w:type="pct"/>
            <w:vAlign w:val="center"/>
          </w:tcPr>
          <w:p w14:paraId="0DDA66D0" w14:textId="77777777" w:rsidR="00503691" w:rsidRDefault="00503691" w:rsidP="001B11E3">
            <w:pPr>
              <w:keepNext/>
              <w:keepLines/>
              <w:jc w:val="center"/>
              <w:rPr>
                <w:rFonts w:cs="Times New Roman"/>
                <w:szCs w:val="24"/>
              </w:rPr>
            </w:pPr>
            <w:r>
              <w:rPr>
                <w:rFonts w:cs="Times New Roman"/>
                <w:szCs w:val="24"/>
              </w:rPr>
              <w:t>0</w:t>
            </w:r>
          </w:p>
        </w:tc>
      </w:tr>
      <w:tr w:rsidR="00503691" w14:paraId="7A9E30D8" w14:textId="77777777" w:rsidTr="003028C2">
        <w:trPr>
          <w:trHeight w:val="295"/>
        </w:trPr>
        <w:tc>
          <w:tcPr>
            <w:tcW w:w="1666" w:type="pct"/>
            <w:vAlign w:val="center"/>
          </w:tcPr>
          <w:p w14:paraId="32C122C0" w14:textId="77777777" w:rsidR="00503691" w:rsidRDefault="00503691" w:rsidP="001B11E3">
            <w:pPr>
              <w:keepNext/>
              <w:keepLines/>
              <w:jc w:val="center"/>
              <w:rPr>
                <w:rFonts w:cs="Times New Roman"/>
                <w:szCs w:val="24"/>
              </w:rPr>
            </w:pPr>
            <w:r>
              <w:rPr>
                <w:rFonts w:cs="Times New Roman"/>
                <w:szCs w:val="24"/>
              </w:rPr>
              <w:t>Service Time</w:t>
            </w:r>
          </w:p>
        </w:tc>
        <w:tc>
          <w:tcPr>
            <w:tcW w:w="833" w:type="pct"/>
            <w:vAlign w:val="center"/>
          </w:tcPr>
          <w:p w14:paraId="365EDE64" w14:textId="77777777" w:rsidR="00503691" w:rsidRDefault="00503691" w:rsidP="001B11E3">
            <w:pPr>
              <w:keepNext/>
              <w:keepLines/>
              <w:jc w:val="center"/>
              <w:rPr>
                <w:rFonts w:cs="Times New Roman"/>
                <w:szCs w:val="24"/>
              </w:rPr>
            </w:pPr>
            <w:r>
              <w:rPr>
                <w:rFonts w:cs="Times New Roman"/>
                <w:szCs w:val="24"/>
              </w:rPr>
              <w:t>12.38</w:t>
            </w:r>
          </w:p>
        </w:tc>
        <w:tc>
          <w:tcPr>
            <w:tcW w:w="834" w:type="pct"/>
            <w:vAlign w:val="center"/>
          </w:tcPr>
          <w:p w14:paraId="70867678" w14:textId="77777777" w:rsidR="00503691" w:rsidRDefault="00503691" w:rsidP="001B11E3">
            <w:pPr>
              <w:keepNext/>
              <w:keepLines/>
              <w:jc w:val="center"/>
              <w:rPr>
                <w:rFonts w:cs="Times New Roman"/>
                <w:szCs w:val="24"/>
              </w:rPr>
            </w:pPr>
            <w:r>
              <w:rPr>
                <w:rFonts w:cs="Times New Roman"/>
                <w:szCs w:val="24"/>
              </w:rPr>
              <w:t>12.61</w:t>
            </w:r>
          </w:p>
        </w:tc>
        <w:tc>
          <w:tcPr>
            <w:tcW w:w="834" w:type="pct"/>
            <w:vAlign w:val="center"/>
          </w:tcPr>
          <w:p w14:paraId="717BD91E" w14:textId="77777777" w:rsidR="00503691" w:rsidRDefault="00503691" w:rsidP="001B11E3">
            <w:pPr>
              <w:keepNext/>
              <w:keepLines/>
              <w:jc w:val="center"/>
              <w:rPr>
                <w:rFonts w:cs="Times New Roman"/>
                <w:szCs w:val="24"/>
              </w:rPr>
            </w:pPr>
            <w:r>
              <w:rPr>
                <w:rFonts w:cs="Times New Roman"/>
                <w:szCs w:val="24"/>
              </w:rPr>
              <w:t>10.87</w:t>
            </w:r>
          </w:p>
        </w:tc>
        <w:tc>
          <w:tcPr>
            <w:tcW w:w="833" w:type="pct"/>
            <w:vAlign w:val="center"/>
          </w:tcPr>
          <w:p w14:paraId="37455A19" w14:textId="77777777" w:rsidR="00503691" w:rsidRDefault="00503691" w:rsidP="001B11E3">
            <w:pPr>
              <w:keepNext/>
              <w:keepLines/>
              <w:jc w:val="center"/>
              <w:rPr>
                <w:rFonts w:cs="Times New Roman"/>
                <w:szCs w:val="24"/>
              </w:rPr>
            </w:pPr>
            <w:r>
              <w:rPr>
                <w:rFonts w:cs="Times New Roman"/>
                <w:szCs w:val="24"/>
              </w:rPr>
              <w:t>8.09</w:t>
            </w:r>
          </w:p>
        </w:tc>
      </w:tr>
      <w:tr w:rsidR="00503691" w14:paraId="7BD09247" w14:textId="77777777" w:rsidTr="003028C2">
        <w:trPr>
          <w:trHeight w:val="295"/>
        </w:trPr>
        <w:tc>
          <w:tcPr>
            <w:tcW w:w="1666" w:type="pct"/>
            <w:vAlign w:val="center"/>
          </w:tcPr>
          <w:p w14:paraId="21C4BE6A" w14:textId="77777777" w:rsidR="00503691" w:rsidRDefault="00503691" w:rsidP="001B11E3">
            <w:pPr>
              <w:keepNext/>
              <w:keepLines/>
              <w:jc w:val="center"/>
              <w:rPr>
                <w:rFonts w:cs="Times New Roman"/>
                <w:szCs w:val="24"/>
              </w:rPr>
            </w:pPr>
            <w:r>
              <w:rPr>
                <w:rFonts w:cs="Times New Roman"/>
                <w:szCs w:val="24"/>
              </w:rPr>
              <w:t>Service Time (normalized)</w:t>
            </w:r>
          </w:p>
        </w:tc>
        <w:tc>
          <w:tcPr>
            <w:tcW w:w="833" w:type="pct"/>
            <w:vAlign w:val="center"/>
          </w:tcPr>
          <w:p w14:paraId="13C9AA5F" w14:textId="77777777" w:rsidR="00503691" w:rsidRDefault="00503691" w:rsidP="001B11E3">
            <w:pPr>
              <w:keepNext/>
              <w:keepLines/>
              <w:jc w:val="center"/>
              <w:rPr>
                <w:rFonts w:cs="Times New Roman"/>
                <w:szCs w:val="24"/>
              </w:rPr>
            </w:pPr>
            <w:r>
              <w:rPr>
                <w:rFonts w:cs="Times New Roman"/>
                <w:szCs w:val="24"/>
              </w:rPr>
              <w:t>8.28</w:t>
            </w:r>
          </w:p>
        </w:tc>
        <w:tc>
          <w:tcPr>
            <w:tcW w:w="834" w:type="pct"/>
            <w:vAlign w:val="center"/>
          </w:tcPr>
          <w:p w14:paraId="3A99CB64" w14:textId="77777777" w:rsidR="00503691" w:rsidRDefault="00503691" w:rsidP="001B11E3">
            <w:pPr>
              <w:keepNext/>
              <w:keepLines/>
              <w:jc w:val="center"/>
              <w:rPr>
                <w:rFonts w:cs="Times New Roman"/>
                <w:szCs w:val="24"/>
              </w:rPr>
            </w:pPr>
            <w:r>
              <w:rPr>
                <w:rFonts w:cs="Times New Roman"/>
                <w:szCs w:val="24"/>
              </w:rPr>
              <w:t>8.51</w:t>
            </w:r>
          </w:p>
        </w:tc>
        <w:tc>
          <w:tcPr>
            <w:tcW w:w="834" w:type="pct"/>
            <w:vAlign w:val="center"/>
          </w:tcPr>
          <w:p w14:paraId="391C7CBE" w14:textId="77777777" w:rsidR="00503691" w:rsidRDefault="00503691" w:rsidP="001B11E3">
            <w:pPr>
              <w:keepNext/>
              <w:keepLines/>
              <w:jc w:val="center"/>
              <w:rPr>
                <w:rFonts w:cs="Times New Roman"/>
                <w:szCs w:val="24"/>
              </w:rPr>
            </w:pPr>
            <w:r>
              <w:rPr>
                <w:rFonts w:cs="Times New Roman"/>
                <w:szCs w:val="24"/>
              </w:rPr>
              <w:t>6.77</w:t>
            </w:r>
          </w:p>
        </w:tc>
        <w:tc>
          <w:tcPr>
            <w:tcW w:w="833" w:type="pct"/>
            <w:vAlign w:val="center"/>
          </w:tcPr>
          <w:p w14:paraId="14EA4E75" w14:textId="77777777" w:rsidR="00503691" w:rsidRDefault="00503691" w:rsidP="001B11E3">
            <w:pPr>
              <w:keepNext/>
              <w:keepLines/>
              <w:jc w:val="center"/>
              <w:rPr>
                <w:rFonts w:cs="Times New Roman"/>
                <w:szCs w:val="24"/>
              </w:rPr>
            </w:pPr>
            <w:r>
              <w:rPr>
                <w:rFonts w:cs="Times New Roman"/>
                <w:szCs w:val="24"/>
              </w:rPr>
              <w:t>3.99</w:t>
            </w:r>
          </w:p>
        </w:tc>
      </w:tr>
      <w:tr w:rsidR="00503691" w14:paraId="0EC8E91E" w14:textId="77777777" w:rsidTr="003028C2">
        <w:trPr>
          <w:trHeight w:val="295"/>
        </w:trPr>
        <w:tc>
          <w:tcPr>
            <w:tcW w:w="1666" w:type="pct"/>
            <w:vAlign w:val="center"/>
          </w:tcPr>
          <w:p w14:paraId="0B889B57" w14:textId="77777777" w:rsidR="00503691" w:rsidRDefault="00503691" w:rsidP="001B11E3">
            <w:pPr>
              <w:keepNext/>
              <w:keepLines/>
              <w:jc w:val="center"/>
              <w:rPr>
                <w:rFonts w:cs="Times New Roman"/>
                <w:szCs w:val="24"/>
              </w:rPr>
            </w:pPr>
            <w:r>
              <w:rPr>
                <w:rFonts w:cs="Times New Roman"/>
                <w:szCs w:val="24"/>
              </w:rPr>
              <w:t>Lifetime</w:t>
            </w:r>
          </w:p>
        </w:tc>
        <w:tc>
          <w:tcPr>
            <w:tcW w:w="833" w:type="pct"/>
            <w:vAlign w:val="center"/>
          </w:tcPr>
          <w:p w14:paraId="12BC21AA" w14:textId="77777777" w:rsidR="00503691" w:rsidRDefault="00503691" w:rsidP="001B11E3">
            <w:pPr>
              <w:keepNext/>
              <w:keepLines/>
              <w:jc w:val="center"/>
              <w:rPr>
                <w:rFonts w:cs="Times New Roman"/>
                <w:szCs w:val="24"/>
              </w:rPr>
            </w:pPr>
            <w:r>
              <w:rPr>
                <w:rFonts w:cs="Times New Roman"/>
                <w:szCs w:val="24"/>
              </w:rPr>
              <w:t>110.88</w:t>
            </w:r>
          </w:p>
        </w:tc>
        <w:tc>
          <w:tcPr>
            <w:tcW w:w="834" w:type="pct"/>
            <w:vAlign w:val="center"/>
          </w:tcPr>
          <w:p w14:paraId="56642E0E" w14:textId="77777777" w:rsidR="00503691" w:rsidRDefault="00503691" w:rsidP="001B11E3">
            <w:pPr>
              <w:keepNext/>
              <w:keepLines/>
              <w:jc w:val="center"/>
              <w:rPr>
                <w:rFonts w:cs="Times New Roman"/>
                <w:szCs w:val="24"/>
              </w:rPr>
            </w:pPr>
            <w:r>
              <w:rPr>
                <w:rFonts w:cs="Times New Roman"/>
                <w:szCs w:val="24"/>
              </w:rPr>
              <w:t>117.73</w:t>
            </w:r>
          </w:p>
        </w:tc>
        <w:tc>
          <w:tcPr>
            <w:tcW w:w="834" w:type="pct"/>
            <w:vAlign w:val="center"/>
          </w:tcPr>
          <w:p w14:paraId="5C47AADF" w14:textId="77777777" w:rsidR="00503691" w:rsidRDefault="00503691" w:rsidP="001B11E3">
            <w:pPr>
              <w:keepNext/>
              <w:keepLines/>
              <w:jc w:val="center"/>
              <w:rPr>
                <w:rFonts w:cs="Times New Roman"/>
                <w:szCs w:val="24"/>
              </w:rPr>
            </w:pPr>
            <w:r>
              <w:rPr>
                <w:rFonts w:cs="Times New Roman"/>
                <w:szCs w:val="24"/>
              </w:rPr>
              <w:t>425.87</w:t>
            </w:r>
          </w:p>
        </w:tc>
        <w:tc>
          <w:tcPr>
            <w:tcW w:w="833" w:type="pct"/>
            <w:vAlign w:val="center"/>
          </w:tcPr>
          <w:p w14:paraId="44731A68" w14:textId="77777777" w:rsidR="00503691" w:rsidRDefault="00503691" w:rsidP="001B11E3">
            <w:pPr>
              <w:keepNext/>
              <w:keepLines/>
              <w:jc w:val="center"/>
              <w:rPr>
                <w:rFonts w:cs="Times New Roman"/>
                <w:szCs w:val="24"/>
              </w:rPr>
            </w:pPr>
            <w:r>
              <w:rPr>
                <w:rFonts w:cs="Times New Roman"/>
                <w:szCs w:val="24"/>
              </w:rPr>
              <w:t>231.93</w:t>
            </w:r>
          </w:p>
        </w:tc>
      </w:tr>
      <w:tr w:rsidR="00503691" w14:paraId="54785038" w14:textId="77777777" w:rsidTr="003028C2">
        <w:trPr>
          <w:trHeight w:val="295"/>
        </w:trPr>
        <w:tc>
          <w:tcPr>
            <w:tcW w:w="1666" w:type="pct"/>
            <w:vAlign w:val="center"/>
          </w:tcPr>
          <w:p w14:paraId="4CA3D580" w14:textId="77777777" w:rsidR="00503691" w:rsidRDefault="00503691" w:rsidP="001B11E3">
            <w:pPr>
              <w:keepNext/>
              <w:keepLines/>
              <w:jc w:val="center"/>
              <w:rPr>
                <w:rFonts w:cs="Times New Roman"/>
                <w:szCs w:val="24"/>
              </w:rPr>
            </w:pPr>
            <w:r>
              <w:rPr>
                <w:rFonts w:cs="Times New Roman"/>
                <w:szCs w:val="24"/>
              </w:rPr>
              <w:t>Serviceability</w:t>
            </w:r>
          </w:p>
        </w:tc>
        <w:tc>
          <w:tcPr>
            <w:tcW w:w="833" w:type="pct"/>
            <w:vAlign w:val="center"/>
          </w:tcPr>
          <w:p w14:paraId="444272C8" w14:textId="77777777" w:rsidR="00503691" w:rsidRDefault="00503691" w:rsidP="001B11E3">
            <w:pPr>
              <w:keepNext/>
              <w:keepLines/>
              <w:jc w:val="center"/>
              <w:rPr>
                <w:rFonts w:cs="Times New Roman"/>
                <w:szCs w:val="24"/>
              </w:rPr>
            </w:pPr>
            <w:r>
              <w:rPr>
                <w:rFonts w:cs="Times New Roman"/>
                <w:szCs w:val="24"/>
              </w:rPr>
              <w:t>5.8</w:t>
            </w:r>
          </w:p>
        </w:tc>
        <w:tc>
          <w:tcPr>
            <w:tcW w:w="834" w:type="pct"/>
            <w:vAlign w:val="center"/>
          </w:tcPr>
          <w:p w14:paraId="443A2FFB" w14:textId="77777777" w:rsidR="00503691" w:rsidRDefault="00503691" w:rsidP="001B11E3">
            <w:pPr>
              <w:keepNext/>
              <w:keepLines/>
              <w:jc w:val="center"/>
              <w:rPr>
                <w:rFonts w:cs="Times New Roman"/>
                <w:szCs w:val="24"/>
              </w:rPr>
            </w:pPr>
            <w:r>
              <w:rPr>
                <w:rFonts w:cs="Times New Roman"/>
                <w:szCs w:val="24"/>
              </w:rPr>
              <w:t>5.76</w:t>
            </w:r>
          </w:p>
        </w:tc>
        <w:tc>
          <w:tcPr>
            <w:tcW w:w="834" w:type="pct"/>
            <w:vAlign w:val="center"/>
          </w:tcPr>
          <w:p w14:paraId="074F9B69" w14:textId="77777777" w:rsidR="00503691" w:rsidRDefault="00503691" w:rsidP="001B11E3">
            <w:pPr>
              <w:keepNext/>
              <w:keepLines/>
              <w:jc w:val="center"/>
              <w:rPr>
                <w:rFonts w:cs="Times New Roman"/>
                <w:szCs w:val="24"/>
              </w:rPr>
            </w:pPr>
            <w:r>
              <w:rPr>
                <w:rFonts w:cs="Times New Roman"/>
                <w:szCs w:val="24"/>
              </w:rPr>
              <w:t>6.44</w:t>
            </w:r>
          </w:p>
        </w:tc>
        <w:tc>
          <w:tcPr>
            <w:tcW w:w="833" w:type="pct"/>
            <w:vAlign w:val="center"/>
          </w:tcPr>
          <w:p w14:paraId="1409BBDA" w14:textId="77777777" w:rsidR="00503691" w:rsidRDefault="00503691" w:rsidP="001B11E3">
            <w:pPr>
              <w:keepNext/>
              <w:keepLines/>
              <w:jc w:val="center"/>
              <w:rPr>
                <w:rFonts w:cs="Times New Roman"/>
                <w:szCs w:val="24"/>
              </w:rPr>
            </w:pPr>
            <w:r>
              <w:rPr>
                <w:rFonts w:cs="Times New Roman"/>
                <w:szCs w:val="24"/>
              </w:rPr>
              <w:t>3.99</w:t>
            </w:r>
          </w:p>
        </w:tc>
      </w:tr>
    </w:tbl>
    <w:p w14:paraId="26AA4CC3" w14:textId="77777777" w:rsidR="00503691" w:rsidRDefault="00503691" w:rsidP="00503691">
      <w:pPr>
        <w:spacing w:line="480" w:lineRule="auto"/>
        <w:rPr>
          <w:rFonts w:cs="Times New Roman"/>
          <w:b/>
          <w:bCs/>
          <w:szCs w:val="24"/>
        </w:rPr>
      </w:pPr>
    </w:p>
    <w:p w14:paraId="6E4F9533" w14:textId="77777777" w:rsidR="00503691" w:rsidRPr="00F5774A" w:rsidRDefault="00503691" w:rsidP="00503691">
      <w:pPr>
        <w:spacing w:line="480" w:lineRule="auto"/>
        <w:rPr>
          <w:rFonts w:cs="Times New Roman"/>
          <w:szCs w:val="24"/>
        </w:rPr>
      </w:pPr>
      <w:r>
        <w:rPr>
          <w:rFonts w:cs="Times New Roman"/>
          <w:b/>
          <w:bCs/>
          <w:szCs w:val="24"/>
        </w:rPr>
        <w:tab/>
      </w:r>
      <w:r>
        <w:rPr>
          <w:rFonts w:cs="Times New Roman"/>
          <w:szCs w:val="24"/>
        </w:rPr>
        <w:t>These data support initial hypotheses about the performance of these algorithms based on their properties. According to this experiment, for a small and relatively simple situation involving object retrieval to a single deposit location, HCA* is the ideal algorithm to be used. It is possible that performance issues arise in larger and more complicated scenarios (which can also be tested in FleetBench), in which case using WHCA* (with an appropriate choice for window size) appears likely to provide a sufficient solution.</w:t>
      </w:r>
    </w:p>
    <w:p w14:paraId="7E1BC6DA" w14:textId="77777777" w:rsidR="00503691" w:rsidRDefault="00503691" w:rsidP="001603E0">
      <w:pPr>
        <w:pStyle w:val="Heading4"/>
      </w:pPr>
      <w:bookmarkStart w:id="137" w:name="_Toc151829349"/>
      <w:r w:rsidRPr="0023388F">
        <w:t>Case 2</w:t>
      </w:r>
      <w:bookmarkEnd w:id="137"/>
    </w:p>
    <w:p w14:paraId="0AA886D2" w14:textId="4E4C35C2" w:rsidR="00503691" w:rsidRDefault="00503691" w:rsidP="00503691">
      <w:pPr>
        <w:spacing w:line="480" w:lineRule="auto"/>
        <w:rPr>
          <w:rFonts w:eastAsiaTheme="minorEastAsia" w:cs="Times New Roman"/>
          <w:iCs/>
          <w:szCs w:val="24"/>
        </w:rPr>
      </w:pPr>
      <w:r>
        <w:rPr>
          <w:rFonts w:cs="Times New Roman"/>
          <w:b/>
          <w:bCs/>
          <w:szCs w:val="24"/>
        </w:rPr>
        <w:tab/>
      </w:r>
      <w:r>
        <w:rPr>
          <w:rFonts w:eastAsiaTheme="minorEastAsia" w:cs="Times New Roman"/>
          <w:iCs/>
          <w:szCs w:val="24"/>
        </w:rPr>
        <w:t xml:space="preserve">Case 2 is simulated using the task schedule provided in Appendix </w:t>
      </w:r>
      <w:r w:rsidR="00F10E9D">
        <w:rPr>
          <w:rFonts w:eastAsiaTheme="minorEastAsia" w:cs="Times New Roman"/>
          <w:iCs/>
          <w:szCs w:val="24"/>
        </w:rPr>
        <w:t>C</w:t>
      </w:r>
      <w:r>
        <w:rPr>
          <w:rFonts w:eastAsiaTheme="minorEastAsia" w:cs="Times New Roman"/>
          <w:iCs/>
          <w:szCs w:val="24"/>
        </w:rPr>
        <w:t xml:space="preserve">, and the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_Ref151168007 \h </w:instrText>
      </w:r>
      <w:r w:rsidR="0098199A">
        <w:rPr>
          <w:rFonts w:eastAsiaTheme="minorEastAsia" w:cs="Times New Roman"/>
          <w:iCs/>
          <w:szCs w:val="24"/>
        </w:rPr>
      </w:r>
      <w:r w:rsidR="0098199A">
        <w:rPr>
          <w:rFonts w:eastAsiaTheme="minorEastAsia" w:cs="Times New Roman"/>
          <w:iCs/>
          <w:szCs w:val="24"/>
        </w:rPr>
        <w:fldChar w:fldCharType="separate"/>
      </w:r>
      <w:r w:rsidR="003667A2" w:rsidRPr="003028C2">
        <w:rPr>
          <w:b/>
          <w:bCs/>
        </w:rPr>
        <w:t xml:space="preserve">Table </w:t>
      </w:r>
      <w:r w:rsidR="003667A2">
        <w:rPr>
          <w:b/>
          <w:bCs/>
          <w:noProof/>
        </w:rPr>
        <w:t>6</w:t>
      </w:r>
      <w:r w:rsidR="0098199A">
        <w:rPr>
          <w:rFonts w:eastAsiaTheme="minorEastAsia" w:cs="Times New Roman"/>
          <w:iCs/>
          <w:szCs w:val="24"/>
        </w:rPr>
        <w:fldChar w:fldCharType="end"/>
      </w:r>
      <w:r>
        <w:rPr>
          <w:rFonts w:eastAsiaTheme="minorEastAsia" w:cs="Times New Roman"/>
          <w:iCs/>
          <w:szCs w:val="24"/>
        </w:rPr>
        <w:t xml:space="preserve">. Being a very interconnected graph, there are many degrees of freedom for most agents attempting to find paths. This fact appears to produce comparable solutions with all algorithms, and few conflicts when using algorithms which do not assure generality. All five algorithms seem to complete the task schedule in a similar amount of time, except for TP. The very similar run time values indicate that agents’ paths </w:t>
      </w:r>
      <w:r>
        <w:rPr>
          <w:rFonts w:eastAsiaTheme="minorEastAsia" w:cs="Times New Roman"/>
          <w:iCs/>
          <w:szCs w:val="24"/>
        </w:rPr>
        <w:lastRenderedPageBreak/>
        <w:t>were typically unobstructed after picking up the task. WHCA*-3 did experience elevated run times, likely because of its low planning depth leading to more frequent replanning to avoid collisions as agents more easily claim paths which end up disrupting other agents. Increasing the window size appears to result in more collisions, as a consequence of greater planning depth introducing more reservations in any given area over time.</w:t>
      </w:r>
    </w:p>
    <w:p w14:paraId="7E48CFDF" w14:textId="66BBA1CB" w:rsidR="00503691" w:rsidRPr="00F5774A" w:rsidRDefault="00503691" w:rsidP="00503691">
      <w:pPr>
        <w:spacing w:line="480" w:lineRule="auto"/>
        <w:rPr>
          <w:rFonts w:cs="Times New Roman"/>
          <w:szCs w:val="24"/>
        </w:rPr>
      </w:pPr>
      <w:r>
        <w:rPr>
          <w:rFonts w:cs="Times New Roman"/>
          <w:szCs w:val="24"/>
        </w:rPr>
        <w:tab/>
        <w:t xml:space="preserve">TPTS experiences some deviation in timing values, each of which have several explanations. By carefully examining the playback of the simulation, it becomes obvious that in certain situations agents plan excessively large numbers of waiting moves, likely waiting for their objectives to be clear of agents which are waiting for new tasks. This results in high service times and is a known issue in TP and TPTS </w:t>
      </w:r>
      <w:r>
        <w:rPr>
          <w:rFonts w:cs="Times New Roman"/>
          <w:szCs w:val="24"/>
        </w:rPr>
        <w:fldChar w:fldCharType="begin"/>
      </w:r>
      <w:r w:rsidR="00FF757F">
        <w:rPr>
          <w:rFonts w:cs="Times New Roman"/>
          <w:szCs w:val="24"/>
        </w:rPr>
        <w:instrText xml:space="preserve"> ADDIN ZOTERO_ITEM CSL_CITATION {"citationID":"fw71i7lb","properties":{"formattedCitation":"[32]","plainCitation":"[32]","noteIndex":0},"citationItems":[{"id":282,"uris":["http://zotero.org/users/local/rYTxwDyY/items/GKSVS4Z8"],"itemData":{"id":282,"type":"article-journal","abstract":"Given a set of agents, the multi-agent pathﬁnding problem consists in determining, for each agent, a path from its start location to its assigned goal while avoiding collisions with other agents. Recent work has studied variants of the problem in which agents are assigned a sequence of goals (tasks) that become available over time, such as the online multi-agent pickup and delivery (MAPD) problem. In this paper, we propose a multi-label A* algorithm (MLA*) for this problem. It extends the classic A* algorithm by allowing the computation of paths with multiple ordered goals (such as a pickup and delivery). Moreover, we develop a new h-value-based centralized heuristic for the MAPD. Computational experiments show that our proposed MLA* obtains substantial improvements in terms of makespan and service time as compared to existing methods, while being more computationally efﬁcient. On instances with a thousand tasks and hundreds of agents, our method reduces the average service time by 43% compared to the state of the art, with considerably less computational effort.","container-title":"Proceedings of the International Conference on Automated Planning and Scheduling","DOI":"10.1609/icaps.v29i1.3474","ISSN":"2334-0843, 2334-0835","journalAbbreviation":"ICAPS","language":"en","page":"181-185","source":"DOI.org (Crossref)","title":"A Multi-Label A* Algorithm for Multi-Agent Pathfinding","volume":"29","author":[{"family":"Grenouilleau","given":"Florian"},{"family":"Hoeve","given":"Willem-Jan Van"},{"family":"Hooker","given":"J. N."}],"issued":{"date-parts":[["2021",5,25]]}}}],"schema":"https://github.com/citation-style-language/schema/raw/master/csl-citation.json"} </w:instrText>
      </w:r>
      <w:r>
        <w:rPr>
          <w:rFonts w:cs="Times New Roman"/>
          <w:szCs w:val="24"/>
        </w:rPr>
        <w:fldChar w:fldCharType="separate"/>
      </w:r>
      <w:r w:rsidR="00FF757F" w:rsidRPr="00FF757F">
        <w:rPr>
          <w:rFonts w:cs="Times New Roman"/>
        </w:rPr>
        <w:t>[32]</w:t>
      </w:r>
      <w:r>
        <w:rPr>
          <w:rFonts w:cs="Times New Roman"/>
          <w:szCs w:val="24"/>
        </w:rPr>
        <w:fldChar w:fldCharType="end"/>
      </w:r>
      <w:r>
        <w:rPr>
          <w:rFonts w:cs="Times New Roman"/>
          <w:szCs w:val="24"/>
        </w:rPr>
        <w:t>. Additionally, agents tend to begin the simulation by moving in similar directions. This results in task selections clogging up areas with the restriction that no plan end in the same location as another plan in the system. As a result, agents are frequently forced to choose tasks which are actually further away and resolve in an entirely different area of the system, where there are not agents currently operating. This results in higher service times. Alternatively, certain tasks are ignored for a significant amount of time as they happen to not be near agents when agents are free. Some benefits are still retained, however, as agents will still attempt to complete the fastest tasks soonest, reducing the overall average lifetime of tasks. These patterns, not as visible in TP, prompt questions about the task assignment optimization.</w:t>
      </w:r>
    </w:p>
    <w:p w14:paraId="0308D2F8" w14:textId="0F27E4F7" w:rsidR="003028C2" w:rsidRDefault="003028C2" w:rsidP="003028C2">
      <w:pPr>
        <w:pStyle w:val="Caption"/>
        <w:keepNext/>
      </w:pPr>
      <w:bookmarkStart w:id="138" w:name="_Ref151168007"/>
      <w:bookmarkStart w:id="139" w:name="_Toc151828256"/>
      <w:r w:rsidRPr="003028C2">
        <w:rPr>
          <w:b/>
          <w:bCs/>
        </w:rPr>
        <w:lastRenderedPageBreak/>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6</w:t>
      </w:r>
      <w:r w:rsidRPr="003028C2">
        <w:rPr>
          <w:b/>
          <w:bCs/>
        </w:rPr>
        <w:fldChar w:fldCharType="end"/>
      </w:r>
      <w:bookmarkEnd w:id="138"/>
      <w:r w:rsidRPr="003028C2">
        <w:rPr>
          <w:b/>
          <w:bCs/>
        </w:rPr>
        <w:t>.</w:t>
      </w:r>
      <w:r>
        <w:t xml:space="preserve"> Results of experimentation on </w:t>
      </w:r>
      <w:r w:rsidR="0098199A">
        <w:t>c</w:t>
      </w:r>
      <w:r>
        <w:t>ase 2.</w:t>
      </w:r>
      <w:bookmarkEnd w:id="139"/>
    </w:p>
    <w:tbl>
      <w:tblPr>
        <w:tblStyle w:val="TableGrid"/>
        <w:tblW w:w="5000" w:type="pct"/>
        <w:tblLook w:val="04A0" w:firstRow="1" w:lastRow="0" w:firstColumn="1" w:lastColumn="0" w:noHBand="0" w:noVBand="1"/>
      </w:tblPr>
      <w:tblGrid>
        <w:gridCol w:w="2070"/>
        <w:gridCol w:w="1440"/>
        <w:gridCol w:w="1439"/>
        <w:gridCol w:w="1439"/>
        <w:gridCol w:w="1122"/>
        <w:gridCol w:w="1120"/>
      </w:tblGrid>
      <w:tr w:rsidR="00503691" w:rsidRPr="00821478" w14:paraId="0432F47A" w14:textId="77777777" w:rsidTr="003028C2">
        <w:trPr>
          <w:trHeight w:val="283"/>
        </w:trPr>
        <w:tc>
          <w:tcPr>
            <w:tcW w:w="1199" w:type="pct"/>
            <w:vAlign w:val="center"/>
          </w:tcPr>
          <w:p w14:paraId="30F30168"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834" w:type="pct"/>
            <w:vAlign w:val="center"/>
          </w:tcPr>
          <w:p w14:paraId="7589BAC9" w14:textId="77777777" w:rsidR="00503691" w:rsidRPr="00821478" w:rsidRDefault="00503691" w:rsidP="001B11E3">
            <w:pPr>
              <w:keepNext/>
              <w:keepLines/>
              <w:jc w:val="center"/>
              <w:rPr>
                <w:rFonts w:cs="Times New Roman"/>
                <w:b/>
                <w:bCs/>
                <w:szCs w:val="24"/>
              </w:rPr>
            </w:pPr>
            <w:r>
              <w:rPr>
                <w:rFonts w:cs="Times New Roman"/>
                <w:b/>
                <w:bCs/>
                <w:szCs w:val="24"/>
              </w:rPr>
              <w:t>WHCA*-3</w:t>
            </w:r>
          </w:p>
        </w:tc>
        <w:tc>
          <w:tcPr>
            <w:tcW w:w="834" w:type="pct"/>
            <w:vAlign w:val="center"/>
          </w:tcPr>
          <w:p w14:paraId="3FCFA037" w14:textId="77777777" w:rsidR="00503691" w:rsidRPr="00821478" w:rsidRDefault="00503691" w:rsidP="001B11E3">
            <w:pPr>
              <w:keepNext/>
              <w:keepLines/>
              <w:jc w:val="center"/>
              <w:rPr>
                <w:rFonts w:cs="Times New Roman"/>
                <w:b/>
                <w:bCs/>
                <w:szCs w:val="24"/>
              </w:rPr>
            </w:pPr>
            <w:r w:rsidRPr="00821478">
              <w:rPr>
                <w:rFonts w:cs="Times New Roman"/>
                <w:b/>
                <w:bCs/>
                <w:szCs w:val="24"/>
              </w:rPr>
              <w:t>WHCA*</w:t>
            </w:r>
            <w:r>
              <w:rPr>
                <w:rFonts w:cs="Times New Roman"/>
                <w:b/>
                <w:bCs/>
                <w:szCs w:val="24"/>
              </w:rPr>
              <w:t>-5</w:t>
            </w:r>
          </w:p>
        </w:tc>
        <w:tc>
          <w:tcPr>
            <w:tcW w:w="834" w:type="pct"/>
            <w:vAlign w:val="center"/>
          </w:tcPr>
          <w:p w14:paraId="1B4226BD" w14:textId="77777777" w:rsidR="00503691" w:rsidRPr="00821478" w:rsidRDefault="00503691" w:rsidP="001B11E3">
            <w:pPr>
              <w:keepNext/>
              <w:keepLines/>
              <w:jc w:val="center"/>
              <w:rPr>
                <w:rFonts w:cs="Times New Roman"/>
                <w:b/>
                <w:bCs/>
                <w:szCs w:val="24"/>
              </w:rPr>
            </w:pPr>
            <w:r>
              <w:rPr>
                <w:rFonts w:cs="Times New Roman"/>
                <w:b/>
                <w:bCs/>
                <w:szCs w:val="24"/>
              </w:rPr>
              <w:t>WHCA*-10</w:t>
            </w:r>
          </w:p>
        </w:tc>
        <w:tc>
          <w:tcPr>
            <w:tcW w:w="650" w:type="pct"/>
            <w:vAlign w:val="center"/>
          </w:tcPr>
          <w:p w14:paraId="53D4E272" w14:textId="77777777" w:rsidR="00503691" w:rsidRPr="00821478" w:rsidRDefault="00503691" w:rsidP="001B11E3">
            <w:pPr>
              <w:keepNext/>
              <w:keepLines/>
              <w:jc w:val="center"/>
              <w:rPr>
                <w:rFonts w:cs="Times New Roman"/>
                <w:b/>
                <w:bCs/>
                <w:szCs w:val="24"/>
              </w:rPr>
            </w:pPr>
            <w:r>
              <w:rPr>
                <w:rFonts w:cs="Times New Roman"/>
                <w:b/>
                <w:bCs/>
                <w:szCs w:val="24"/>
              </w:rPr>
              <w:t>TP</w:t>
            </w:r>
          </w:p>
        </w:tc>
        <w:tc>
          <w:tcPr>
            <w:tcW w:w="649" w:type="pct"/>
            <w:vAlign w:val="center"/>
          </w:tcPr>
          <w:p w14:paraId="29001BB0" w14:textId="77777777" w:rsidR="00503691" w:rsidRPr="00821478" w:rsidRDefault="00503691" w:rsidP="001B11E3">
            <w:pPr>
              <w:keepNext/>
              <w:keepLines/>
              <w:jc w:val="center"/>
              <w:rPr>
                <w:rFonts w:cs="Times New Roman"/>
                <w:b/>
                <w:bCs/>
                <w:szCs w:val="24"/>
              </w:rPr>
            </w:pPr>
            <w:r w:rsidRPr="00821478">
              <w:rPr>
                <w:rFonts w:cs="Times New Roman"/>
                <w:b/>
                <w:bCs/>
                <w:szCs w:val="24"/>
              </w:rPr>
              <w:t>TPTS</w:t>
            </w:r>
          </w:p>
        </w:tc>
      </w:tr>
      <w:tr w:rsidR="00503691" w14:paraId="7D2E3D00" w14:textId="77777777" w:rsidTr="003028C2">
        <w:trPr>
          <w:trHeight w:val="283"/>
        </w:trPr>
        <w:tc>
          <w:tcPr>
            <w:tcW w:w="1199" w:type="pct"/>
            <w:vAlign w:val="center"/>
          </w:tcPr>
          <w:p w14:paraId="31D98F03" w14:textId="77777777" w:rsidR="00503691" w:rsidRDefault="00503691" w:rsidP="001B11E3">
            <w:pPr>
              <w:keepNext/>
              <w:keepLines/>
              <w:jc w:val="center"/>
              <w:rPr>
                <w:rFonts w:cs="Times New Roman"/>
                <w:szCs w:val="24"/>
              </w:rPr>
            </w:pPr>
            <w:r>
              <w:rPr>
                <w:rFonts w:cs="Times New Roman"/>
                <w:szCs w:val="24"/>
              </w:rPr>
              <w:t>Tasks Completed</w:t>
            </w:r>
          </w:p>
        </w:tc>
        <w:tc>
          <w:tcPr>
            <w:tcW w:w="834" w:type="pct"/>
            <w:vAlign w:val="center"/>
          </w:tcPr>
          <w:p w14:paraId="025043C1" w14:textId="77777777" w:rsidR="00503691" w:rsidRDefault="00503691" w:rsidP="001B11E3">
            <w:pPr>
              <w:keepNext/>
              <w:keepLines/>
              <w:jc w:val="center"/>
              <w:rPr>
                <w:rFonts w:cs="Times New Roman"/>
                <w:szCs w:val="24"/>
              </w:rPr>
            </w:pPr>
            <w:r>
              <w:rPr>
                <w:rFonts w:cs="Times New Roman"/>
                <w:szCs w:val="24"/>
              </w:rPr>
              <w:t>150</w:t>
            </w:r>
          </w:p>
        </w:tc>
        <w:tc>
          <w:tcPr>
            <w:tcW w:w="834" w:type="pct"/>
            <w:vAlign w:val="center"/>
          </w:tcPr>
          <w:p w14:paraId="5C43F889" w14:textId="77777777" w:rsidR="00503691" w:rsidRDefault="00503691" w:rsidP="001B11E3">
            <w:pPr>
              <w:keepNext/>
              <w:keepLines/>
              <w:jc w:val="center"/>
              <w:rPr>
                <w:rFonts w:cs="Times New Roman"/>
                <w:szCs w:val="24"/>
              </w:rPr>
            </w:pPr>
            <w:r>
              <w:rPr>
                <w:rFonts w:cs="Times New Roman"/>
                <w:szCs w:val="24"/>
              </w:rPr>
              <w:t>150</w:t>
            </w:r>
          </w:p>
        </w:tc>
        <w:tc>
          <w:tcPr>
            <w:tcW w:w="834" w:type="pct"/>
            <w:vAlign w:val="center"/>
          </w:tcPr>
          <w:p w14:paraId="36A28D2B" w14:textId="77777777" w:rsidR="00503691" w:rsidRDefault="00503691" w:rsidP="001B11E3">
            <w:pPr>
              <w:keepNext/>
              <w:keepLines/>
              <w:jc w:val="center"/>
              <w:rPr>
                <w:rFonts w:cs="Times New Roman"/>
                <w:szCs w:val="24"/>
              </w:rPr>
            </w:pPr>
            <w:r>
              <w:rPr>
                <w:rFonts w:cs="Times New Roman"/>
                <w:szCs w:val="24"/>
              </w:rPr>
              <w:t>150</w:t>
            </w:r>
          </w:p>
        </w:tc>
        <w:tc>
          <w:tcPr>
            <w:tcW w:w="650" w:type="pct"/>
            <w:vAlign w:val="center"/>
          </w:tcPr>
          <w:p w14:paraId="150E7C98" w14:textId="77777777" w:rsidR="00503691" w:rsidRDefault="00503691" w:rsidP="001B11E3">
            <w:pPr>
              <w:keepNext/>
              <w:keepLines/>
              <w:jc w:val="center"/>
              <w:rPr>
                <w:rFonts w:cs="Times New Roman"/>
                <w:szCs w:val="24"/>
              </w:rPr>
            </w:pPr>
            <w:r>
              <w:rPr>
                <w:rFonts w:cs="Times New Roman"/>
                <w:szCs w:val="24"/>
              </w:rPr>
              <w:t>150</w:t>
            </w:r>
          </w:p>
        </w:tc>
        <w:tc>
          <w:tcPr>
            <w:tcW w:w="649" w:type="pct"/>
            <w:vAlign w:val="center"/>
          </w:tcPr>
          <w:p w14:paraId="67CEA21E" w14:textId="77777777" w:rsidR="00503691" w:rsidRDefault="00503691" w:rsidP="001B11E3">
            <w:pPr>
              <w:keepNext/>
              <w:keepLines/>
              <w:jc w:val="center"/>
              <w:rPr>
                <w:rFonts w:cs="Times New Roman"/>
                <w:szCs w:val="24"/>
              </w:rPr>
            </w:pPr>
            <w:r>
              <w:rPr>
                <w:rFonts w:cs="Times New Roman"/>
                <w:szCs w:val="24"/>
              </w:rPr>
              <w:t>150</w:t>
            </w:r>
          </w:p>
        </w:tc>
      </w:tr>
      <w:tr w:rsidR="00503691" w14:paraId="7E4D4EA6" w14:textId="77777777" w:rsidTr="003028C2">
        <w:trPr>
          <w:trHeight w:val="283"/>
        </w:trPr>
        <w:tc>
          <w:tcPr>
            <w:tcW w:w="1199" w:type="pct"/>
            <w:vAlign w:val="center"/>
          </w:tcPr>
          <w:p w14:paraId="71E71C9D" w14:textId="77777777" w:rsidR="00503691" w:rsidRDefault="00503691" w:rsidP="001B11E3">
            <w:pPr>
              <w:keepNext/>
              <w:keepLines/>
              <w:jc w:val="center"/>
              <w:rPr>
                <w:rFonts w:cs="Times New Roman"/>
                <w:szCs w:val="24"/>
              </w:rPr>
            </w:pPr>
            <w:r>
              <w:rPr>
                <w:rFonts w:cs="Times New Roman"/>
                <w:szCs w:val="24"/>
              </w:rPr>
              <w:t>Timesteps Elapsed</w:t>
            </w:r>
          </w:p>
        </w:tc>
        <w:tc>
          <w:tcPr>
            <w:tcW w:w="834" w:type="pct"/>
            <w:vAlign w:val="center"/>
          </w:tcPr>
          <w:p w14:paraId="4A41975D" w14:textId="77777777" w:rsidR="00503691" w:rsidRDefault="00503691" w:rsidP="001B11E3">
            <w:pPr>
              <w:keepNext/>
              <w:keepLines/>
              <w:jc w:val="center"/>
              <w:rPr>
                <w:rFonts w:cs="Times New Roman"/>
                <w:szCs w:val="24"/>
              </w:rPr>
            </w:pPr>
            <w:r>
              <w:rPr>
                <w:rFonts w:cs="Times New Roman"/>
                <w:szCs w:val="24"/>
              </w:rPr>
              <w:t>232</w:t>
            </w:r>
          </w:p>
        </w:tc>
        <w:tc>
          <w:tcPr>
            <w:tcW w:w="834" w:type="pct"/>
            <w:vAlign w:val="center"/>
          </w:tcPr>
          <w:p w14:paraId="5158AD04" w14:textId="77777777" w:rsidR="00503691" w:rsidRDefault="00503691" w:rsidP="001B11E3">
            <w:pPr>
              <w:keepNext/>
              <w:keepLines/>
              <w:jc w:val="center"/>
              <w:rPr>
                <w:rFonts w:cs="Times New Roman"/>
                <w:szCs w:val="24"/>
              </w:rPr>
            </w:pPr>
            <w:r>
              <w:rPr>
                <w:rFonts w:cs="Times New Roman"/>
                <w:szCs w:val="24"/>
              </w:rPr>
              <w:t>225</w:t>
            </w:r>
          </w:p>
        </w:tc>
        <w:tc>
          <w:tcPr>
            <w:tcW w:w="834" w:type="pct"/>
            <w:vAlign w:val="center"/>
          </w:tcPr>
          <w:p w14:paraId="51F25150" w14:textId="77777777" w:rsidR="00503691" w:rsidRDefault="00503691" w:rsidP="001B11E3">
            <w:pPr>
              <w:keepNext/>
              <w:keepLines/>
              <w:jc w:val="center"/>
              <w:rPr>
                <w:rFonts w:cs="Times New Roman"/>
                <w:szCs w:val="24"/>
              </w:rPr>
            </w:pPr>
            <w:r>
              <w:rPr>
                <w:rFonts w:cs="Times New Roman"/>
                <w:szCs w:val="24"/>
              </w:rPr>
              <w:t>224</w:t>
            </w:r>
          </w:p>
        </w:tc>
        <w:tc>
          <w:tcPr>
            <w:tcW w:w="650" w:type="pct"/>
            <w:vAlign w:val="center"/>
          </w:tcPr>
          <w:p w14:paraId="58264240" w14:textId="77777777" w:rsidR="00503691" w:rsidRDefault="00503691" w:rsidP="001B11E3">
            <w:pPr>
              <w:keepNext/>
              <w:keepLines/>
              <w:jc w:val="center"/>
              <w:rPr>
                <w:rFonts w:cs="Times New Roman"/>
                <w:szCs w:val="24"/>
              </w:rPr>
            </w:pPr>
            <w:r>
              <w:rPr>
                <w:rFonts w:cs="Times New Roman"/>
                <w:szCs w:val="24"/>
              </w:rPr>
              <w:t>275</w:t>
            </w:r>
          </w:p>
        </w:tc>
        <w:tc>
          <w:tcPr>
            <w:tcW w:w="649" w:type="pct"/>
            <w:vAlign w:val="center"/>
          </w:tcPr>
          <w:p w14:paraId="4EC8896F" w14:textId="77777777" w:rsidR="00503691" w:rsidRDefault="00503691" w:rsidP="001B11E3">
            <w:pPr>
              <w:keepNext/>
              <w:keepLines/>
              <w:jc w:val="center"/>
              <w:rPr>
                <w:rFonts w:cs="Times New Roman"/>
                <w:szCs w:val="24"/>
              </w:rPr>
            </w:pPr>
            <w:r>
              <w:rPr>
                <w:rFonts w:cs="Times New Roman"/>
                <w:szCs w:val="24"/>
              </w:rPr>
              <w:t>249</w:t>
            </w:r>
          </w:p>
        </w:tc>
      </w:tr>
      <w:tr w:rsidR="00503691" w14:paraId="3AD58632" w14:textId="77777777" w:rsidTr="003028C2">
        <w:trPr>
          <w:trHeight w:val="283"/>
        </w:trPr>
        <w:tc>
          <w:tcPr>
            <w:tcW w:w="1199" w:type="pct"/>
            <w:vAlign w:val="center"/>
          </w:tcPr>
          <w:p w14:paraId="76CF22A6" w14:textId="77777777" w:rsidR="00503691" w:rsidRDefault="00503691" w:rsidP="001B11E3">
            <w:pPr>
              <w:keepNext/>
              <w:keepLines/>
              <w:jc w:val="center"/>
              <w:rPr>
                <w:rFonts w:cs="Times New Roman"/>
                <w:szCs w:val="24"/>
              </w:rPr>
            </w:pPr>
            <w:r>
              <w:rPr>
                <w:rFonts w:cs="Times New Roman"/>
                <w:szCs w:val="24"/>
              </w:rPr>
              <w:t>Agent Conflicts</w:t>
            </w:r>
          </w:p>
        </w:tc>
        <w:tc>
          <w:tcPr>
            <w:tcW w:w="834" w:type="pct"/>
            <w:vAlign w:val="center"/>
          </w:tcPr>
          <w:p w14:paraId="03712D53" w14:textId="77777777" w:rsidR="00503691" w:rsidRDefault="00503691" w:rsidP="001B11E3">
            <w:pPr>
              <w:keepNext/>
              <w:keepLines/>
              <w:jc w:val="center"/>
              <w:rPr>
                <w:rFonts w:cs="Times New Roman"/>
                <w:szCs w:val="24"/>
              </w:rPr>
            </w:pPr>
            <w:r>
              <w:rPr>
                <w:rFonts w:cs="Times New Roman"/>
                <w:szCs w:val="24"/>
              </w:rPr>
              <w:t>1</w:t>
            </w:r>
          </w:p>
        </w:tc>
        <w:tc>
          <w:tcPr>
            <w:tcW w:w="834" w:type="pct"/>
            <w:vAlign w:val="center"/>
          </w:tcPr>
          <w:p w14:paraId="27E475BD" w14:textId="77777777" w:rsidR="00503691" w:rsidRDefault="00503691" w:rsidP="001B11E3">
            <w:pPr>
              <w:keepNext/>
              <w:keepLines/>
              <w:jc w:val="center"/>
              <w:rPr>
                <w:rFonts w:cs="Times New Roman"/>
                <w:szCs w:val="24"/>
              </w:rPr>
            </w:pPr>
            <w:r>
              <w:rPr>
                <w:rFonts w:cs="Times New Roman"/>
                <w:szCs w:val="24"/>
              </w:rPr>
              <w:t>4</w:t>
            </w:r>
          </w:p>
        </w:tc>
        <w:tc>
          <w:tcPr>
            <w:tcW w:w="834" w:type="pct"/>
            <w:vAlign w:val="center"/>
          </w:tcPr>
          <w:p w14:paraId="02858A10" w14:textId="77777777" w:rsidR="00503691" w:rsidRDefault="00503691" w:rsidP="001B11E3">
            <w:pPr>
              <w:keepNext/>
              <w:keepLines/>
              <w:jc w:val="center"/>
              <w:rPr>
                <w:rFonts w:cs="Times New Roman"/>
                <w:szCs w:val="24"/>
              </w:rPr>
            </w:pPr>
            <w:r>
              <w:rPr>
                <w:rFonts w:cs="Times New Roman"/>
                <w:szCs w:val="24"/>
              </w:rPr>
              <w:t>5</w:t>
            </w:r>
          </w:p>
        </w:tc>
        <w:tc>
          <w:tcPr>
            <w:tcW w:w="650" w:type="pct"/>
            <w:vAlign w:val="center"/>
          </w:tcPr>
          <w:p w14:paraId="580E3658" w14:textId="77777777" w:rsidR="00503691" w:rsidRDefault="00503691" w:rsidP="001B11E3">
            <w:pPr>
              <w:keepNext/>
              <w:keepLines/>
              <w:jc w:val="center"/>
              <w:rPr>
                <w:rFonts w:cs="Times New Roman"/>
                <w:szCs w:val="24"/>
              </w:rPr>
            </w:pPr>
            <w:r>
              <w:rPr>
                <w:rFonts w:cs="Times New Roman"/>
                <w:szCs w:val="24"/>
              </w:rPr>
              <w:t>0</w:t>
            </w:r>
          </w:p>
        </w:tc>
        <w:tc>
          <w:tcPr>
            <w:tcW w:w="649" w:type="pct"/>
            <w:vAlign w:val="center"/>
          </w:tcPr>
          <w:p w14:paraId="3447A018" w14:textId="77777777" w:rsidR="00503691" w:rsidRDefault="00503691" w:rsidP="001B11E3">
            <w:pPr>
              <w:keepNext/>
              <w:keepLines/>
              <w:jc w:val="center"/>
              <w:rPr>
                <w:rFonts w:cs="Times New Roman"/>
                <w:szCs w:val="24"/>
              </w:rPr>
            </w:pPr>
            <w:r>
              <w:rPr>
                <w:rFonts w:cs="Times New Roman"/>
                <w:szCs w:val="24"/>
              </w:rPr>
              <w:t>0</w:t>
            </w:r>
          </w:p>
        </w:tc>
      </w:tr>
      <w:tr w:rsidR="00503691" w14:paraId="6314DFD3" w14:textId="77777777" w:rsidTr="003028C2">
        <w:trPr>
          <w:trHeight w:val="283"/>
        </w:trPr>
        <w:tc>
          <w:tcPr>
            <w:tcW w:w="1199" w:type="pct"/>
            <w:vAlign w:val="center"/>
          </w:tcPr>
          <w:p w14:paraId="2C89FEF6" w14:textId="77777777" w:rsidR="00503691" w:rsidRDefault="00503691" w:rsidP="001B11E3">
            <w:pPr>
              <w:keepNext/>
              <w:keepLines/>
              <w:jc w:val="center"/>
              <w:rPr>
                <w:rFonts w:cs="Times New Roman"/>
                <w:szCs w:val="24"/>
              </w:rPr>
            </w:pPr>
            <w:r>
              <w:rPr>
                <w:rFonts w:cs="Times New Roman"/>
                <w:szCs w:val="24"/>
              </w:rPr>
              <w:t>Pathfinder Failures</w:t>
            </w:r>
          </w:p>
        </w:tc>
        <w:tc>
          <w:tcPr>
            <w:tcW w:w="834" w:type="pct"/>
            <w:vAlign w:val="center"/>
          </w:tcPr>
          <w:p w14:paraId="4506F231" w14:textId="77777777" w:rsidR="00503691" w:rsidRDefault="00503691" w:rsidP="001B11E3">
            <w:pPr>
              <w:keepNext/>
              <w:keepLines/>
              <w:jc w:val="center"/>
              <w:rPr>
                <w:rFonts w:cs="Times New Roman"/>
                <w:szCs w:val="24"/>
              </w:rPr>
            </w:pPr>
            <w:r>
              <w:rPr>
                <w:rFonts w:cs="Times New Roman"/>
                <w:szCs w:val="24"/>
              </w:rPr>
              <w:t>1</w:t>
            </w:r>
          </w:p>
        </w:tc>
        <w:tc>
          <w:tcPr>
            <w:tcW w:w="834" w:type="pct"/>
            <w:vAlign w:val="center"/>
          </w:tcPr>
          <w:p w14:paraId="36861EF0" w14:textId="77777777" w:rsidR="00503691" w:rsidRDefault="00503691" w:rsidP="001B11E3">
            <w:pPr>
              <w:keepNext/>
              <w:keepLines/>
              <w:jc w:val="center"/>
              <w:rPr>
                <w:rFonts w:cs="Times New Roman"/>
                <w:szCs w:val="24"/>
              </w:rPr>
            </w:pPr>
            <w:r>
              <w:rPr>
                <w:rFonts w:cs="Times New Roman"/>
                <w:szCs w:val="24"/>
              </w:rPr>
              <w:t>4</w:t>
            </w:r>
          </w:p>
        </w:tc>
        <w:tc>
          <w:tcPr>
            <w:tcW w:w="834" w:type="pct"/>
            <w:vAlign w:val="center"/>
          </w:tcPr>
          <w:p w14:paraId="525DAE8F" w14:textId="77777777" w:rsidR="00503691" w:rsidRDefault="00503691" w:rsidP="001B11E3">
            <w:pPr>
              <w:keepNext/>
              <w:keepLines/>
              <w:jc w:val="center"/>
              <w:rPr>
                <w:rFonts w:cs="Times New Roman"/>
                <w:szCs w:val="24"/>
              </w:rPr>
            </w:pPr>
            <w:r>
              <w:rPr>
                <w:rFonts w:cs="Times New Roman"/>
                <w:szCs w:val="24"/>
              </w:rPr>
              <w:t>5</w:t>
            </w:r>
          </w:p>
        </w:tc>
        <w:tc>
          <w:tcPr>
            <w:tcW w:w="650" w:type="pct"/>
            <w:vAlign w:val="center"/>
          </w:tcPr>
          <w:p w14:paraId="6EFE87D3" w14:textId="77777777" w:rsidR="00503691" w:rsidRDefault="00503691" w:rsidP="001B11E3">
            <w:pPr>
              <w:keepNext/>
              <w:keepLines/>
              <w:jc w:val="center"/>
              <w:rPr>
                <w:rFonts w:cs="Times New Roman"/>
                <w:szCs w:val="24"/>
              </w:rPr>
            </w:pPr>
            <w:r>
              <w:rPr>
                <w:rFonts w:cs="Times New Roman"/>
                <w:szCs w:val="24"/>
              </w:rPr>
              <w:t>0</w:t>
            </w:r>
          </w:p>
        </w:tc>
        <w:tc>
          <w:tcPr>
            <w:tcW w:w="649" w:type="pct"/>
            <w:vAlign w:val="center"/>
          </w:tcPr>
          <w:p w14:paraId="35ADAEBA" w14:textId="77777777" w:rsidR="00503691" w:rsidRDefault="00503691" w:rsidP="001B11E3">
            <w:pPr>
              <w:keepNext/>
              <w:keepLines/>
              <w:jc w:val="center"/>
              <w:rPr>
                <w:rFonts w:cs="Times New Roman"/>
                <w:szCs w:val="24"/>
              </w:rPr>
            </w:pPr>
            <w:r>
              <w:rPr>
                <w:rFonts w:cs="Times New Roman"/>
                <w:szCs w:val="24"/>
              </w:rPr>
              <w:t>0</w:t>
            </w:r>
          </w:p>
        </w:tc>
      </w:tr>
      <w:tr w:rsidR="00503691" w14:paraId="794CB803" w14:textId="77777777" w:rsidTr="003028C2">
        <w:trPr>
          <w:trHeight w:val="283"/>
        </w:trPr>
        <w:tc>
          <w:tcPr>
            <w:tcW w:w="1199" w:type="pct"/>
            <w:vAlign w:val="center"/>
          </w:tcPr>
          <w:p w14:paraId="32DB7BB8" w14:textId="77777777" w:rsidR="00503691" w:rsidRDefault="00503691" w:rsidP="001B11E3">
            <w:pPr>
              <w:keepNext/>
              <w:keepLines/>
              <w:jc w:val="center"/>
              <w:rPr>
                <w:rFonts w:cs="Times New Roman"/>
                <w:szCs w:val="24"/>
              </w:rPr>
            </w:pPr>
            <w:r>
              <w:rPr>
                <w:rFonts w:cs="Times New Roman"/>
                <w:szCs w:val="24"/>
              </w:rPr>
              <w:t>Run Time</w:t>
            </w:r>
          </w:p>
        </w:tc>
        <w:tc>
          <w:tcPr>
            <w:tcW w:w="834" w:type="pct"/>
            <w:vAlign w:val="center"/>
          </w:tcPr>
          <w:p w14:paraId="2926020F" w14:textId="77777777" w:rsidR="00503691" w:rsidRDefault="00503691" w:rsidP="001B11E3">
            <w:pPr>
              <w:keepNext/>
              <w:keepLines/>
              <w:jc w:val="center"/>
              <w:rPr>
                <w:rFonts w:cs="Times New Roman"/>
                <w:szCs w:val="24"/>
              </w:rPr>
            </w:pPr>
            <w:r>
              <w:rPr>
                <w:rFonts w:cs="Times New Roman"/>
                <w:szCs w:val="24"/>
              </w:rPr>
              <w:t>7.53</w:t>
            </w:r>
          </w:p>
        </w:tc>
        <w:tc>
          <w:tcPr>
            <w:tcW w:w="834" w:type="pct"/>
            <w:vAlign w:val="center"/>
          </w:tcPr>
          <w:p w14:paraId="3229C67A" w14:textId="77777777" w:rsidR="00503691" w:rsidRDefault="00503691" w:rsidP="001B11E3">
            <w:pPr>
              <w:keepNext/>
              <w:keepLines/>
              <w:jc w:val="center"/>
              <w:rPr>
                <w:rFonts w:cs="Times New Roman"/>
                <w:szCs w:val="24"/>
              </w:rPr>
            </w:pPr>
            <w:r>
              <w:rPr>
                <w:rFonts w:cs="Times New Roman"/>
                <w:szCs w:val="24"/>
              </w:rPr>
              <w:t>7.09</w:t>
            </w:r>
          </w:p>
        </w:tc>
        <w:tc>
          <w:tcPr>
            <w:tcW w:w="834" w:type="pct"/>
            <w:vAlign w:val="center"/>
          </w:tcPr>
          <w:p w14:paraId="07B005AC" w14:textId="77777777" w:rsidR="00503691" w:rsidRDefault="00503691" w:rsidP="001B11E3">
            <w:pPr>
              <w:keepNext/>
              <w:keepLines/>
              <w:jc w:val="center"/>
              <w:rPr>
                <w:rFonts w:cs="Times New Roman"/>
                <w:szCs w:val="24"/>
              </w:rPr>
            </w:pPr>
            <w:r>
              <w:rPr>
                <w:rFonts w:cs="Times New Roman"/>
                <w:szCs w:val="24"/>
              </w:rPr>
              <w:t>7.07</w:t>
            </w:r>
          </w:p>
        </w:tc>
        <w:tc>
          <w:tcPr>
            <w:tcW w:w="650" w:type="pct"/>
            <w:vAlign w:val="center"/>
          </w:tcPr>
          <w:p w14:paraId="06D658AD" w14:textId="77777777" w:rsidR="00503691" w:rsidRDefault="00503691" w:rsidP="001B11E3">
            <w:pPr>
              <w:keepNext/>
              <w:keepLines/>
              <w:jc w:val="center"/>
              <w:rPr>
                <w:rFonts w:cs="Times New Roman"/>
                <w:szCs w:val="24"/>
              </w:rPr>
            </w:pPr>
            <w:r>
              <w:rPr>
                <w:rFonts w:cs="Times New Roman"/>
                <w:szCs w:val="24"/>
              </w:rPr>
              <w:t>7.89</w:t>
            </w:r>
          </w:p>
        </w:tc>
        <w:tc>
          <w:tcPr>
            <w:tcW w:w="649" w:type="pct"/>
            <w:vAlign w:val="center"/>
          </w:tcPr>
          <w:p w14:paraId="6814995F" w14:textId="77777777" w:rsidR="00503691" w:rsidRDefault="00503691" w:rsidP="001B11E3">
            <w:pPr>
              <w:keepNext/>
              <w:keepLines/>
              <w:jc w:val="center"/>
              <w:rPr>
                <w:rFonts w:cs="Times New Roman"/>
                <w:szCs w:val="24"/>
              </w:rPr>
            </w:pPr>
            <w:r>
              <w:rPr>
                <w:rFonts w:cs="Times New Roman"/>
                <w:szCs w:val="24"/>
              </w:rPr>
              <w:t>7.38</w:t>
            </w:r>
          </w:p>
        </w:tc>
      </w:tr>
      <w:tr w:rsidR="00503691" w14:paraId="62DA6CB3" w14:textId="77777777" w:rsidTr="003028C2">
        <w:trPr>
          <w:trHeight w:val="283"/>
        </w:trPr>
        <w:tc>
          <w:tcPr>
            <w:tcW w:w="1199" w:type="pct"/>
            <w:vAlign w:val="center"/>
          </w:tcPr>
          <w:p w14:paraId="0F3C3784" w14:textId="77777777" w:rsidR="00503691" w:rsidRDefault="00503691" w:rsidP="001B11E3">
            <w:pPr>
              <w:keepNext/>
              <w:keepLines/>
              <w:jc w:val="center"/>
              <w:rPr>
                <w:rFonts w:cs="Times New Roman"/>
                <w:szCs w:val="24"/>
              </w:rPr>
            </w:pPr>
            <w:r>
              <w:rPr>
                <w:rFonts w:cs="Times New Roman"/>
                <w:szCs w:val="24"/>
              </w:rPr>
              <w:t>Run Time (normalized)</w:t>
            </w:r>
          </w:p>
        </w:tc>
        <w:tc>
          <w:tcPr>
            <w:tcW w:w="834" w:type="pct"/>
            <w:vAlign w:val="center"/>
          </w:tcPr>
          <w:p w14:paraId="142A7023" w14:textId="77777777" w:rsidR="00503691" w:rsidRDefault="00503691" w:rsidP="001B11E3">
            <w:pPr>
              <w:keepNext/>
              <w:keepLines/>
              <w:jc w:val="center"/>
              <w:rPr>
                <w:rFonts w:cs="Times New Roman"/>
                <w:szCs w:val="24"/>
              </w:rPr>
            </w:pPr>
            <w:r>
              <w:rPr>
                <w:rFonts w:cs="Times New Roman"/>
                <w:szCs w:val="24"/>
              </w:rPr>
              <w:t>1.53</w:t>
            </w:r>
          </w:p>
        </w:tc>
        <w:tc>
          <w:tcPr>
            <w:tcW w:w="834" w:type="pct"/>
            <w:vAlign w:val="center"/>
          </w:tcPr>
          <w:p w14:paraId="3B1CB67F" w14:textId="77777777" w:rsidR="00503691" w:rsidRDefault="00503691" w:rsidP="001B11E3">
            <w:pPr>
              <w:keepNext/>
              <w:keepLines/>
              <w:jc w:val="center"/>
              <w:rPr>
                <w:rFonts w:cs="Times New Roman"/>
                <w:szCs w:val="24"/>
              </w:rPr>
            </w:pPr>
            <w:r>
              <w:rPr>
                <w:rFonts w:cs="Times New Roman"/>
                <w:szCs w:val="24"/>
              </w:rPr>
              <w:t>0.9</w:t>
            </w:r>
          </w:p>
        </w:tc>
        <w:tc>
          <w:tcPr>
            <w:tcW w:w="834" w:type="pct"/>
            <w:vAlign w:val="center"/>
          </w:tcPr>
          <w:p w14:paraId="5792006D" w14:textId="77777777" w:rsidR="00503691" w:rsidRDefault="00503691" w:rsidP="001B11E3">
            <w:pPr>
              <w:keepNext/>
              <w:keepLines/>
              <w:jc w:val="center"/>
              <w:rPr>
                <w:rFonts w:cs="Times New Roman"/>
                <w:szCs w:val="24"/>
              </w:rPr>
            </w:pPr>
            <w:r>
              <w:rPr>
                <w:rFonts w:cs="Times New Roman"/>
                <w:szCs w:val="24"/>
              </w:rPr>
              <w:t>0.88</w:t>
            </w:r>
          </w:p>
        </w:tc>
        <w:tc>
          <w:tcPr>
            <w:tcW w:w="650" w:type="pct"/>
            <w:vAlign w:val="center"/>
          </w:tcPr>
          <w:p w14:paraId="17272AB8" w14:textId="77777777" w:rsidR="00503691" w:rsidRDefault="00503691" w:rsidP="001B11E3">
            <w:pPr>
              <w:keepNext/>
              <w:keepLines/>
              <w:jc w:val="center"/>
              <w:rPr>
                <w:rFonts w:cs="Times New Roman"/>
                <w:szCs w:val="24"/>
              </w:rPr>
            </w:pPr>
            <w:r>
              <w:rPr>
                <w:rFonts w:cs="Times New Roman"/>
                <w:szCs w:val="24"/>
              </w:rPr>
              <w:t>1.7</w:t>
            </w:r>
          </w:p>
        </w:tc>
        <w:tc>
          <w:tcPr>
            <w:tcW w:w="649" w:type="pct"/>
            <w:vAlign w:val="center"/>
          </w:tcPr>
          <w:p w14:paraId="549E9582" w14:textId="77777777" w:rsidR="00503691" w:rsidRDefault="00503691" w:rsidP="001B11E3">
            <w:pPr>
              <w:keepNext/>
              <w:keepLines/>
              <w:jc w:val="center"/>
              <w:rPr>
                <w:rFonts w:cs="Times New Roman"/>
                <w:szCs w:val="24"/>
              </w:rPr>
            </w:pPr>
            <w:r>
              <w:rPr>
                <w:rFonts w:cs="Times New Roman"/>
                <w:szCs w:val="24"/>
              </w:rPr>
              <w:t>1.19</w:t>
            </w:r>
          </w:p>
        </w:tc>
      </w:tr>
      <w:tr w:rsidR="00503691" w14:paraId="57B08031" w14:textId="77777777" w:rsidTr="003028C2">
        <w:trPr>
          <w:trHeight w:val="283"/>
        </w:trPr>
        <w:tc>
          <w:tcPr>
            <w:tcW w:w="1199" w:type="pct"/>
            <w:vAlign w:val="center"/>
          </w:tcPr>
          <w:p w14:paraId="7088EC03" w14:textId="77777777" w:rsidR="00503691" w:rsidRDefault="00503691" w:rsidP="001B11E3">
            <w:pPr>
              <w:keepNext/>
              <w:keepLines/>
              <w:jc w:val="center"/>
              <w:rPr>
                <w:rFonts w:cs="Times New Roman"/>
                <w:szCs w:val="24"/>
              </w:rPr>
            </w:pPr>
            <w:r>
              <w:rPr>
                <w:rFonts w:cs="Times New Roman"/>
                <w:szCs w:val="24"/>
              </w:rPr>
              <w:t>Service Time</w:t>
            </w:r>
          </w:p>
        </w:tc>
        <w:tc>
          <w:tcPr>
            <w:tcW w:w="834" w:type="pct"/>
            <w:vAlign w:val="center"/>
          </w:tcPr>
          <w:p w14:paraId="4FD318E3" w14:textId="77777777" w:rsidR="00503691" w:rsidRDefault="00503691" w:rsidP="001B11E3">
            <w:pPr>
              <w:keepNext/>
              <w:keepLines/>
              <w:jc w:val="center"/>
              <w:rPr>
                <w:rFonts w:cs="Times New Roman"/>
                <w:szCs w:val="24"/>
              </w:rPr>
            </w:pPr>
            <w:r>
              <w:rPr>
                <w:rFonts w:cs="Times New Roman"/>
                <w:szCs w:val="24"/>
              </w:rPr>
              <w:t>14.79</w:t>
            </w:r>
          </w:p>
        </w:tc>
        <w:tc>
          <w:tcPr>
            <w:tcW w:w="834" w:type="pct"/>
            <w:vAlign w:val="center"/>
          </w:tcPr>
          <w:p w14:paraId="706EA895" w14:textId="77777777" w:rsidR="00503691" w:rsidRDefault="00503691" w:rsidP="001B11E3">
            <w:pPr>
              <w:keepNext/>
              <w:keepLines/>
              <w:jc w:val="center"/>
              <w:rPr>
                <w:rFonts w:cs="Times New Roman"/>
                <w:szCs w:val="24"/>
              </w:rPr>
            </w:pPr>
            <w:r>
              <w:rPr>
                <w:rFonts w:cs="Times New Roman"/>
                <w:szCs w:val="24"/>
              </w:rPr>
              <w:t>14.25</w:t>
            </w:r>
          </w:p>
        </w:tc>
        <w:tc>
          <w:tcPr>
            <w:tcW w:w="834" w:type="pct"/>
            <w:vAlign w:val="center"/>
          </w:tcPr>
          <w:p w14:paraId="60466073" w14:textId="77777777" w:rsidR="00503691" w:rsidRDefault="00503691" w:rsidP="001B11E3">
            <w:pPr>
              <w:keepNext/>
              <w:keepLines/>
              <w:jc w:val="center"/>
              <w:rPr>
                <w:rFonts w:cs="Times New Roman"/>
                <w:szCs w:val="24"/>
              </w:rPr>
            </w:pPr>
            <w:r>
              <w:rPr>
                <w:rFonts w:cs="Times New Roman"/>
                <w:szCs w:val="24"/>
              </w:rPr>
              <w:t>14.01</w:t>
            </w:r>
          </w:p>
        </w:tc>
        <w:tc>
          <w:tcPr>
            <w:tcW w:w="650" w:type="pct"/>
            <w:vAlign w:val="center"/>
          </w:tcPr>
          <w:p w14:paraId="06EF1397" w14:textId="77777777" w:rsidR="00503691" w:rsidRDefault="00503691" w:rsidP="001B11E3">
            <w:pPr>
              <w:keepNext/>
              <w:keepLines/>
              <w:jc w:val="center"/>
              <w:rPr>
                <w:rFonts w:cs="Times New Roman"/>
                <w:szCs w:val="24"/>
              </w:rPr>
            </w:pPr>
            <w:r>
              <w:rPr>
                <w:rFonts w:cs="Times New Roman"/>
                <w:szCs w:val="24"/>
              </w:rPr>
              <w:t>14.69</w:t>
            </w:r>
          </w:p>
        </w:tc>
        <w:tc>
          <w:tcPr>
            <w:tcW w:w="649" w:type="pct"/>
            <w:vAlign w:val="center"/>
          </w:tcPr>
          <w:p w14:paraId="1CCF4C58" w14:textId="77777777" w:rsidR="00503691" w:rsidRDefault="00503691" w:rsidP="001B11E3">
            <w:pPr>
              <w:keepNext/>
              <w:keepLines/>
              <w:jc w:val="center"/>
              <w:rPr>
                <w:rFonts w:cs="Times New Roman"/>
                <w:szCs w:val="24"/>
              </w:rPr>
            </w:pPr>
            <w:r>
              <w:rPr>
                <w:rFonts w:cs="Times New Roman"/>
                <w:szCs w:val="24"/>
              </w:rPr>
              <w:t>25.38</w:t>
            </w:r>
          </w:p>
        </w:tc>
      </w:tr>
      <w:tr w:rsidR="00503691" w14:paraId="5AA1FAE1" w14:textId="77777777" w:rsidTr="003028C2">
        <w:trPr>
          <w:trHeight w:val="283"/>
        </w:trPr>
        <w:tc>
          <w:tcPr>
            <w:tcW w:w="1199" w:type="pct"/>
            <w:vAlign w:val="center"/>
          </w:tcPr>
          <w:p w14:paraId="2932C8CB" w14:textId="77777777" w:rsidR="00503691" w:rsidRDefault="00503691" w:rsidP="001B11E3">
            <w:pPr>
              <w:keepNext/>
              <w:keepLines/>
              <w:jc w:val="center"/>
              <w:rPr>
                <w:rFonts w:cs="Times New Roman"/>
                <w:szCs w:val="24"/>
              </w:rPr>
            </w:pPr>
            <w:r>
              <w:rPr>
                <w:rFonts w:cs="Times New Roman"/>
                <w:szCs w:val="24"/>
              </w:rPr>
              <w:t>Service Time (normalized)</w:t>
            </w:r>
          </w:p>
        </w:tc>
        <w:tc>
          <w:tcPr>
            <w:tcW w:w="834" w:type="pct"/>
            <w:vAlign w:val="center"/>
          </w:tcPr>
          <w:p w14:paraId="1C4DEA4A" w14:textId="77777777" w:rsidR="00503691" w:rsidRDefault="00503691" w:rsidP="001B11E3">
            <w:pPr>
              <w:keepNext/>
              <w:keepLines/>
              <w:jc w:val="center"/>
              <w:rPr>
                <w:rFonts w:cs="Times New Roman"/>
                <w:szCs w:val="24"/>
              </w:rPr>
            </w:pPr>
            <w:r>
              <w:rPr>
                <w:rFonts w:cs="Times New Roman"/>
                <w:szCs w:val="24"/>
              </w:rPr>
              <w:t>8.6</w:t>
            </w:r>
          </w:p>
        </w:tc>
        <w:tc>
          <w:tcPr>
            <w:tcW w:w="834" w:type="pct"/>
            <w:vAlign w:val="center"/>
          </w:tcPr>
          <w:p w14:paraId="7421EADA" w14:textId="77777777" w:rsidR="00503691" w:rsidRDefault="00503691" w:rsidP="001B11E3">
            <w:pPr>
              <w:keepNext/>
              <w:keepLines/>
              <w:jc w:val="center"/>
              <w:rPr>
                <w:rFonts w:cs="Times New Roman"/>
                <w:szCs w:val="24"/>
              </w:rPr>
            </w:pPr>
            <w:r>
              <w:rPr>
                <w:rFonts w:cs="Times New Roman"/>
                <w:szCs w:val="24"/>
              </w:rPr>
              <w:t>8.07</w:t>
            </w:r>
          </w:p>
        </w:tc>
        <w:tc>
          <w:tcPr>
            <w:tcW w:w="834" w:type="pct"/>
            <w:vAlign w:val="center"/>
          </w:tcPr>
          <w:p w14:paraId="543BA275" w14:textId="77777777" w:rsidR="00503691" w:rsidRDefault="00503691" w:rsidP="001B11E3">
            <w:pPr>
              <w:keepNext/>
              <w:keepLines/>
              <w:jc w:val="center"/>
              <w:rPr>
                <w:rFonts w:cs="Times New Roman"/>
                <w:szCs w:val="24"/>
              </w:rPr>
            </w:pPr>
            <w:r>
              <w:rPr>
                <w:rFonts w:cs="Times New Roman"/>
                <w:szCs w:val="24"/>
              </w:rPr>
              <w:t>7.82</w:t>
            </w:r>
          </w:p>
        </w:tc>
        <w:tc>
          <w:tcPr>
            <w:tcW w:w="650" w:type="pct"/>
            <w:vAlign w:val="center"/>
          </w:tcPr>
          <w:p w14:paraId="0ED446B0" w14:textId="77777777" w:rsidR="00503691" w:rsidRDefault="00503691" w:rsidP="001B11E3">
            <w:pPr>
              <w:keepNext/>
              <w:keepLines/>
              <w:jc w:val="center"/>
              <w:rPr>
                <w:rFonts w:cs="Times New Roman"/>
                <w:szCs w:val="24"/>
              </w:rPr>
            </w:pPr>
            <w:r>
              <w:rPr>
                <w:rFonts w:cs="Times New Roman"/>
                <w:szCs w:val="24"/>
              </w:rPr>
              <w:t>8.5</w:t>
            </w:r>
          </w:p>
        </w:tc>
        <w:tc>
          <w:tcPr>
            <w:tcW w:w="649" w:type="pct"/>
            <w:vAlign w:val="center"/>
          </w:tcPr>
          <w:p w14:paraId="00A87BCC" w14:textId="77777777" w:rsidR="00503691" w:rsidRDefault="00503691" w:rsidP="001B11E3">
            <w:pPr>
              <w:keepNext/>
              <w:keepLines/>
              <w:jc w:val="center"/>
              <w:rPr>
                <w:rFonts w:cs="Times New Roman"/>
                <w:szCs w:val="24"/>
              </w:rPr>
            </w:pPr>
            <w:r>
              <w:rPr>
                <w:rFonts w:cs="Times New Roman"/>
                <w:szCs w:val="24"/>
              </w:rPr>
              <w:t>19.19</w:t>
            </w:r>
          </w:p>
        </w:tc>
      </w:tr>
      <w:tr w:rsidR="00503691" w14:paraId="7AF641EF" w14:textId="77777777" w:rsidTr="003028C2">
        <w:trPr>
          <w:trHeight w:val="283"/>
        </w:trPr>
        <w:tc>
          <w:tcPr>
            <w:tcW w:w="1199" w:type="pct"/>
            <w:vAlign w:val="center"/>
          </w:tcPr>
          <w:p w14:paraId="1322654E" w14:textId="77777777" w:rsidR="00503691" w:rsidRDefault="00503691" w:rsidP="001B11E3">
            <w:pPr>
              <w:keepNext/>
              <w:keepLines/>
              <w:jc w:val="center"/>
              <w:rPr>
                <w:rFonts w:cs="Times New Roman"/>
                <w:szCs w:val="24"/>
              </w:rPr>
            </w:pPr>
            <w:r>
              <w:rPr>
                <w:rFonts w:cs="Times New Roman"/>
                <w:szCs w:val="24"/>
              </w:rPr>
              <w:t>Lifetime</w:t>
            </w:r>
          </w:p>
        </w:tc>
        <w:tc>
          <w:tcPr>
            <w:tcW w:w="834" w:type="pct"/>
            <w:vAlign w:val="center"/>
          </w:tcPr>
          <w:p w14:paraId="29951EEE" w14:textId="77777777" w:rsidR="00503691" w:rsidRDefault="00503691" w:rsidP="001B11E3">
            <w:pPr>
              <w:keepNext/>
              <w:keepLines/>
              <w:jc w:val="center"/>
              <w:rPr>
                <w:rFonts w:cs="Times New Roman"/>
                <w:szCs w:val="24"/>
              </w:rPr>
            </w:pPr>
            <w:r>
              <w:rPr>
                <w:rFonts w:cs="Times New Roman"/>
                <w:szCs w:val="24"/>
              </w:rPr>
              <w:t>71.57</w:t>
            </w:r>
          </w:p>
        </w:tc>
        <w:tc>
          <w:tcPr>
            <w:tcW w:w="834" w:type="pct"/>
            <w:vAlign w:val="center"/>
          </w:tcPr>
          <w:p w14:paraId="58D04FC6" w14:textId="77777777" w:rsidR="00503691" w:rsidRDefault="00503691" w:rsidP="001B11E3">
            <w:pPr>
              <w:keepNext/>
              <w:keepLines/>
              <w:jc w:val="center"/>
              <w:rPr>
                <w:rFonts w:cs="Times New Roman"/>
                <w:szCs w:val="24"/>
              </w:rPr>
            </w:pPr>
            <w:r>
              <w:rPr>
                <w:rFonts w:cs="Times New Roman"/>
                <w:szCs w:val="24"/>
              </w:rPr>
              <w:t>66.35</w:t>
            </w:r>
          </w:p>
        </w:tc>
        <w:tc>
          <w:tcPr>
            <w:tcW w:w="834" w:type="pct"/>
            <w:vAlign w:val="center"/>
          </w:tcPr>
          <w:p w14:paraId="4A914B6D" w14:textId="77777777" w:rsidR="00503691" w:rsidRDefault="00503691" w:rsidP="001B11E3">
            <w:pPr>
              <w:keepNext/>
              <w:keepLines/>
              <w:jc w:val="center"/>
              <w:rPr>
                <w:rFonts w:cs="Times New Roman"/>
                <w:szCs w:val="24"/>
              </w:rPr>
            </w:pPr>
            <w:r>
              <w:rPr>
                <w:rFonts w:cs="Times New Roman"/>
                <w:szCs w:val="24"/>
              </w:rPr>
              <w:t>63.39</w:t>
            </w:r>
          </w:p>
        </w:tc>
        <w:tc>
          <w:tcPr>
            <w:tcW w:w="650" w:type="pct"/>
            <w:vAlign w:val="center"/>
          </w:tcPr>
          <w:p w14:paraId="43076F09" w14:textId="77777777" w:rsidR="00503691" w:rsidRDefault="00503691" w:rsidP="001B11E3">
            <w:pPr>
              <w:keepNext/>
              <w:keepLines/>
              <w:jc w:val="center"/>
              <w:rPr>
                <w:rFonts w:cs="Times New Roman"/>
                <w:szCs w:val="24"/>
              </w:rPr>
            </w:pPr>
            <w:r>
              <w:rPr>
                <w:rFonts w:cs="Times New Roman"/>
                <w:szCs w:val="24"/>
              </w:rPr>
              <w:t>73.08</w:t>
            </w:r>
          </w:p>
        </w:tc>
        <w:tc>
          <w:tcPr>
            <w:tcW w:w="649" w:type="pct"/>
            <w:vAlign w:val="center"/>
          </w:tcPr>
          <w:p w14:paraId="0F3B8F54" w14:textId="77777777" w:rsidR="00503691" w:rsidRDefault="00503691" w:rsidP="001B11E3">
            <w:pPr>
              <w:keepNext/>
              <w:keepLines/>
              <w:jc w:val="center"/>
              <w:rPr>
                <w:rFonts w:cs="Times New Roman"/>
                <w:szCs w:val="24"/>
              </w:rPr>
            </w:pPr>
            <w:r>
              <w:rPr>
                <w:rFonts w:cs="Times New Roman"/>
                <w:szCs w:val="24"/>
              </w:rPr>
              <w:t>56.09</w:t>
            </w:r>
          </w:p>
        </w:tc>
      </w:tr>
      <w:tr w:rsidR="00503691" w14:paraId="7400252A" w14:textId="77777777" w:rsidTr="003028C2">
        <w:trPr>
          <w:trHeight w:val="283"/>
        </w:trPr>
        <w:tc>
          <w:tcPr>
            <w:tcW w:w="1199" w:type="pct"/>
            <w:vAlign w:val="center"/>
          </w:tcPr>
          <w:p w14:paraId="544C6569" w14:textId="77777777" w:rsidR="00503691" w:rsidRDefault="00503691" w:rsidP="001B11E3">
            <w:pPr>
              <w:keepNext/>
              <w:keepLines/>
              <w:jc w:val="center"/>
              <w:rPr>
                <w:rFonts w:cs="Times New Roman"/>
                <w:szCs w:val="24"/>
              </w:rPr>
            </w:pPr>
            <w:r>
              <w:rPr>
                <w:rFonts w:cs="Times New Roman"/>
                <w:szCs w:val="24"/>
              </w:rPr>
              <w:t>Serviceability</w:t>
            </w:r>
          </w:p>
        </w:tc>
        <w:tc>
          <w:tcPr>
            <w:tcW w:w="834" w:type="pct"/>
            <w:vAlign w:val="center"/>
          </w:tcPr>
          <w:p w14:paraId="11DB4317" w14:textId="77777777" w:rsidR="00503691" w:rsidRDefault="00503691" w:rsidP="001B11E3">
            <w:pPr>
              <w:keepNext/>
              <w:keepLines/>
              <w:jc w:val="center"/>
              <w:rPr>
                <w:rFonts w:cs="Times New Roman"/>
                <w:szCs w:val="24"/>
              </w:rPr>
            </w:pPr>
            <w:r>
              <w:rPr>
                <w:rFonts w:cs="Times New Roman"/>
                <w:szCs w:val="24"/>
              </w:rPr>
              <w:t>7.25</w:t>
            </w:r>
          </w:p>
        </w:tc>
        <w:tc>
          <w:tcPr>
            <w:tcW w:w="834" w:type="pct"/>
            <w:vAlign w:val="center"/>
          </w:tcPr>
          <w:p w14:paraId="23A989F2" w14:textId="77777777" w:rsidR="00503691" w:rsidRDefault="00503691" w:rsidP="001B11E3">
            <w:pPr>
              <w:keepNext/>
              <w:keepLines/>
              <w:jc w:val="center"/>
              <w:rPr>
                <w:rFonts w:cs="Times New Roman"/>
                <w:szCs w:val="24"/>
              </w:rPr>
            </w:pPr>
            <w:r>
              <w:rPr>
                <w:rFonts w:cs="Times New Roman"/>
                <w:szCs w:val="24"/>
              </w:rPr>
              <w:t>7.17</w:t>
            </w:r>
          </w:p>
        </w:tc>
        <w:tc>
          <w:tcPr>
            <w:tcW w:w="834" w:type="pct"/>
            <w:vAlign w:val="center"/>
          </w:tcPr>
          <w:p w14:paraId="3A1DD26B" w14:textId="77777777" w:rsidR="00503691" w:rsidRDefault="00503691" w:rsidP="001B11E3">
            <w:pPr>
              <w:keepNext/>
              <w:keepLines/>
              <w:jc w:val="center"/>
              <w:rPr>
                <w:rFonts w:cs="Times New Roman"/>
                <w:szCs w:val="24"/>
              </w:rPr>
            </w:pPr>
            <w:r>
              <w:rPr>
                <w:rFonts w:cs="Times New Roman"/>
                <w:szCs w:val="24"/>
              </w:rPr>
              <w:t>6.94</w:t>
            </w:r>
          </w:p>
        </w:tc>
        <w:tc>
          <w:tcPr>
            <w:tcW w:w="650" w:type="pct"/>
            <w:vAlign w:val="center"/>
          </w:tcPr>
          <w:p w14:paraId="251E33FB" w14:textId="77777777" w:rsidR="00503691" w:rsidRDefault="00503691" w:rsidP="001B11E3">
            <w:pPr>
              <w:keepNext/>
              <w:keepLines/>
              <w:jc w:val="center"/>
              <w:rPr>
                <w:rFonts w:cs="Times New Roman"/>
                <w:szCs w:val="24"/>
              </w:rPr>
            </w:pPr>
            <w:r>
              <w:rPr>
                <w:rFonts w:cs="Times New Roman"/>
                <w:szCs w:val="24"/>
              </w:rPr>
              <w:t>6.8</w:t>
            </w:r>
          </w:p>
        </w:tc>
        <w:tc>
          <w:tcPr>
            <w:tcW w:w="649" w:type="pct"/>
            <w:vAlign w:val="center"/>
          </w:tcPr>
          <w:p w14:paraId="12BCE73F" w14:textId="77777777" w:rsidR="00503691" w:rsidRDefault="00503691" w:rsidP="001B11E3">
            <w:pPr>
              <w:keepNext/>
              <w:keepLines/>
              <w:jc w:val="center"/>
              <w:rPr>
                <w:rFonts w:cs="Times New Roman"/>
                <w:szCs w:val="24"/>
              </w:rPr>
            </w:pPr>
            <w:r>
              <w:rPr>
                <w:rFonts w:cs="Times New Roman"/>
                <w:szCs w:val="24"/>
              </w:rPr>
              <w:t>18.0</w:t>
            </w:r>
          </w:p>
        </w:tc>
      </w:tr>
    </w:tbl>
    <w:p w14:paraId="449EAED3" w14:textId="77777777" w:rsidR="00503691" w:rsidRDefault="00503691" w:rsidP="00503691">
      <w:pPr>
        <w:spacing w:line="480" w:lineRule="auto"/>
        <w:rPr>
          <w:rFonts w:cs="Times New Roman"/>
          <w:szCs w:val="24"/>
        </w:rPr>
      </w:pPr>
    </w:p>
    <w:p w14:paraId="16A5A427" w14:textId="5F01C4C2" w:rsidR="00503691" w:rsidRDefault="00503691" w:rsidP="00503691">
      <w:pPr>
        <w:spacing w:line="480" w:lineRule="auto"/>
        <w:rPr>
          <w:rFonts w:cs="Times New Roman"/>
          <w:szCs w:val="24"/>
        </w:rPr>
      </w:pPr>
      <w:r>
        <w:rPr>
          <w:rFonts w:cs="Times New Roman"/>
          <w:szCs w:val="24"/>
        </w:rPr>
        <w:tab/>
        <w:t xml:space="preserve">Once </w:t>
      </w:r>
      <w:r w:rsidR="003B7EDD">
        <w:rPr>
          <w:rFonts w:cs="Times New Roman"/>
          <w:szCs w:val="24"/>
        </w:rPr>
        <w:t>again,</w:t>
      </w:r>
      <w:r>
        <w:rPr>
          <w:rFonts w:cs="Times New Roman"/>
          <w:szCs w:val="24"/>
        </w:rPr>
        <w:t xml:space="preserve"> the results seem to support the hypothesized behavior of these algorithms, affirming the efficacy of FleetBench in testing warehousing situations with a variety of settings. </w:t>
      </w:r>
      <w:r w:rsidR="00107EB7">
        <w:rPr>
          <w:rFonts w:cs="Times New Roman"/>
          <w:szCs w:val="24"/>
        </w:rPr>
        <w:t>FleetBench</w:t>
      </w:r>
      <w:r>
        <w:rPr>
          <w:rFonts w:cs="Times New Roman"/>
          <w:szCs w:val="24"/>
        </w:rPr>
        <w:t xml:space="preserve"> also enabled the user to investigate specific performance cases, resulting in a deeper understanding of how and why TP and TPTS may struggle to optimize certain axes of performance.</w:t>
      </w:r>
    </w:p>
    <w:p w14:paraId="6B973B4A" w14:textId="77777777" w:rsidR="00503691" w:rsidRDefault="00503691" w:rsidP="001603E0">
      <w:pPr>
        <w:pStyle w:val="Heading4"/>
      </w:pPr>
      <w:bookmarkStart w:id="140" w:name="_Toc151829350"/>
      <w:r w:rsidRPr="0023388F">
        <w:t>Case 3</w:t>
      </w:r>
      <w:bookmarkEnd w:id="140"/>
    </w:p>
    <w:p w14:paraId="23CA7EE5" w14:textId="764E343C" w:rsidR="00503691" w:rsidRDefault="00503691" w:rsidP="00503691">
      <w:pPr>
        <w:spacing w:line="480" w:lineRule="auto"/>
        <w:rPr>
          <w:rFonts w:eastAsiaTheme="minorEastAsia" w:cs="Times New Roman"/>
          <w:iCs/>
          <w:szCs w:val="24"/>
        </w:rPr>
      </w:pPr>
      <w:r>
        <w:rPr>
          <w:rFonts w:cs="Times New Roman"/>
          <w:b/>
          <w:bCs/>
          <w:szCs w:val="24"/>
        </w:rPr>
        <w:tab/>
      </w:r>
      <w:r>
        <w:rPr>
          <w:rFonts w:eastAsiaTheme="minorEastAsia" w:cs="Times New Roman"/>
          <w:iCs/>
          <w:szCs w:val="24"/>
        </w:rPr>
        <w:t xml:space="preserve">Case 3 is simulated using the task schedule provided in Appendix </w:t>
      </w:r>
      <w:r w:rsidR="00F10E9D">
        <w:rPr>
          <w:rFonts w:eastAsiaTheme="minorEastAsia" w:cs="Times New Roman"/>
          <w:iCs/>
          <w:szCs w:val="24"/>
        </w:rPr>
        <w:t>C</w:t>
      </w:r>
      <w:r>
        <w:rPr>
          <w:rFonts w:eastAsiaTheme="minorEastAsia" w:cs="Times New Roman"/>
          <w:iCs/>
          <w:szCs w:val="24"/>
        </w:rPr>
        <w:t xml:space="preserve">, and the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_Ref151168037 \h </w:instrText>
      </w:r>
      <w:r w:rsidR="0098199A">
        <w:rPr>
          <w:rFonts w:eastAsiaTheme="minorEastAsia" w:cs="Times New Roman"/>
          <w:iCs/>
          <w:szCs w:val="24"/>
        </w:rPr>
      </w:r>
      <w:r w:rsidR="0098199A">
        <w:rPr>
          <w:rFonts w:eastAsiaTheme="minorEastAsia" w:cs="Times New Roman"/>
          <w:iCs/>
          <w:szCs w:val="24"/>
        </w:rPr>
        <w:fldChar w:fldCharType="separate"/>
      </w:r>
      <w:r w:rsidR="003667A2" w:rsidRPr="003028C2">
        <w:rPr>
          <w:b/>
          <w:bCs/>
        </w:rPr>
        <w:t xml:space="preserve">Table </w:t>
      </w:r>
      <w:r w:rsidR="003667A2">
        <w:rPr>
          <w:b/>
          <w:bCs/>
          <w:noProof/>
        </w:rPr>
        <w:t>7</w:t>
      </w:r>
      <w:r w:rsidR="0098199A">
        <w:rPr>
          <w:rFonts w:eastAsiaTheme="minorEastAsia" w:cs="Times New Roman"/>
          <w:iCs/>
          <w:szCs w:val="24"/>
        </w:rPr>
        <w:fldChar w:fldCharType="end"/>
      </w:r>
      <w:r>
        <w:rPr>
          <w:rFonts w:eastAsiaTheme="minorEastAsia" w:cs="Times New Roman"/>
          <w:iCs/>
          <w:szCs w:val="24"/>
        </w:rPr>
        <w:t xml:space="preserve">. This test case is largely intended to be watched rather than </w:t>
      </w:r>
      <w:r w:rsidR="003B7EDD">
        <w:rPr>
          <w:rFonts w:eastAsiaTheme="minorEastAsia" w:cs="Times New Roman"/>
          <w:iCs/>
          <w:szCs w:val="24"/>
        </w:rPr>
        <w:t>analyzed and</w:t>
      </w:r>
      <w:r>
        <w:rPr>
          <w:rFonts w:eastAsiaTheme="minorEastAsia" w:cs="Times New Roman"/>
          <w:iCs/>
          <w:szCs w:val="24"/>
        </w:rPr>
        <w:t xml:space="preserve"> exposes a consequence of failing to perfectly analogize the system to real-world applications. Specifically, the</w:t>
      </w:r>
      <w:r w:rsidR="001B1193">
        <w:rPr>
          <w:rFonts w:eastAsiaTheme="minorEastAsia" w:cs="Times New Roman"/>
          <w:iCs/>
          <w:szCs w:val="24"/>
        </w:rPr>
        <w:t xml:space="preserve"> current</w:t>
      </w:r>
      <w:r>
        <w:rPr>
          <w:rFonts w:eastAsiaTheme="minorEastAsia" w:cs="Times New Roman"/>
          <w:iCs/>
          <w:szCs w:val="24"/>
        </w:rPr>
        <w:t xml:space="preserve"> FleetBench implementation assumes that a movement from one node to another incurs the same costs as staying in place. Because the path planner always seeks to move in the direction of least distance from the </w:t>
      </w:r>
      <w:r>
        <w:rPr>
          <w:rFonts w:eastAsiaTheme="minorEastAsia" w:cs="Times New Roman"/>
          <w:iCs/>
          <w:szCs w:val="24"/>
        </w:rPr>
        <w:lastRenderedPageBreak/>
        <w:t>goal, an agent may pointlessly advance toward its goal even if it knows it will have to move backward in the future to avoid the path of another agent sharing the space.</w:t>
      </w:r>
      <w:r w:rsidR="001B1193">
        <w:rPr>
          <w:rFonts w:eastAsiaTheme="minorEastAsia" w:cs="Times New Roman"/>
          <w:iCs/>
          <w:szCs w:val="24"/>
        </w:rPr>
        <w:t xml:space="preserve"> This sequence is represented in </w:t>
      </w:r>
      <w:r w:rsidR="001B1193">
        <w:rPr>
          <w:rFonts w:eastAsiaTheme="minorEastAsia" w:cs="Times New Roman"/>
          <w:iCs/>
          <w:szCs w:val="24"/>
        </w:rPr>
        <w:fldChar w:fldCharType="begin"/>
      </w:r>
      <w:r w:rsidR="001B1193">
        <w:rPr>
          <w:rFonts w:eastAsiaTheme="minorEastAsia" w:cs="Times New Roman"/>
          <w:iCs/>
          <w:szCs w:val="24"/>
        </w:rPr>
        <w:instrText xml:space="preserve"> REF _Ref151167490 \h </w:instrText>
      </w:r>
      <w:r w:rsidR="001B1193">
        <w:rPr>
          <w:rFonts w:eastAsiaTheme="minorEastAsia" w:cs="Times New Roman"/>
          <w:iCs/>
          <w:szCs w:val="24"/>
        </w:rPr>
      </w:r>
      <w:r w:rsidR="001B1193">
        <w:rPr>
          <w:rFonts w:eastAsiaTheme="minorEastAsia" w:cs="Times New Roman"/>
          <w:iCs/>
          <w:szCs w:val="24"/>
        </w:rPr>
        <w:fldChar w:fldCharType="separate"/>
      </w:r>
      <w:r w:rsidR="003667A2" w:rsidRPr="00522B36">
        <w:rPr>
          <w:rFonts w:cs="Times New Roman"/>
          <w:b/>
          <w:bCs/>
          <w:szCs w:val="24"/>
        </w:rPr>
        <w:t xml:space="preserve">Figure </w:t>
      </w:r>
      <w:r w:rsidR="003667A2">
        <w:rPr>
          <w:rFonts w:cs="Times New Roman"/>
          <w:b/>
          <w:bCs/>
          <w:noProof/>
          <w:szCs w:val="24"/>
        </w:rPr>
        <w:t>19</w:t>
      </w:r>
      <w:r w:rsidR="001B1193">
        <w:rPr>
          <w:rFonts w:eastAsiaTheme="minorEastAsia" w:cs="Times New Roman"/>
          <w:iCs/>
          <w:szCs w:val="24"/>
        </w:rPr>
        <w:fldChar w:fldCharType="end"/>
      </w:r>
      <w:r w:rsidR="001B1193">
        <w:rPr>
          <w:rFonts w:eastAsiaTheme="minorEastAsia" w:cs="Times New Roman"/>
          <w:iCs/>
          <w:szCs w:val="24"/>
        </w:rPr>
        <w:t>.</w:t>
      </w:r>
      <w:r>
        <w:rPr>
          <w:rFonts w:eastAsiaTheme="minorEastAsia" w:cs="Times New Roman"/>
          <w:iCs/>
          <w:szCs w:val="24"/>
        </w:rPr>
        <w:t xml:space="preserve"> In a real-world application, this would result in wasted fuel costs, unnecessary wear, and a greater risk of agents experiencing crashes or operational faults.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bottom w:w="14" w:type="dxa"/>
        </w:tblCellMar>
        <w:tblLook w:val="04A0" w:firstRow="1" w:lastRow="0" w:firstColumn="1" w:lastColumn="0" w:noHBand="0" w:noVBand="1"/>
      </w:tblPr>
      <w:tblGrid>
        <w:gridCol w:w="2876"/>
        <w:gridCol w:w="2877"/>
        <w:gridCol w:w="2877"/>
      </w:tblGrid>
      <w:tr w:rsidR="00503691" w14:paraId="395A2D70" w14:textId="77777777" w:rsidTr="00ED1E2C">
        <w:trPr>
          <w:cantSplit/>
          <w:trHeight w:val="1200"/>
        </w:trPr>
        <w:tc>
          <w:tcPr>
            <w:tcW w:w="2876" w:type="dxa"/>
            <w:vAlign w:val="center"/>
          </w:tcPr>
          <w:p w14:paraId="2A72D828" w14:textId="1F51F120" w:rsidR="00503691" w:rsidRDefault="00454DB5" w:rsidP="00454DB5">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1C31118E" wp14:editId="15F81668">
                  <wp:extent cx="1603375" cy="804545"/>
                  <wp:effectExtent l="0" t="0" r="0" b="0"/>
                  <wp:docPr id="1490336330" name="Picture 1" descr="The first step in a sequence of six images composing Figure 19. Two agents are travelling towards each other, with no way to get past each other in the 1-width corr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36330" name="Picture 1" descr="The first step in a sequence of six images composing Figure 19. Two agents are travelling towards each other, with no way to get past each other in the 1-width corrido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12DB3C8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3647ABA4" wp14:editId="3BB9E70F">
                  <wp:extent cx="1597025" cy="804545"/>
                  <wp:effectExtent l="0" t="0" r="3175" b="0"/>
                  <wp:docPr id="948307665" name="Picture 6" descr="The second step in a sequence of six images composing Figure 19. The two agents are now adjacent to each other, and the lower priority agent can no longer move towards its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07665" name="Picture 6" descr="The second step in a sequence of six images composing Figure 19. The two agents are now adjacent to each other, and the lower priority agent can no longer move towards its goa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c>
          <w:tcPr>
            <w:tcW w:w="2877" w:type="dxa"/>
          </w:tcPr>
          <w:p w14:paraId="7FAD607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1F17BCB2" wp14:editId="09EB85A1">
                  <wp:extent cx="1597025" cy="804545"/>
                  <wp:effectExtent l="0" t="0" r="3175" b="0"/>
                  <wp:docPr id="1371212650" name="Picture 7" descr="The third step in a sequence of six images composing Figure 19. The lower priority agent must now move backward to get out of the way of the higher priority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12650" name="Picture 7" descr="The third step in a sequence of six images composing Figure 19. The lower priority agent must now move backward to get out of the way of the higher priority ag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r>
      <w:tr w:rsidR="00503691" w14:paraId="416B2898" w14:textId="77777777" w:rsidTr="00ED1E2C">
        <w:trPr>
          <w:cantSplit/>
          <w:trHeight w:val="467"/>
        </w:trPr>
        <w:tc>
          <w:tcPr>
            <w:tcW w:w="2876" w:type="dxa"/>
          </w:tcPr>
          <w:p w14:paraId="538DFFB9"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(a)</w:t>
            </w:r>
          </w:p>
        </w:tc>
        <w:tc>
          <w:tcPr>
            <w:tcW w:w="2877" w:type="dxa"/>
          </w:tcPr>
          <w:p w14:paraId="0998347A"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(b)</w:t>
            </w:r>
          </w:p>
        </w:tc>
        <w:tc>
          <w:tcPr>
            <w:tcW w:w="2877" w:type="dxa"/>
          </w:tcPr>
          <w:p w14:paraId="2F21DEC0"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(c)</w:t>
            </w:r>
          </w:p>
        </w:tc>
      </w:tr>
      <w:tr w:rsidR="00503691" w14:paraId="53224C2C" w14:textId="77777777" w:rsidTr="00ED1E2C">
        <w:trPr>
          <w:cantSplit/>
        </w:trPr>
        <w:tc>
          <w:tcPr>
            <w:tcW w:w="2876" w:type="dxa"/>
          </w:tcPr>
          <w:p w14:paraId="4701159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07F705C0" wp14:editId="0E766798">
                  <wp:extent cx="1603375" cy="804545"/>
                  <wp:effectExtent l="0" t="0" r="0" b="0"/>
                  <wp:docPr id="1833845714" name="Picture 8" descr="The fourth step in a sequence of six images composing Figure 19. The lower priority agent again moves backward, reaching an intersection which it can use to avoid and get around the path of the higher priority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45714" name="Picture 8" descr="The fourth step in a sequence of six images composing Figure 19. The lower priority agent again moves backward, reaching an intersection which it can use to avoid and get around the path of the higher priority ag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0FA597C0"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79817E9B" wp14:editId="252DBB6A">
                  <wp:extent cx="1603375" cy="804545"/>
                  <wp:effectExtent l="0" t="0" r="0" b="0"/>
                  <wp:docPr id="1952683906" name="Picture 9" descr="The fifth step in a sequence of six images composing Figure 19. The higher priority agent now enters the intersection, preparing to move in a way that allows the lower priority agent to get p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83906" name="Picture 9" descr="The fifth step in a sequence of six images composing Figure 19. The higher priority agent now enters the intersection, preparing to move in a way that allows the lower priority agent to get pa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5EBB511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578F5641" wp14:editId="15A9B93F">
                  <wp:extent cx="1597025" cy="804545"/>
                  <wp:effectExtent l="0" t="0" r="3175" b="0"/>
                  <wp:docPr id="1421364693" name="Picture 10" descr="The final step in a sequence of six images composing Figure 19. The bottleneck is resolved, with the lower priority agent able to move towards its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64693" name="Picture 10" descr="The final step in a sequence of six images composing Figure 19. The bottleneck is resolved, with the lower priority agent able to move towards its go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r>
      <w:tr w:rsidR="00503691" w14:paraId="3B488CA1" w14:textId="77777777" w:rsidTr="00ED1E2C">
        <w:trPr>
          <w:cantSplit/>
          <w:trHeight w:val="431"/>
        </w:trPr>
        <w:tc>
          <w:tcPr>
            <w:tcW w:w="2876" w:type="dxa"/>
          </w:tcPr>
          <w:p w14:paraId="65D12101"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(d)</w:t>
            </w:r>
          </w:p>
        </w:tc>
        <w:tc>
          <w:tcPr>
            <w:tcW w:w="2877" w:type="dxa"/>
          </w:tcPr>
          <w:p w14:paraId="22EC0838"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(e)</w:t>
            </w:r>
          </w:p>
        </w:tc>
        <w:tc>
          <w:tcPr>
            <w:tcW w:w="2877" w:type="dxa"/>
          </w:tcPr>
          <w:p w14:paraId="5404128D"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(f)</w:t>
            </w:r>
          </w:p>
        </w:tc>
      </w:tr>
    </w:tbl>
    <w:p w14:paraId="5AE3087F" w14:textId="480BBBD4" w:rsidR="00522B36" w:rsidRPr="00522B36" w:rsidRDefault="00503691" w:rsidP="00D3414C">
      <w:pPr>
        <w:pStyle w:val="Caption"/>
        <w:keepLines/>
        <w:jc w:val="center"/>
        <w:rPr>
          <w:rFonts w:cs="Times New Roman"/>
          <w:vanish/>
          <w:szCs w:val="24"/>
          <w:specVanish/>
        </w:rPr>
      </w:pPr>
      <w:bookmarkStart w:id="141" w:name="_Ref151167490"/>
      <w:bookmarkStart w:id="142" w:name="_Toc151828288"/>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3667A2">
        <w:rPr>
          <w:rFonts w:cs="Times New Roman"/>
          <w:b/>
          <w:bCs/>
          <w:noProof/>
          <w:szCs w:val="24"/>
        </w:rPr>
        <w:t>19</w:t>
      </w:r>
      <w:r w:rsidRPr="00522B36">
        <w:rPr>
          <w:rFonts w:cs="Times New Roman"/>
          <w:b/>
          <w:bCs/>
          <w:szCs w:val="24"/>
        </w:rPr>
        <w:fldChar w:fldCharType="end"/>
      </w:r>
      <w:bookmarkEnd w:id="141"/>
      <w:r w:rsidRPr="00522B36">
        <w:rPr>
          <w:rFonts w:cs="Times New Roman"/>
          <w:b/>
          <w:bCs/>
          <w:szCs w:val="24"/>
        </w:rPr>
        <w:t>:</w:t>
      </w:r>
      <w:r w:rsidRPr="004669D5">
        <w:rPr>
          <w:rFonts w:cs="Times New Roman"/>
          <w:szCs w:val="24"/>
        </w:rPr>
        <w:t xml:space="preserve"> Sequential moves by two </w:t>
      </w:r>
      <w:r w:rsidR="00522B36">
        <w:rPr>
          <w:rFonts w:cs="Times New Roman"/>
          <w:szCs w:val="24"/>
        </w:rPr>
        <w:t xml:space="preserve">naïve </w:t>
      </w:r>
      <w:r w:rsidRPr="004669D5">
        <w:rPr>
          <w:rFonts w:cs="Times New Roman"/>
          <w:szCs w:val="24"/>
        </w:rPr>
        <w:t>agents.</w:t>
      </w:r>
      <w:bookmarkEnd w:id="142"/>
    </w:p>
    <w:p w14:paraId="6947DB6C" w14:textId="23645379" w:rsidR="00503691" w:rsidRPr="004669D5" w:rsidRDefault="00503691" w:rsidP="00D3414C">
      <w:pPr>
        <w:pStyle w:val="Caption"/>
        <w:keepLines/>
        <w:jc w:val="center"/>
        <w:rPr>
          <w:rFonts w:eastAsiaTheme="minorEastAsia" w:cs="Times New Roman"/>
          <w:iCs w:val="0"/>
          <w:szCs w:val="24"/>
        </w:rPr>
      </w:pPr>
      <w:r w:rsidRPr="004669D5">
        <w:rPr>
          <w:rFonts w:cs="Times New Roman"/>
          <w:szCs w:val="24"/>
        </w:rPr>
        <w:t xml:space="preserve"> Pink is attempting to move left, while orange moves right. It can be seen in images </w:t>
      </w:r>
      <w:r>
        <w:rPr>
          <w:rFonts w:cs="Times New Roman"/>
          <w:szCs w:val="24"/>
        </w:rPr>
        <w:t>(a) and (</w:t>
      </w:r>
      <w:r w:rsidRPr="004669D5">
        <w:rPr>
          <w:rFonts w:cs="Times New Roman"/>
          <w:szCs w:val="24"/>
        </w:rPr>
        <w:t>b</w:t>
      </w:r>
      <w:r>
        <w:rPr>
          <w:rFonts w:cs="Times New Roman"/>
          <w:szCs w:val="24"/>
        </w:rPr>
        <w:t>)</w:t>
      </w:r>
      <w:r w:rsidRPr="004669D5">
        <w:rPr>
          <w:rFonts w:cs="Times New Roman"/>
          <w:szCs w:val="24"/>
        </w:rPr>
        <w:t xml:space="preserve"> that pink makes moves in its goal direction which it must then undo in images </w:t>
      </w:r>
      <w:r>
        <w:rPr>
          <w:rFonts w:cs="Times New Roman"/>
          <w:szCs w:val="24"/>
        </w:rPr>
        <w:t>(</w:t>
      </w:r>
      <w:r w:rsidRPr="004669D5">
        <w:rPr>
          <w:rFonts w:cs="Times New Roman"/>
          <w:szCs w:val="24"/>
        </w:rPr>
        <w:t>c</w:t>
      </w:r>
      <w:r>
        <w:rPr>
          <w:rFonts w:cs="Times New Roman"/>
          <w:szCs w:val="24"/>
        </w:rPr>
        <w:t>) and</w:t>
      </w:r>
      <w:r w:rsidRPr="004669D5">
        <w:rPr>
          <w:rFonts w:cs="Times New Roman"/>
          <w:szCs w:val="24"/>
        </w:rPr>
        <w:t xml:space="preserve"> </w:t>
      </w:r>
      <w:r>
        <w:rPr>
          <w:rFonts w:cs="Times New Roman"/>
          <w:szCs w:val="24"/>
        </w:rPr>
        <w:t>(</w:t>
      </w:r>
      <w:r w:rsidRPr="004669D5">
        <w:rPr>
          <w:rFonts w:cs="Times New Roman"/>
          <w:szCs w:val="24"/>
        </w:rPr>
        <w:t>d</w:t>
      </w:r>
      <w:r>
        <w:rPr>
          <w:rFonts w:cs="Times New Roman"/>
          <w:szCs w:val="24"/>
        </w:rPr>
        <w:t>)</w:t>
      </w:r>
      <w:r w:rsidR="00FE3626">
        <w:rPr>
          <w:rFonts w:cs="Times New Roman"/>
          <w:szCs w:val="24"/>
        </w:rPr>
        <w:t xml:space="preserve"> due to orange’s higher priority</w:t>
      </w:r>
      <w:r w:rsidRPr="004669D5">
        <w:rPr>
          <w:rFonts w:cs="Times New Roman"/>
          <w:szCs w:val="24"/>
        </w:rPr>
        <w:t xml:space="preserve">. In </w:t>
      </w:r>
      <w:r>
        <w:rPr>
          <w:rFonts w:cs="Times New Roman"/>
          <w:szCs w:val="24"/>
        </w:rPr>
        <w:t>(</w:t>
      </w:r>
      <w:r w:rsidRPr="004669D5">
        <w:rPr>
          <w:rFonts w:cs="Times New Roman"/>
          <w:szCs w:val="24"/>
        </w:rPr>
        <w:t>e</w:t>
      </w:r>
      <w:r>
        <w:rPr>
          <w:rFonts w:cs="Times New Roman"/>
          <w:szCs w:val="24"/>
        </w:rPr>
        <w:t>) and</w:t>
      </w:r>
      <w:r w:rsidRPr="004669D5">
        <w:rPr>
          <w:rFonts w:cs="Times New Roman"/>
          <w:szCs w:val="24"/>
        </w:rPr>
        <w:t xml:space="preserve"> </w:t>
      </w:r>
      <w:r>
        <w:rPr>
          <w:rFonts w:cs="Times New Roman"/>
          <w:szCs w:val="24"/>
        </w:rPr>
        <w:t>(</w:t>
      </w:r>
      <w:r w:rsidRPr="004669D5">
        <w:rPr>
          <w:rFonts w:cs="Times New Roman"/>
          <w:szCs w:val="24"/>
        </w:rPr>
        <w:t>f</w:t>
      </w:r>
      <w:r>
        <w:rPr>
          <w:rFonts w:cs="Times New Roman"/>
          <w:szCs w:val="24"/>
        </w:rPr>
        <w:t>),</w:t>
      </w:r>
      <w:r w:rsidRPr="004669D5">
        <w:rPr>
          <w:rFonts w:cs="Times New Roman"/>
          <w:szCs w:val="24"/>
        </w:rPr>
        <w:t xml:space="preserve"> the o</w:t>
      </w:r>
      <w:r>
        <w:rPr>
          <w:rFonts w:cs="Times New Roman"/>
          <w:szCs w:val="24"/>
        </w:rPr>
        <w:t>range</w:t>
      </w:r>
      <w:r w:rsidRPr="004669D5">
        <w:rPr>
          <w:rFonts w:cs="Times New Roman"/>
          <w:szCs w:val="24"/>
        </w:rPr>
        <w:t xml:space="preserve"> agent moves out of the way, allowing pink to move to its goal direction unimpeded.</w:t>
      </w:r>
    </w:p>
    <w:p w14:paraId="04B99D66" w14:textId="4F6D4E7F" w:rsidR="00503691" w:rsidRPr="0031743F" w:rsidRDefault="00503691" w:rsidP="00503691">
      <w:pPr>
        <w:spacing w:line="480" w:lineRule="auto"/>
        <w:rPr>
          <w:rFonts w:cs="Times New Roman"/>
          <w:szCs w:val="24"/>
        </w:rPr>
      </w:pPr>
      <w:r>
        <w:rPr>
          <w:rFonts w:cs="Times New Roman"/>
          <w:szCs w:val="24"/>
        </w:rPr>
        <w:tab/>
        <w:t xml:space="preserve">WHCA* seems to slightly underperform compared to HCA*, just as in </w:t>
      </w:r>
      <w:r w:rsidR="00386E2E">
        <w:rPr>
          <w:rFonts w:cs="Times New Roman"/>
          <w:szCs w:val="24"/>
        </w:rPr>
        <w:t>c</w:t>
      </w:r>
      <w:r>
        <w:rPr>
          <w:rFonts w:cs="Times New Roman"/>
          <w:szCs w:val="24"/>
        </w:rPr>
        <w:t>ase 1, further supporting the idea that optimal paths are found when full plans are made. CA* and HCA* perform identically. As expected, the optimization of the abstract hierarchy is merely one of computation time and data reuse.</w:t>
      </w:r>
    </w:p>
    <w:p w14:paraId="5C392FCC" w14:textId="518AA3E6" w:rsidR="003028C2" w:rsidRDefault="003028C2" w:rsidP="003028C2">
      <w:pPr>
        <w:pStyle w:val="Caption"/>
        <w:keepNext/>
      </w:pPr>
      <w:bookmarkStart w:id="143" w:name="_Ref151168037"/>
      <w:bookmarkStart w:id="144" w:name="_Toc151828257"/>
      <w:r w:rsidRPr="003028C2">
        <w:rPr>
          <w:b/>
          <w:bCs/>
        </w:rPr>
        <w:lastRenderedPageBreak/>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7</w:t>
      </w:r>
      <w:r w:rsidRPr="003028C2">
        <w:rPr>
          <w:b/>
          <w:bCs/>
        </w:rPr>
        <w:fldChar w:fldCharType="end"/>
      </w:r>
      <w:bookmarkEnd w:id="143"/>
      <w:r w:rsidRPr="003028C2">
        <w:rPr>
          <w:b/>
          <w:bCs/>
        </w:rPr>
        <w:t>.</w:t>
      </w:r>
      <w:r>
        <w:t xml:space="preserve"> Results of experimentation on </w:t>
      </w:r>
      <w:r w:rsidR="0098199A">
        <w:t>c</w:t>
      </w:r>
      <w:r>
        <w:t>ase 3.</w:t>
      </w:r>
      <w:bookmarkEnd w:id="144"/>
    </w:p>
    <w:tbl>
      <w:tblPr>
        <w:tblStyle w:val="TableGrid"/>
        <w:tblW w:w="5000" w:type="pct"/>
        <w:tblLook w:val="04A0" w:firstRow="1" w:lastRow="0" w:firstColumn="1" w:lastColumn="0" w:noHBand="0" w:noVBand="1"/>
      </w:tblPr>
      <w:tblGrid>
        <w:gridCol w:w="2875"/>
        <w:gridCol w:w="1918"/>
        <w:gridCol w:w="1918"/>
        <w:gridCol w:w="1919"/>
      </w:tblGrid>
      <w:tr w:rsidR="00503691" w:rsidRPr="00821478" w14:paraId="6C3CC9B5" w14:textId="77777777" w:rsidTr="003028C2">
        <w:trPr>
          <w:trHeight w:val="298"/>
        </w:trPr>
        <w:tc>
          <w:tcPr>
            <w:tcW w:w="1666" w:type="pct"/>
            <w:vAlign w:val="center"/>
          </w:tcPr>
          <w:p w14:paraId="126F4A5F"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1111" w:type="pct"/>
            <w:vAlign w:val="center"/>
          </w:tcPr>
          <w:p w14:paraId="5284D67B" w14:textId="77777777" w:rsidR="00503691" w:rsidRPr="00821478" w:rsidRDefault="00503691" w:rsidP="001B11E3">
            <w:pPr>
              <w:keepNext/>
              <w:keepLines/>
              <w:jc w:val="center"/>
              <w:rPr>
                <w:rFonts w:cs="Times New Roman"/>
                <w:b/>
                <w:bCs/>
                <w:szCs w:val="24"/>
              </w:rPr>
            </w:pPr>
            <w:r>
              <w:rPr>
                <w:rFonts w:cs="Times New Roman"/>
                <w:b/>
                <w:bCs/>
                <w:szCs w:val="24"/>
              </w:rPr>
              <w:t>CA*</w:t>
            </w:r>
          </w:p>
        </w:tc>
        <w:tc>
          <w:tcPr>
            <w:tcW w:w="1111" w:type="pct"/>
            <w:vAlign w:val="center"/>
          </w:tcPr>
          <w:p w14:paraId="4D2520D2" w14:textId="77777777" w:rsidR="00503691" w:rsidRPr="00821478" w:rsidRDefault="00503691" w:rsidP="001B11E3">
            <w:pPr>
              <w:keepNext/>
              <w:keepLines/>
              <w:jc w:val="center"/>
              <w:rPr>
                <w:rFonts w:cs="Times New Roman"/>
                <w:b/>
                <w:bCs/>
                <w:szCs w:val="24"/>
              </w:rPr>
            </w:pPr>
            <w:r w:rsidRPr="00821478">
              <w:rPr>
                <w:rFonts w:cs="Times New Roman"/>
                <w:b/>
                <w:bCs/>
                <w:szCs w:val="24"/>
              </w:rPr>
              <w:t>HCA*</w:t>
            </w:r>
          </w:p>
        </w:tc>
        <w:tc>
          <w:tcPr>
            <w:tcW w:w="1112" w:type="pct"/>
            <w:vAlign w:val="center"/>
          </w:tcPr>
          <w:p w14:paraId="246906F6" w14:textId="77777777" w:rsidR="00503691" w:rsidRPr="00821478" w:rsidRDefault="00503691" w:rsidP="001B11E3">
            <w:pPr>
              <w:keepNext/>
              <w:keepLines/>
              <w:jc w:val="center"/>
              <w:rPr>
                <w:rFonts w:cs="Times New Roman"/>
                <w:b/>
                <w:bCs/>
                <w:szCs w:val="24"/>
              </w:rPr>
            </w:pPr>
            <w:r>
              <w:rPr>
                <w:rFonts w:cs="Times New Roman"/>
                <w:b/>
                <w:bCs/>
                <w:szCs w:val="24"/>
              </w:rPr>
              <w:t>WHCA*</w:t>
            </w:r>
          </w:p>
        </w:tc>
      </w:tr>
      <w:tr w:rsidR="00503691" w14:paraId="300DE281" w14:textId="77777777" w:rsidTr="003028C2">
        <w:trPr>
          <w:trHeight w:val="298"/>
        </w:trPr>
        <w:tc>
          <w:tcPr>
            <w:tcW w:w="1666" w:type="pct"/>
            <w:vAlign w:val="center"/>
          </w:tcPr>
          <w:p w14:paraId="73130363" w14:textId="77777777" w:rsidR="00503691" w:rsidRDefault="00503691" w:rsidP="001B11E3">
            <w:pPr>
              <w:keepNext/>
              <w:keepLines/>
              <w:jc w:val="center"/>
              <w:rPr>
                <w:rFonts w:cs="Times New Roman"/>
                <w:szCs w:val="24"/>
              </w:rPr>
            </w:pPr>
            <w:r>
              <w:rPr>
                <w:rFonts w:cs="Times New Roman"/>
                <w:szCs w:val="24"/>
              </w:rPr>
              <w:t>Tasks Completed</w:t>
            </w:r>
          </w:p>
        </w:tc>
        <w:tc>
          <w:tcPr>
            <w:tcW w:w="1111" w:type="pct"/>
            <w:vAlign w:val="center"/>
          </w:tcPr>
          <w:p w14:paraId="3B75D6B0" w14:textId="77777777" w:rsidR="00503691" w:rsidRDefault="00503691" w:rsidP="001B11E3">
            <w:pPr>
              <w:keepNext/>
              <w:keepLines/>
              <w:jc w:val="center"/>
              <w:rPr>
                <w:rFonts w:cs="Times New Roman"/>
                <w:szCs w:val="24"/>
              </w:rPr>
            </w:pPr>
            <w:r>
              <w:rPr>
                <w:rFonts w:cs="Times New Roman"/>
                <w:szCs w:val="24"/>
              </w:rPr>
              <w:t>26</w:t>
            </w:r>
          </w:p>
        </w:tc>
        <w:tc>
          <w:tcPr>
            <w:tcW w:w="1111" w:type="pct"/>
            <w:vAlign w:val="center"/>
          </w:tcPr>
          <w:p w14:paraId="32BA032B" w14:textId="77777777" w:rsidR="00503691" w:rsidRDefault="00503691" w:rsidP="001B11E3">
            <w:pPr>
              <w:keepNext/>
              <w:keepLines/>
              <w:jc w:val="center"/>
              <w:rPr>
                <w:rFonts w:cs="Times New Roman"/>
                <w:szCs w:val="24"/>
              </w:rPr>
            </w:pPr>
            <w:r>
              <w:rPr>
                <w:rFonts w:cs="Times New Roman"/>
                <w:szCs w:val="24"/>
              </w:rPr>
              <w:t>26</w:t>
            </w:r>
          </w:p>
        </w:tc>
        <w:tc>
          <w:tcPr>
            <w:tcW w:w="1112" w:type="pct"/>
            <w:vAlign w:val="center"/>
          </w:tcPr>
          <w:p w14:paraId="25184B4F" w14:textId="77777777" w:rsidR="00503691" w:rsidRDefault="00503691" w:rsidP="001B11E3">
            <w:pPr>
              <w:keepNext/>
              <w:keepLines/>
              <w:jc w:val="center"/>
              <w:rPr>
                <w:rFonts w:cs="Times New Roman"/>
                <w:szCs w:val="24"/>
              </w:rPr>
            </w:pPr>
            <w:r>
              <w:rPr>
                <w:rFonts w:cs="Times New Roman"/>
                <w:szCs w:val="24"/>
              </w:rPr>
              <w:t>26</w:t>
            </w:r>
          </w:p>
        </w:tc>
      </w:tr>
      <w:tr w:rsidR="00503691" w14:paraId="3A76960B" w14:textId="77777777" w:rsidTr="003028C2">
        <w:trPr>
          <w:trHeight w:val="298"/>
        </w:trPr>
        <w:tc>
          <w:tcPr>
            <w:tcW w:w="1666" w:type="pct"/>
            <w:vAlign w:val="center"/>
          </w:tcPr>
          <w:p w14:paraId="1FB7294F" w14:textId="77777777" w:rsidR="00503691" w:rsidRDefault="00503691" w:rsidP="001B11E3">
            <w:pPr>
              <w:keepNext/>
              <w:keepLines/>
              <w:jc w:val="center"/>
              <w:rPr>
                <w:rFonts w:cs="Times New Roman"/>
                <w:szCs w:val="24"/>
              </w:rPr>
            </w:pPr>
            <w:r>
              <w:rPr>
                <w:rFonts w:cs="Times New Roman"/>
                <w:szCs w:val="24"/>
              </w:rPr>
              <w:t>Timesteps Elapsed</w:t>
            </w:r>
          </w:p>
        </w:tc>
        <w:tc>
          <w:tcPr>
            <w:tcW w:w="1111" w:type="pct"/>
            <w:vAlign w:val="center"/>
          </w:tcPr>
          <w:p w14:paraId="50B88940" w14:textId="77777777" w:rsidR="00503691" w:rsidRDefault="00503691" w:rsidP="001B11E3">
            <w:pPr>
              <w:keepNext/>
              <w:keepLines/>
              <w:jc w:val="center"/>
              <w:rPr>
                <w:rFonts w:cs="Times New Roman"/>
                <w:szCs w:val="24"/>
              </w:rPr>
            </w:pPr>
            <w:r>
              <w:rPr>
                <w:rFonts w:cs="Times New Roman"/>
                <w:szCs w:val="24"/>
              </w:rPr>
              <w:t>159</w:t>
            </w:r>
          </w:p>
        </w:tc>
        <w:tc>
          <w:tcPr>
            <w:tcW w:w="1111" w:type="pct"/>
            <w:vAlign w:val="center"/>
          </w:tcPr>
          <w:p w14:paraId="52763603" w14:textId="77777777" w:rsidR="00503691" w:rsidRDefault="00503691" w:rsidP="001B11E3">
            <w:pPr>
              <w:keepNext/>
              <w:keepLines/>
              <w:jc w:val="center"/>
              <w:rPr>
                <w:rFonts w:cs="Times New Roman"/>
                <w:szCs w:val="24"/>
              </w:rPr>
            </w:pPr>
            <w:r>
              <w:rPr>
                <w:rFonts w:cs="Times New Roman"/>
                <w:szCs w:val="24"/>
              </w:rPr>
              <w:t>159</w:t>
            </w:r>
          </w:p>
        </w:tc>
        <w:tc>
          <w:tcPr>
            <w:tcW w:w="1112" w:type="pct"/>
            <w:vAlign w:val="center"/>
          </w:tcPr>
          <w:p w14:paraId="1C030229" w14:textId="77777777" w:rsidR="00503691" w:rsidRDefault="00503691" w:rsidP="001B11E3">
            <w:pPr>
              <w:keepNext/>
              <w:keepLines/>
              <w:jc w:val="center"/>
              <w:rPr>
                <w:rFonts w:cs="Times New Roman"/>
                <w:szCs w:val="24"/>
              </w:rPr>
            </w:pPr>
            <w:r>
              <w:rPr>
                <w:rFonts w:cs="Times New Roman"/>
                <w:szCs w:val="24"/>
              </w:rPr>
              <w:t>187</w:t>
            </w:r>
          </w:p>
        </w:tc>
      </w:tr>
      <w:tr w:rsidR="00503691" w14:paraId="6453BD05" w14:textId="77777777" w:rsidTr="003028C2">
        <w:trPr>
          <w:trHeight w:val="298"/>
        </w:trPr>
        <w:tc>
          <w:tcPr>
            <w:tcW w:w="1666" w:type="pct"/>
            <w:vAlign w:val="center"/>
          </w:tcPr>
          <w:p w14:paraId="7266F1D8" w14:textId="77777777" w:rsidR="00503691" w:rsidRDefault="00503691" w:rsidP="001B11E3">
            <w:pPr>
              <w:keepNext/>
              <w:keepLines/>
              <w:jc w:val="center"/>
              <w:rPr>
                <w:rFonts w:cs="Times New Roman"/>
                <w:szCs w:val="24"/>
              </w:rPr>
            </w:pPr>
            <w:r>
              <w:rPr>
                <w:rFonts w:cs="Times New Roman"/>
                <w:szCs w:val="24"/>
              </w:rPr>
              <w:t>Agent Conflicts</w:t>
            </w:r>
          </w:p>
        </w:tc>
        <w:tc>
          <w:tcPr>
            <w:tcW w:w="1111" w:type="pct"/>
            <w:vAlign w:val="center"/>
          </w:tcPr>
          <w:p w14:paraId="7258E11A" w14:textId="77777777" w:rsidR="00503691" w:rsidRDefault="00503691" w:rsidP="001B11E3">
            <w:pPr>
              <w:keepNext/>
              <w:keepLines/>
              <w:jc w:val="center"/>
              <w:rPr>
                <w:rFonts w:cs="Times New Roman"/>
                <w:szCs w:val="24"/>
              </w:rPr>
            </w:pPr>
            <w:r>
              <w:rPr>
                <w:rFonts w:cs="Times New Roman"/>
                <w:szCs w:val="24"/>
              </w:rPr>
              <w:t>5</w:t>
            </w:r>
          </w:p>
        </w:tc>
        <w:tc>
          <w:tcPr>
            <w:tcW w:w="1111" w:type="pct"/>
            <w:vAlign w:val="center"/>
          </w:tcPr>
          <w:p w14:paraId="56C0A98A" w14:textId="77777777" w:rsidR="00503691" w:rsidRDefault="00503691" w:rsidP="001B11E3">
            <w:pPr>
              <w:keepNext/>
              <w:keepLines/>
              <w:jc w:val="center"/>
              <w:rPr>
                <w:rFonts w:cs="Times New Roman"/>
                <w:szCs w:val="24"/>
              </w:rPr>
            </w:pPr>
            <w:r>
              <w:rPr>
                <w:rFonts w:cs="Times New Roman"/>
                <w:szCs w:val="24"/>
              </w:rPr>
              <w:t>5</w:t>
            </w:r>
          </w:p>
        </w:tc>
        <w:tc>
          <w:tcPr>
            <w:tcW w:w="1112" w:type="pct"/>
            <w:vAlign w:val="center"/>
          </w:tcPr>
          <w:p w14:paraId="38350027" w14:textId="77777777" w:rsidR="00503691" w:rsidRDefault="00503691" w:rsidP="001B11E3">
            <w:pPr>
              <w:keepNext/>
              <w:keepLines/>
              <w:jc w:val="center"/>
              <w:rPr>
                <w:rFonts w:cs="Times New Roman"/>
                <w:szCs w:val="24"/>
              </w:rPr>
            </w:pPr>
            <w:r>
              <w:rPr>
                <w:rFonts w:cs="Times New Roman"/>
                <w:szCs w:val="24"/>
              </w:rPr>
              <w:t>5</w:t>
            </w:r>
          </w:p>
        </w:tc>
      </w:tr>
      <w:tr w:rsidR="00503691" w14:paraId="47A5A41A" w14:textId="77777777" w:rsidTr="003028C2">
        <w:trPr>
          <w:trHeight w:val="298"/>
        </w:trPr>
        <w:tc>
          <w:tcPr>
            <w:tcW w:w="1666" w:type="pct"/>
            <w:vAlign w:val="center"/>
          </w:tcPr>
          <w:p w14:paraId="7B875562" w14:textId="77777777" w:rsidR="00503691" w:rsidRDefault="00503691" w:rsidP="001B11E3">
            <w:pPr>
              <w:keepNext/>
              <w:keepLines/>
              <w:jc w:val="center"/>
              <w:rPr>
                <w:rFonts w:cs="Times New Roman"/>
                <w:szCs w:val="24"/>
              </w:rPr>
            </w:pPr>
            <w:r>
              <w:rPr>
                <w:rFonts w:cs="Times New Roman"/>
                <w:szCs w:val="24"/>
              </w:rPr>
              <w:t>Pathfinder Failures</w:t>
            </w:r>
          </w:p>
        </w:tc>
        <w:tc>
          <w:tcPr>
            <w:tcW w:w="1111" w:type="pct"/>
            <w:vAlign w:val="center"/>
          </w:tcPr>
          <w:p w14:paraId="11E39860" w14:textId="77777777" w:rsidR="00503691" w:rsidRDefault="00503691" w:rsidP="001B11E3">
            <w:pPr>
              <w:keepNext/>
              <w:keepLines/>
              <w:jc w:val="center"/>
              <w:rPr>
                <w:rFonts w:cs="Times New Roman"/>
                <w:szCs w:val="24"/>
              </w:rPr>
            </w:pPr>
            <w:r>
              <w:rPr>
                <w:rFonts w:cs="Times New Roman"/>
                <w:szCs w:val="24"/>
              </w:rPr>
              <w:t>5</w:t>
            </w:r>
          </w:p>
        </w:tc>
        <w:tc>
          <w:tcPr>
            <w:tcW w:w="1111" w:type="pct"/>
            <w:vAlign w:val="center"/>
          </w:tcPr>
          <w:p w14:paraId="63595372" w14:textId="77777777" w:rsidR="00503691" w:rsidRDefault="00503691" w:rsidP="001B11E3">
            <w:pPr>
              <w:keepNext/>
              <w:keepLines/>
              <w:jc w:val="center"/>
              <w:rPr>
                <w:rFonts w:cs="Times New Roman"/>
                <w:szCs w:val="24"/>
              </w:rPr>
            </w:pPr>
            <w:r>
              <w:rPr>
                <w:rFonts w:cs="Times New Roman"/>
                <w:szCs w:val="24"/>
              </w:rPr>
              <w:t>5</w:t>
            </w:r>
          </w:p>
        </w:tc>
        <w:tc>
          <w:tcPr>
            <w:tcW w:w="1112" w:type="pct"/>
            <w:vAlign w:val="center"/>
          </w:tcPr>
          <w:p w14:paraId="74E31B92" w14:textId="77777777" w:rsidR="00503691" w:rsidRDefault="00503691" w:rsidP="001B11E3">
            <w:pPr>
              <w:keepNext/>
              <w:keepLines/>
              <w:jc w:val="center"/>
              <w:rPr>
                <w:rFonts w:cs="Times New Roman"/>
                <w:szCs w:val="24"/>
              </w:rPr>
            </w:pPr>
            <w:r>
              <w:rPr>
                <w:rFonts w:cs="Times New Roman"/>
                <w:szCs w:val="24"/>
              </w:rPr>
              <w:t>5</w:t>
            </w:r>
          </w:p>
        </w:tc>
      </w:tr>
      <w:tr w:rsidR="00503691" w14:paraId="1D3C26EE" w14:textId="77777777" w:rsidTr="003028C2">
        <w:trPr>
          <w:trHeight w:val="298"/>
        </w:trPr>
        <w:tc>
          <w:tcPr>
            <w:tcW w:w="1666" w:type="pct"/>
            <w:vAlign w:val="center"/>
          </w:tcPr>
          <w:p w14:paraId="38956139" w14:textId="77777777" w:rsidR="00503691" w:rsidRDefault="00503691" w:rsidP="001B11E3">
            <w:pPr>
              <w:keepNext/>
              <w:keepLines/>
              <w:jc w:val="center"/>
              <w:rPr>
                <w:rFonts w:cs="Times New Roman"/>
                <w:szCs w:val="24"/>
              </w:rPr>
            </w:pPr>
            <w:r>
              <w:rPr>
                <w:rFonts w:cs="Times New Roman"/>
                <w:szCs w:val="24"/>
              </w:rPr>
              <w:t>Run Time</w:t>
            </w:r>
          </w:p>
        </w:tc>
        <w:tc>
          <w:tcPr>
            <w:tcW w:w="1111" w:type="pct"/>
            <w:vAlign w:val="center"/>
          </w:tcPr>
          <w:p w14:paraId="55BF9123" w14:textId="77777777" w:rsidR="00503691" w:rsidRDefault="00503691" w:rsidP="001B11E3">
            <w:pPr>
              <w:keepNext/>
              <w:keepLines/>
              <w:jc w:val="center"/>
              <w:rPr>
                <w:rFonts w:cs="Times New Roman"/>
                <w:szCs w:val="24"/>
              </w:rPr>
            </w:pPr>
            <w:r>
              <w:rPr>
                <w:rFonts w:cs="Times New Roman"/>
                <w:szCs w:val="24"/>
              </w:rPr>
              <w:t>6.08</w:t>
            </w:r>
          </w:p>
        </w:tc>
        <w:tc>
          <w:tcPr>
            <w:tcW w:w="1111" w:type="pct"/>
            <w:vAlign w:val="center"/>
          </w:tcPr>
          <w:p w14:paraId="312FC5DB" w14:textId="77777777" w:rsidR="00503691" w:rsidRDefault="00503691" w:rsidP="001B11E3">
            <w:pPr>
              <w:keepNext/>
              <w:keepLines/>
              <w:jc w:val="center"/>
              <w:rPr>
                <w:rFonts w:cs="Times New Roman"/>
                <w:szCs w:val="24"/>
              </w:rPr>
            </w:pPr>
            <w:r>
              <w:rPr>
                <w:rFonts w:cs="Times New Roman"/>
                <w:szCs w:val="24"/>
              </w:rPr>
              <w:t>6.08</w:t>
            </w:r>
          </w:p>
        </w:tc>
        <w:tc>
          <w:tcPr>
            <w:tcW w:w="1112" w:type="pct"/>
            <w:vAlign w:val="center"/>
          </w:tcPr>
          <w:p w14:paraId="10C629BE" w14:textId="77777777" w:rsidR="00503691" w:rsidRDefault="00503691" w:rsidP="001B11E3">
            <w:pPr>
              <w:keepNext/>
              <w:keepLines/>
              <w:jc w:val="center"/>
              <w:rPr>
                <w:rFonts w:cs="Times New Roman"/>
                <w:szCs w:val="24"/>
              </w:rPr>
            </w:pPr>
            <w:r>
              <w:rPr>
                <w:rFonts w:cs="Times New Roman"/>
                <w:szCs w:val="24"/>
              </w:rPr>
              <w:t>7.92</w:t>
            </w:r>
          </w:p>
        </w:tc>
      </w:tr>
      <w:tr w:rsidR="00503691" w14:paraId="5210E7D2" w14:textId="77777777" w:rsidTr="003028C2">
        <w:trPr>
          <w:trHeight w:val="298"/>
        </w:trPr>
        <w:tc>
          <w:tcPr>
            <w:tcW w:w="1666" w:type="pct"/>
            <w:vAlign w:val="center"/>
          </w:tcPr>
          <w:p w14:paraId="27AE4830" w14:textId="77777777" w:rsidR="00503691" w:rsidRDefault="00503691" w:rsidP="001B11E3">
            <w:pPr>
              <w:keepNext/>
              <w:keepLines/>
              <w:jc w:val="center"/>
              <w:rPr>
                <w:rFonts w:cs="Times New Roman"/>
                <w:szCs w:val="24"/>
              </w:rPr>
            </w:pPr>
            <w:r>
              <w:rPr>
                <w:rFonts w:cs="Times New Roman"/>
                <w:szCs w:val="24"/>
              </w:rPr>
              <w:t>Run Time (normalized)</w:t>
            </w:r>
          </w:p>
        </w:tc>
        <w:tc>
          <w:tcPr>
            <w:tcW w:w="1111" w:type="pct"/>
            <w:vAlign w:val="center"/>
          </w:tcPr>
          <w:p w14:paraId="6414171A" w14:textId="77777777" w:rsidR="00503691" w:rsidRDefault="00503691" w:rsidP="001B11E3">
            <w:pPr>
              <w:keepNext/>
              <w:keepLines/>
              <w:jc w:val="center"/>
              <w:rPr>
                <w:rFonts w:cs="Times New Roman"/>
                <w:szCs w:val="24"/>
              </w:rPr>
            </w:pPr>
            <w:r>
              <w:rPr>
                <w:rFonts w:cs="Times New Roman"/>
                <w:szCs w:val="24"/>
              </w:rPr>
              <w:t>0.31</w:t>
            </w:r>
          </w:p>
        </w:tc>
        <w:tc>
          <w:tcPr>
            <w:tcW w:w="1111" w:type="pct"/>
            <w:vAlign w:val="center"/>
          </w:tcPr>
          <w:p w14:paraId="71C72D17" w14:textId="77777777" w:rsidR="00503691" w:rsidRDefault="00503691" w:rsidP="001B11E3">
            <w:pPr>
              <w:keepNext/>
              <w:keepLines/>
              <w:jc w:val="center"/>
              <w:rPr>
                <w:rFonts w:cs="Times New Roman"/>
                <w:szCs w:val="24"/>
              </w:rPr>
            </w:pPr>
            <w:r>
              <w:rPr>
                <w:rFonts w:cs="Times New Roman"/>
                <w:szCs w:val="24"/>
              </w:rPr>
              <w:t>0.31</w:t>
            </w:r>
          </w:p>
        </w:tc>
        <w:tc>
          <w:tcPr>
            <w:tcW w:w="1112" w:type="pct"/>
            <w:vAlign w:val="center"/>
          </w:tcPr>
          <w:p w14:paraId="0119B3BC" w14:textId="77777777" w:rsidR="00503691" w:rsidRDefault="00503691" w:rsidP="001B11E3">
            <w:pPr>
              <w:keepNext/>
              <w:keepLines/>
              <w:jc w:val="center"/>
              <w:rPr>
                <w:rFonts w:cs="Times New Roman"/>
                <w:szCs w:val="24"/>
              </w:rPr>
            </w:pPr>
            <w:r>
              <w:rPr>
                <w:rFonts w:cs="Times New Roman"/>
                <w:szCs w:val="24"/>
              </w:rPr>
              <w:t>2.15</w:t>
            </w:r>
          </w:p>
        </w:tc>
      </w:tr>
      <w:tr w:rsidR="00503691" w14:paraId="4F429A06" w14:textId="77777777" w:rsidTr="003028C2">
        <w:trPr>
          <w:trHeight w:val="298"/>
        </w:trPr>
        <w:tc>
          <w:tcPr>
            <w:tcW w:w="1666" w:type="pct"/>
            <w:vAlign w:val="center"/>
          </w:tcPr>
          <w:p w14:paraId="6D9A49CA" w14:textId="77777777" w:rsidR="00503691" w:rsidRDefault="00503691" w:rsidP="001B11E3">
            <w:pPr>
              <w:keepNext/>
              <w:keepLines/>
              <w:jc w:val="center"/>
              <w:rPr>
                <w:rFonts w:cs="Times New Roman"/>
                <w:szCs w:val="24"/>
              </w:rPr>
            </w:pPr>
            <w:r>
              <w:rPr>
                <w:rFonts w:cs="Times New Roman"/>
                <w:szCs w:val="24"/>
              </w:rPr>
              <w:t>Service Time</w:t>
            </w:r>
          </w:p>
        </w:tc>
        <w:tc>
          <w:tcPr>
            <w:tcW w:w="1111" w:type="pct"/>
            <w:vAlign w:val="center"/>
          </w:tcPr>
          <w:p w14:paraId="530DC244" w14:textId="77777777" w:rsidR="00503691" w:rsidRDefault="00503691" w:rsidP="001B11E3">
            <w:pPr>
              <w:keepNext/>
              <w:keepLines/>
              <w:jc w:val="center"/>
              <w:rPr>
                <w:rFonts w:cs="Times New Roman"/>
                <w:szCs w:val="24"/>
              </w:rPr>
            </w:pPr>
            <w:r>
              <w:rPr>
                <w:rFonts w:cs="Times New Roman"/>
                <w:szCs w:val="24"/>
              </w:rPr>
              <w:t>11.92</w:t>
            </w:r>
          </w:p>
        </w:tc>
        <w:tc>
          <w:tcPr>
            <w:tcW w:w="1111" w:type="pct"/>
            <w:vAlign w:val="center"/>
          </w:tcPr>
          <w:p w14:paraId="51E29C85" w14:textId="77777777" w:rsidR="00503691" w:rsidRDefault="00503691" w:rsidP="001B11E3">
            <w:pPr>
              <w:keepNext/>
              <w:keepLines/>
              <w:jc w:val="center"/>
              <w:rPr>
                <w:rFonts w:cs="Times New Roman"/>
                <w:szCs w:val="24"/>
              </w:rPr>
            </w:pPr>
            <w:r>
              <w:rPr>
                <w:rFonts w:cs="Times New Roman"/>
                <w:szCs w:val="24"/>
              </w:rPr>
              <w:t>11.92</w:t>
            </w:r>
          </w:p>
        </w:tc>
        <w:tc>
          <w:tcPr>
            <w:tcW w:w="1112" w:type="pct"/>
            <w:vAlign w:val="center"/>
          </w:tcPr>
          <w:p w14:paraId="7D9B70C8" w14:textId="77777777" w:rsidR="00503691" w:rsidRDefault="00503691" w:rsidP="001B11E3">
            <w:pPr>
              <w:keepNext/>
              <w:keepLines/>
              <w:jc w:val="center"/>
              <w:rPr>
                <w:rFonts w:cs="Times New Roman"/>
                <w:szCs w:val="24"/>
              </w:rPr>
            </w:pPr>
            <w:r>
              <w:rPr>
                <w:rFonts w:cs="Times New Roman"/>
                <w:szCs w:val="24"/>
              </w:rPr>
              <w:t>14.08</w:t>
            </w:r>
          </w:p>
        </w:tc>
      </w:tr>
      <w:tr w:rsidR="00503691" w14:paraId="5B24F092" w14:textId="77777777" w:rsidTr="003028C2">
        <w:trPr>
          <w:trHeight w:val="298"/>
        </w:trPr>
        <w:tc>
          <w:tcPr>
            <w:tcW w:w="1666" w:type="pct"/>
            <w:vAlign w:val="center"/>
          </w:tcPr>
          <w:p w14:paraId="491BAB46" w14:textId="77777777" w:rsidR="00503691" w:rsidRDefault="00503691" w:rsidP="001B11E3">
            <w:pPr>
              <w:keepNext/>
              <w:keepLines/>
              <w:jc w:val="center"/>
              <w:rPr>
                <w:rFonts w:cs="Times New Roman"/>
                <w:szCs w:val="24"/>
              </w:rPr>
            </w:pPr>
            <w:r>
              <w:rPr>
                <w:rFonts w:cs="Times New Roman"/>
                <w:szCs w:val="24"/>
              </w:rPr>
              <w:t>Service Time (normalized)</w:t>
            </w:r>
          </w:p>
        </w:tc>
        <w:tc>
          <w:tcPr>
            <w:tcW w:w="1111" w:type="pct"/>
            <w:vAlign w:val="center"/>
          </w:tcPr>
          <w:p w14:paraId="45868721" w14:textId="77777777" w:rsidR="00503691" w:rsidRDefault="00503691" w:rsidP="001B11E3">
            <w:pPr>
              <w:keepNext/>
              <w:keepLines/>
              <w:jc w:val="center"/>
              <w:rPr>
                <w:rFonts w:cs="Times New Roman"/>
                <w:szCs w:val="24"/>
              </w:rPr>
            </w:pPr>
            <w:r>
              <w:rPr>
                <w:rFonts w:cs="Times New Roman"/>
                <w:szCs w:val="24"/>
              </w:rPr>
              <w:t>6.15</w:t>
            </w:r>
          </w:p>
        </w:tc>
        <w:tc>
          <w:tcPr>
            <w:tcW w:w="1111" w:type="pct"/>
            <w:vAlign w:val="center"/>
          </w:tcPr>
          <w:p w14:paraId="54FAC9A4" w14:textId="77777777" w:rsidR="00503691" w:rsidRDefault="00503691" w:rsidP="001B11E3">
            <w:pPr>
              <w:keepNext/>
              <w:keepLines/>
              <w:jc w:val="center"/>
              <w:rPr>
                <w:rFonts w:cs="Times New Roman"/>
                <w:szCs w:val="24"/>
              </w:rPr>
            </w:pPr>
            <w:r>
              <w:rPr>
                <w:rFonts w:cs="Times New Roman"/>
                <w:szCs w:val="24"/>
              </w:rPr>
              <w:t>6.15</w:t>
            </w:r>
          </w:p>
        </w:tc>
        <w:tc>
          <w:tcPr>
            <w:tcW w:w="1112" w:type="pct"/>
            <w:vAlign w:val="center"/>
          </w:tcPr>
          <w:p w14:paraId="34166B73" w14:textId="77777777" w:rsidR="00503691" w:rsidRDefault="00503691" w:rsidP="001B11E3">
            <w:pPr>
              <w:keepNext/>
              <w:keepLines/>
              <w:jc w:val="center"/>
              <w:rPr>
                <w:rFonts w:cs="Times New Roman"/>
                <w:szCs w:val="24"/>
              </w:rPr>
            </w:pPr>
            <w:r>
              <w:rPr>
                <w:rFonts w:cs="Times New Roman"/>
                <w:szCs w:val="24"/>
              </w:rPr>
              <w:t>8.31</w:t>
            </w:r>
          </w:p>
        </w:tc>
      </w:tr>
      <w:tr w:rsidR="00503691" w14:paraId="7E085654" w14:textId="77777777" w:rsidTr="003028C2">
        <w:trPr>
          <w:trHeight w:val="298"/>
        </w:trPr>
        <w:tc>
          <w:tcPr>
            <w:tcW w:w="1666" w:type="pct"/>
            <w:vAlign w:val="center"/>
          </w:tcPr>
          <w:p w14:paraId="332DEA0E" w14:textId="77777777" w:rsidR="00503691" w:rsidRDefault="00503691" w:rsidP="001B11E3">
            <w:pPr>
              <w:keepNext/>
              <w:keepLines/>
              <w:jc w:val="center"/>
              <w:rPr>
                <w:rFonts w:cs="Times New Roman"/>
                <w:szCs w:val="24"/>
              </w:rPr>
            </w:pPr>
            <w:r>
              <w:rPr>
                <w:rFonts w:cs="Times New Roman"/>
                <w:szCs w:val="24"/>
              </w:rPr>
              <w:t>Lifetime</w:t>
            </w:r>
          </w:p>
        </w:tc>
        <w:tc>
          <w:tcPr>
            <w:tcW w:w="1111" w:type="pct"/>
            <w:vAlign w:val="center"/>
          </w:tcPr>
          <w:p w14:paraId="0378ECD6" w14:textId="77777777" w:rsidR="00503691" w:rsidRDefault="00503691" w:rsidP="001B11E3">
            <w:pPr>
              <w:keepNext/>
              <w:keepLines/>
              <w:jc w:val="center"/>
              <w:rPr>
                <w:rFonts w:cs="Times New Roman"/>
                <w:szCs w:val="24"/>
              </w:rPr>
            </w:pPr>
            <w:r>
              <w:rPr>
                <w:rFonts w:cs="Times New Roman"/>
                <w:szCs w:val="24"/>
              </w:rPr>
              <w:t>49.96</w:t>
            </w:r>
          </w:p>
        </w:tc>
        <w:tc>
          <w:tcPr>
            <w:tcW w:w="1111" w:type="pct"/>
            <w:vAlign w:val="center"/>
          </w:tcPr>
          <w:p w14:paraId="512287BC" w14:textId="77777777" w:rsidR="00503691" w:rsidRDefault="00503691" w:rsidP="001B11E3">
            <w:pPr>
              <w:keepNext/>
              <w:keepLines/>
              <w:jc w:val="center"/>
              <w:rPr>
                <w:rFonts w:cs="Times New Roman"/>
                <w:szCs w:val="24"/>
              </w:rPr>
            </w:pPr>
            <w:r>
              <w:rPr>
                <w:rFonts w:cs="Times New Roman"/>
                <w:szCs w:val="24"/>
              </w:rPr>
              <w:t>46.96</w:t>
            </w:r>
          </w:p>
        </w:tc>
        <w:tc>
          <w:tcPr>
            <w:tcW w:w="1112" w:type="pct"/>
            <w:vAlign w:val="center"/>
          </w:tcPr>
          <w:p w14:paraId="34BE27C4" w14:textId="77777777" w:rsidR="00503691" w:rsidRDefault="00503691" w:rsidP="001B11E3">
            <w:pPr>
              <w:keepNext/>
              <w:keepLines/>
              <w:jc w:val="center"/>
              <w:rPr>
                <w:rFonts w:cs="Times New Roman"/>
                <w:szCs w:val="24"/>
              </w:rPr>
            </w:pPr>
            <w:r>
              <w:rPr>
                <w:rFonts w:cs="Times New Roman"/>
                <w:szCs w:val="24"/>
              </w:rPr>
              <w:t>63.5</w:t>
            </w:r>
          </w:p>
        </w:tc>
      </w:tr>
      <w:tr w:rsidR="00503691" w14:paraId="41453A84" w14:textId="77777777" w:rsidTr="003028C2">
        <w:trPr>
          <w:trHeight w:val="298"/>
        </w:trPr>
        <w:tc>
          <w:tcPr>
            <w:tcW w:w="1666" w:type="pct"/>
            <w:vAlign w:val="center"/>
          </w:tcPr>
          <w:p w14:paraId="20E4C356" w14:textId="77777777" w:rsidR="00503691" w:rsidRDefault="00503691" w:rsidP="001B11E3">
            <w:pPr>
              <w:keepNext/>
              <w:keepLines/>
              <w:jc w:val="center"/>
              <w:rPr>
                <w:rFonts w:cs="Times New Roman"/>
                <w:szCs w:val="24"/>
              </w:rPr>
            </w:pPr>
            <w:r>
              <w:rPr>
                <w:rFonts w:cs="Times New Roman"/>
                <w:szCs w:val="24"/>
              </w:rPr>
              <w:t>Serviceability</w:t>
            </w:r>
          </w:p>
        </w:tc>
        <w:tc>
          <w:tcPr>
            <w:tcW w:w="1111" w:type="pct"/>
            <w:vAlign w:val="center"/>
          </w:tcPr>
          <w:p w14:paraId="03268699" w14:textId="77777777" w:rsidR="00503691" w:rsidRDefault="00503691" w:rsidP="001B11E3">
            <w:pPr>
              <w:keepNext/>
              <w:keepLines/>
              <w:jc w:val="center"/>
              <w:rPr>
                <w:rFonts w:cs="Times New Roman"/>
                <w:szCs w:val="24"/>
              </w:rPr>
            </w:pPr>
            <w:r>
              <w:rPr>
                <w:rFonts w:cs="Times New Roman"/>
                <w:szCs w:val="24"/>
              </w:rPr>
              <w:t>5.85</w:t>
            </w:r>
          </w:p>
        </w:tc>
        <w:tc>
          <w:tcPr>
            <w:tcW w:w="1111" w:type="pct"/>
            <w:vAlign w:val="center"/>
          </w:tcPr>
          <w:p w14:paraId="78065294" w14:textId="77777777" w:rsidR="00503691" w:rsidRDefault="00503691" w:rsidP="001B11E3">
            <w:pPr>
              <w:keepNext/>
              <w:keepLines/>
              <w:jc w:val="center"/>
              <w:rPr>
                <w:rFonts w:cs="Times New Roman"/>
                <w:szCs w:val="24"/>
              </w:rPr>
            </w:pPr>
            <w:r>
              <w:rPr>
                <w:rFonts w:cs="Times New Roman"/>
                <w:szCs w:val="24"/>
              </w:rPr>
              <w:t>5.85</w:t>
            </w:r>
          </w:p>
        </w:tc>
        <w:tc>
          <w:tcPr>
            <w:tcW w:w="1112" w:type="pct"/>
            <w:vAlign w:val="center"/>
          </w:tcPr>
          <w:p w14:paraId="259ADE0C" w14:textId="77777777" w:rsidR="00503691" w:rsidRDefault="00503691" w:rsidP="001B11E3">
            <w:pPr>
              <w:keepNext/>
              <w:keepLines/>
              <w:jc w:val="center"/>
              <w:rPr>
                <w:rFonts w:cs="Times New Roman"/>
                <w:szCs w:val="24"/>
              </w:rPr>
            </w:pPr>
            <w:r>
              <w:rPr>
                <w:rFonts w:cs="Times New Roman"/>
                <w:szCs w:val="24"/>
              </w:rPr>
              <w:t>6.15</w:t>
            </w:r>
          </w:p>
        </w:tc>
      </w:tr>
    </w:tbl>
    <w:p w14:paraId="17E2B0B9" w14:textId="77777777" w:rsidR="00503691" w:rsidRDefault="00503691" w:rsidP="00503691">
      <w:pPr>
        <w:spacing w:line="480" w:lineRule="auto"/>
        <w:rPr>
          <w:rFonts w:cs="Times New Roman"/>
          <w:szCs w:val="24"/>
        </w:rPr>
      </w:pPr>
    </w:p>
    <w:p w14:paraId="274E97EC" w14:textId="27110AEB" w:rsidR="000A0579" w:rsidRDefault="00503691" w:rsidP="000A0579">
      <w:pPr>
        <w:spacing w:line="480" w:lineRule="auto"/>
        <w:rPr>
          <w:rFonts w:cs="Times New Roman"/>
          <w:szCs w:val="24"/>
        </w:rPr>
        <w:sectPr w:rsidR="000A0579" w:rsidSect="004F56DA">
          <w:pgSz w:w="12240" w:h="15840"/>
          <w:pgMar w:top="2160" w:right="1440" w:bottom="1440" w:left="2160" w:header="1440" w:footer="1440" w:gutter="0"/>
          <w:cols w:space="720"/>
          <w:docGrid w:linePitch="360"/>
        </w:sectPr>
      </w:pPr>
      <w:r>
        <w:rPr>
          <w:rFonts w:cs="Times New Roman"/>
          <w:szCs w:val="24"/>
        </w:rPr>
        <w:tab/>
        <w:t>These results demonstrate that the algorithms perform in a consistent manner, providing similar results as in case</w:t>
      </w:r>
      <w:r w:rsidR="00386E2E">
        <w:rPr>
          <w:rFonts w:cs="Times New Roman"/>
          <w:szCs w:val="24"/>
        </w:rPr>
        <w:t xml:space="preserve"> </w:t>
      </w:r>
      <w:r>
        <w:rPr>
          <w:rFonts w:cs="Times New Roman"/>
          <w:szCs w:val="24"/>
        </w:rPr>
        <w:t>1 but in a different environment. It also demonstrates the utility of FleetBench’s playback function as a visual tool for gaining insight into the operating principles of the underlying implementation.</w:t>
      </w:r>
    </w:p>
    <w:p w14:paraId="251C4805" w14:textId="2527D687" w:rsidR="00503691" w:rsidRDefault="000A0579" w:rsidP="001603E0">
      <w:pPr>
        <w:pStyle w:val="Heading2"/>
      </w:pPr>
      <w:bookmarkStart w:id="145" w:name="_Toc151829351"/>
      <w:r>
        <w:lastRenderedPageBreak/>
        <w:t xml:space="preserve">6.   </w:t>
      </w:r>
      <w:r w:rsidR="00503691">
        <w:t>Conclusion</w:t>
      </w:r>
      <w:bookmarkEnd w:id="145"/>
    </w:p>
    <w:p w14:paraId="4903B85D" w14:textId="234FE835" w:rsidR="00503691" w:rsidRDefault="00503691" w:rsidP="00503691">
      <w:pPr>
        <w:spacing w:line="480" w:lineRule="auto"/>
        <w:rPr>
          <w:rFonts w:cs="Times New Roman"/>
          <w:szCs w:val="24"/>
        </w:rPr>
      </w:pPr>
      <w:r>
        <w:rPr>
          <w:rFonts w:cs="Times New Roman"/>
          <w:b/>
          <w:bCs/>
          <w:szCs w:val="24"/>
        </w:rPr>
        <w:tab/>
      </w:r>
      <w:r>
        <w:rPr>
          <w:rFonts w:cs="Times New Roman"/>
          <w:szCs w:val="24"/>
        </w:rPr>
        <w:t>This thesis presented an overview and definition of the multi-agent problem</w:t>
      </w:r>
      <w:r w:rsidR="001B1193">
        <w:rPr>
          <w:rFonts w:cs="Times New Roman"/>
          <w:szCs w:val="24"/>
        </w:rPr>
        <w:t xml:space="preserve"> and</w:t>
      </w:r>
      <w:r>
        <w:rPr>
          <w:rFonts w:cs="Times New Roman"/>
          <w:szCs w:val="24"/>
        </w:rPr>
        <w:t xml:space="preserve"> two solutions to the MAPF and MAPD problems</w:t>
      </w:r>
      <w:r w:rsidR="001B1193">
        <w:rPr>
          <w:rFonts w:cs="Times New Roman"/>
          <w:szCs w:val="24"/>
        </w:rPr>
        <w:t xml:space="preserve"> (Chapter 2)</w:t>
      </w:r>
      <w:r>
        <w:rPr>
          <w:rFonts w:cs="Times New Roman"/>
          <w:szCs w:val="24"/>
        </w:rPr>
        <w:t>, a generalizable approach to adapting solutions to the problems for implementation (Chapter</w:t>
      </w:r>
      <w:r w:rsidR="00791DBC">
        <w:rPr>
          <w:rFonts w:cs="Times New Roman"/>
          <w:szCs w:val="24"/>
        </w:rPr>
        <w:t>s</w:t>
      </w:r>
      <w:r>
        <w:rPr>
          <w:rFonts w:cs="Times New Roman"/>
          <w:szCs w:val="24"/>
        </w:rPr>
        <w:t xml:space="preserve"> </w:t>
      </w:r>
      <w:r w:rsidR="00791DBC">
        <w:rPr>
          <w:rFonts w:cs="Times New Roman"/>
          <w:szCs w:val="24"/>
        </w:rPr>
        <w:t>3, 4</w:t>
      </w:r>
      <w:r>
        <w:rPr>
          <w:rFonts w:cs="Times New Roman"/>
          <w:szCs w:val="24"/>
        </w:rPr>
        <w:t xml:space="preserve">), and a workflow consisting of two computer applications which ensures a level testing field for multiple algorithms (Chapter </w:t>
      </w:r>
      <w:r w:rsidR="00791DBC">
        <w:rPr>
          <w:rFonts w:cs="Times New Roman"/>
          <w:szCs w:val="24"/>
        </w:rPr>
        <w:t>5</w:t>
      </w:r>
      <w:r>
        <w:rPr>
          <w:rFonts w:cs="Times New Roman"/>
          <w:szCs w:val="24"/>
        </w:rPr>
        <w:t xml:space="preserve">). The stated purpose of the work was to simplify the testing process, minimize knowledge requirements when comparing algorithms for performance, provide an improvement in visualization over existing solutions, and expose additional data to the user to enable deeper analysis. </w:t>
      </w:r>
    </w:p>
    <w:p w14:paraId="170C6ABE" w14:textId="39E385C0" w:rsidR="00503691" w:rsidRDefault="00503691" w:rsidP="00503691">
      <w:pPr>
        <w:spacing w:line="480" w:lineRule="auto"/>
        <w:rPr>
          <w:rFonts w:cs="Times New Roman"/>
          <w:szCs w:val="24"/>
        </w:rPr>
      </w:pPr>
      <w:r>
        <w:rPr>
          <w:rFonts w:cs="Times New Roman"/>
          <w:szCs w:val="24"/>
        </w:rPr>
        <w:tab/>
        <w:t xml:space="preserve">Using the implementation strategy of Chapter </w:t>
      </w:r>
      <w:r w:rsidR="00791DBC">
        <w:rPr>
          <w:rFonts w:cs="Times New Roman"/>
          <w:szCs w:val="24"/>
        </w:rPr>
        <w:t>3</w:t>
      </w:r>
      <w:r>
        <w:rPr>
          <w:rFonts w:cs="Times New Roman"/>
          <w:szCs w:val="24"/>
        </w:rPr>
        <w:t>, FleetBench was developed. Its basic function as a state machine and user interface for creating test cases was extended to include execution of two families of algorithms. FleetBench and GraphRendering were used to generate several arbitrary test cases in a fast and intuitive process. Algorithms belonging to each of the two families presented in Chapter</w:t>
      </w:r>
      <w:r w:rsidR="00791DBC">
        <w:rPr>
          <w:rFonts w:cs="Times New Roman"/>
          <w:szCs w:val="24"/>
        </w:rPr>
        <w:t xml:space="preserve"> 2</w:t>
      </w:r>
      <w:r>
        <w:rPr>
          <w:rFonts w:cs="Times New Roman"/>
          <w:szCs w:val="24"/>
        </w:rPr>
        <w:t xml:space="preserve"> were then tested against these test cases. This process demonstrated known and hypothesized behavior from research in the field within the implementation, affirming </w:t>
      </w:r>
      <w:r w:rsidR="001B1193">
        <w:rPr>
          <w:rFonts w:cs="Times New Roman"/>
          <w:szCs w:val="24"/>
        </w:rPr>
        <w:t>its</w:t>
      </w:r>
      <w:r>
        <w:rPr>
          <w:rFonts w:cs="Times New Roman"/>
          <w:szCs w:val="24"/>
        </w:rPr>
        <w:t xml:space="preserve"> accuracy. Features of FleetBench proved useful in visually confirming the behavior of the algorithms, enabling more intuitive analysis. Statistical data collected during the simulation was used to fuel analysis and springboard the development of explanations for the behavior of the system in simulation. </w:t>
      </w:r>
      <w:r>
        <w:rPr>
          <w:rFonts w:cs="Times New Roman"/>
          <w:szCs w:val="24"/>
        </w:rPr>
        <w:lastRenderedPageBreak/>
        <w:t>Taken together, these</w:t>
      </w:r>
      <w:r w:rsidR="001B1193">
        <w:rPr>
          <w:rFonts w:cs="Times New Roman"/>
          <w:szCs w:val="24"/>
        </w:rPr>
        <w:t xml:space="preserve"> results</w:t>
      </w:r>
      <w:r>
        <w:rPr>
          <w:rFonts w:cs="Times New Roman"/>
          <w:szCs w:val="24"/>
        </w:rPr>
        <w:t xml:space="preserve"> represent success—the intended goals for the research and implementation work were achieved.</w:t>
      </w:r>
    </w:p>
    <w:p w14:paraId="5267AF19" w14:textId="77777777" w:rsidR="00503691" w:rsidRPr="004A0CAD" w:rsidRDefault="00503691" w:rsidP="001603E0">
      <w:pPr>
        <w:pStyle w:val="Heading3"/>
      </w:pPr>
      <w:bookmarkStart w:id="146" w:name="_Toc151829352"/>
      <w:r>
        <w:t>Future Work</w:t>
      </w:r>
      <w:bookmarkEnd w:id="146"/>
    </w:p>
    <w:p w14:paraId="6EB53522" w14:textId="634E17E5" w:rsidR="00503691" w:rsidRDefault="00503691" w:rsidP="00503691">
      <w:pPr>
        <w:spacing w:line="480" w:lineRule="auto"/>
        <w:ind w:firstLine="720"/>
        <w:rPr>
          <w:rFonts w:cs="Times New Roman"/>
          <w:szCs w:val="24"/>
        </w:rPr>
      </w:pPr>
      <w:r>
        <w:rPr>
          <w:rFonts w:cs="Times New Roman"/>
          <w:szCs w:val="24"/>
        </w:rPr>
        <w:t xml:space="preserve">The algorithms implemented in this paper are of a certain type: they operate with similar methods of storing or processing data and generally rely on the optimality of the A* algorithm for pathfinding. Other approaches exist in research which may not integrate as smoothly with the framework presented in Chapter </w:t>
      </w:r>
      <w:r w:rsidR="00791DBC">
        <w:rPr>
          <w:rFonts w:cs="Times New Roman"/>
          <w:szCs w:val="24"/>
        </w:rPr>
        <w:t>3</w:t>
      </w:r>
      <w:r>
        <w:rPr>
          <w:rFonts w:cs="Times New Roman"/>
          <w:szCs w:val="24"/>
        </w:rPr>
        <w:t xml:space="preserve"> as WHCA* or TPTS. For example, BIBOX </w:t>
      </w:r>
      <w:r>
        <w:rPr>
          <w:rFonts w:cs="Times New Roman"/>
          <w:szCs w:val="24"/>
        </w:rPr>
        <w:fldChar w:fldCharType="begin"/>
      </w:r>
      <w:r w:rsidR="00844B80">
        <w:rPr>
          <w:rFonts w:cs="Times New Roman"/>
          <w:szCs w:val="24"/>
        </w:rPr>
        <w:instrText xml:space="preserve"> ADDIN ZOTERO_ITEM CSL_CITATION {"citationID":"PeewARH8","properties":{"formattedCitation":"[21]","plainCitation":"[21]","noteIndex":0},"citationItems":[{"id":265,"uris":["http://zotero.org/users/local/rYTxwDyY/items/D8U9Q2LU"],"itemData":{"id":265,"type":"paper-conference","abstract":"This paper addresses a problem of path planning for multiple robots. An abstraction where the environment for robots is modeled as an undirected graph with robots placed in its vertices is used (this abstraction is also known as the problem of pebble motion on graphs). A class of the problem with bi-connected graph and at least two unoccupied vertices is defined. A novel polynomial-time solution algorithm for this class of problem is proposed. It is shown in the paper that the new algorithm significantly outperforms the existing state-of-the-art techniques applicable to the problem. Moreover, the performed experimental evaluation indicates that the new algorithm scales up well which make it suitable for practical problem solving.","container-title":"2009 IEEE International Conference on Robotics and Automation","DOI":"10.1109/ROBOT.2009.5152326","event-place":"Kobe","event-title":"2009 IEEE International Conference on Robotics and Automation (ICRA)","ISBN":"978-1-4244-2788-8","language":"en","page":"3613-3619","publisher":"IEEE","publisher-place":"Kobe","source":"DOI.org (Crossref)","title":"A novel approach to path planning for multiple robots in bi-connected graphs","URL":"https://ieeexplore.ieee.org/document/5152326/","author":[{"family":"Surynek","given":"Pavel"}],"accessed":{"date-parts":[["2023",11,5]]},"issued":{"date-parts":[["2009",5]]}}}],"schema":"https://github.com/citation-style-language/schema/raw/master/csl-citation.json"} </w:instrText>
      </w:r>
      <w:r>
        <w:rPr>
          <w:rFonts w:cs="Times New Roman"/>
          <w:szCs w:val="24"/>
        </w:rPr>
        <w:fldChar w:fldCharType="separate"/>
      </w:r>
      <w:r w:rsidR="00844B80" w:rsidRPr="00844B80">
        <w:rPr>
          <w:rFonts w:cs="Times New Roman"/>
        </w:rPr>
        <w:t>[21]</w:t>
      </w:r>
      <w:r>
        <w:rPr>
          <w:rFonts w:cs="Times New Roman"/>
          <w:szCs w:val="24"/>
        </w:rPr>
        <w:fldChar w:fldCharType="end"/>
      </w:r>
      <w:r>
        <w:rPr>
          <w:rFonts w:cs="Times New Roman"/>
          <w:szCs w:val="24"/>
        </w:rPr>
        <w:t xml:space="preserve"> and Push and Swap </w:t>
      </w:r>
      <w:r>
        <w:rPr>
          <w:rFonts w:cs="Times New Roman"/>
          <w:szCs w:val="24"/>
        </w:rPr>
        <w:fldChar w:fldCharType="begin"/>
      </w:r>
      <w:r w:rsidR="0098431F">
        <w:rPr>
          <w:rFonts w:cs="Times New Roman"/>
          <w:szCs w:val="24"/>
        </w:rPr>
        <w:instrText xml:space="preserve"> ADDIN ZOTERO_ITEM CSL_CITATION {"citationID":"4HQwMA65","properties":{"formattedCitation":"[17]","plainCitation":"[17]","noteIndex":0},"citationItems":[{"id":233,"uris":["http://zotero.org/users/local/rYTxwDyY/items/5NUDTPHQ"],"itemData":{"id":233,"type":"paper-conference","container-title":"2011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Pr>
          <w:rFonts w:cs="Times New Roman"/>
          <w:szCs w:val="24"/>
        </w:rPr>
        <w:fldChar w:fldCharType="separate"/>
      </w:r>
      <w:r w:rsidR="0098431F" w:rsidRPr="0098431F">
        <w:rPr>
          <w:rFonts w:cs="Times New Roman"/>
        </w:rPr>
        <w:t>[17]</w:t>
      </w:r>
      <w:r>
        <w:rPr>
          <w:rFonts w:cs="Times New Roman"/>
          <w:szCs w:val="24"/>
        </w:rPr>
        <w:fldChar w:fldCharType="end"/>
      </w:r>
      <w:r>
        <w:rPr>
          <w:rFonts w:cs="Times New Roman"/>
          <w:szCs w:val="24"/>
        </w:rPr>
        <w:t xml:space="preserve"> solve multi-agent problems through topological analysis of the system state. Centralized approaches such as CBS </w:t>
      </w:r>
      <w:r>
        <w:rPr>
          <w:rFonts w:cs="Times New Roman"/>
          <w:szCs w:val="24"/>
        </w:rPr>
        <w:fldChar w:fldCharType="begin"/>
      </w:r>
      <w:r w:rsidR="0098431F">
        <w:rPr>
          <w:rFonts w:cs="Times New Roman"/>
          <w:szCs w:val="24"/>
        </w:rPr>
        <w:instrText xml:space="preserve"> ADDIN ZOTERO_ITEM CSL_CITATION {"citationID":"3d5Nt0WS","properties":{"formattedCitation":"[15]","plainCitation":"[15]","noteIndex":0},"citationItems":[{"id":226,"uris":["http://zotero.org/users/local/rYTxwDyY/items/N5M4GE8G"],"itemData":{"id":226,"type":"article-journal","abstract":"In the multi agent path finding problem (MAPF) paths should be found for several agents, each with a different start and goal position such that agents do not collide. Previous optimal solvers applied global A*-based searches. We present a new search algorithm called Conflict Based Search (CBS). CBS is a two-level algorithm. At the high level, a search is performed on a tree based on conflicts between agents. At the low level, a search is performed only for a single agent at a time. In many cases this reformulation enables CBS to examine fewer states than A* while still maintaining optimality. We analyze CBS and show its benefits and drawbacks. Experimental results on various problems shows a speedup of up to a full order of magnitude over previous approaches.","container-title":"Proceedings of the AAAI Conference on Artificial Intelligence","DOI":"10.1609/aaai.v26i1.8140","ISSN":"2374-3468","issue":"1","language":"en","license":"Copyright (c) 2021 Proceedings of the AAAI Conference on Artificial Intelligence","note":"number: 1","page":"563-569","source":"ojs.aaai.org","title":"Conflict-Based Search For Optimal Multi-Agent Path Finding","volume":"26","author":[{"family":"Sharon","given":"Guni"},{"family":"Stern","given":"Roni"},{"family":"Felner","given":"Ariel"},{"family":"Sturtevant","given":"Nathan"}],"issued":{"date-parts":[["2012"]]}}}],"schema":"https://github.com/citation-style-language/schema/raw/master/csl-citation.json"} </w:instrText>
      </w:r>
      <w:r>
        <w:rPr>
          <w:rFonts w:cs="Times New Roman"/>
          <w:szCs w:val="24"/>
        </w:rPr>
        <w:fldChar w:fldCharType="separate"/>
      </w:r>
      <w:r w:rsidR="0098431F" w:rsidRPr="0098431F">
        <w:rPr>
          <w:rFonts w:cs="Times New Roman"/>
        </w:rPr>
        <w:t>[15]</w:t>
      </w:r>
      <w:r>
        <w:rPr>
          <w:rFonts w:cs="Times New Roman"/>
          <w:szCs w:val="24"/>
        </w:rPr>
        <w:fldChar w:fldCharType="end"/>
      </w:r>
      <w:r>
        <w:rPr>
          <w:rFonts w:cs="Times New Roman"/>
          <w:szCs w:val="24"/>
        </w:rPr>
        <w:t xml:space="preserve"> which seek optimal moves at each step were said to be difficult to scale</w:t>
      </w:r>
      <w:r w:rsidR="008656F6">
        <w:rPr>
          <w:rFonts w:cs="Times New Roman"/>
          <w:szCs w:val="24"/>
        </w:rPr>
        <w:t xml:space="preserve"> </w:t>
      </w:r>
      <w:r>
        <w:rPr>
          <w:rFonts w:cs="Times New Roman"/>
          <w:szCs w:val="24"/>
        </w:rPr>
        <w:t xml:space="preserve">and have not been implemented in FleetBench. New directions in the research make use of Machine Learning to apply pattern-based solutions, as in PRIMAL </w:t>
      </w:r>
      <w:r>
        <w:rPr>
          <w:rFonts w:cs="Times New Roman"/>
          <w:szCs w:val="24"/>
        </w:rPr>
        <w:fldChar w:fldCharType="begin"/>
      </w:r>
      <w:r w:rsidR="0098431F">
        <w:rPr>
          <w:rFonts w:cs="Times New Roman"/>
          <w:szCs w:val="24"/>
        </w:rPr>
        <w:instrText xml:space="preserve"> ADDIN ZOTERO_ITEM CSL_CITATION {"citationID":"f5ZsNXTV","properties":{"formattedCitation":"[16]","plainCitation":"[16]","noteIndex":0},"citationItems":[{"id":228,"uris":["http://zotero.org/users/local/rYTxwDyY/items/A4TPVCZF"],"itemData":{"id":228,"type":"article-journal","abstract":"Multi-agent path finding (MAPF) is an essential component of many large-scale, real-world robot deployments, from aerial swarms to warehouse automation. However, despite the community's continued efforts, most state-of-the-art MAPF planners still rely on centralized planning and scale poorly past a few hundred agents. Such planning approaches are maladapted to real-world deployments, where noise and uncertainty often require paths be recomputed online, which is impossible when planning times are in seconds to minutes. We present PRIMAL, a novel framework for MAPF that combines reinforcement and imitation learning to teach fully-decentralized policies, where agents reactively plan paths online in a partially-observable world while exhibiting implicit coordination. This framework extends our previous work on distributed learning of collaborative policies by introducing demonstrations of an expert MAPF planner during training, as well as careful reward shaping and environment sampling. Once learned, the resulting policy can be copied onto any number of agents and naturally scales to different team sizes and world dimensions. We present results on randomized worlds with up to 1024 agents and compare success rates against state-of-the-art MAPF planners. Finally, we experimentally validate the learned policies in a hybrid simulation of a factory mockup, involving both real-world and simulated robots.","container-title":"IEEE Robotics and Automation Letters","DOI":"10.1109/LRA.2019.2903261","ISSN":"2377-3766, 2377-3774","issue":"3","journalAbbreviation":"IEEE Robot. Autom. Lett.","note":"arXiv:1809.03531 [cs]","page":"2378-2385","source":"arXiv.org","title":"PRIMAL: Pathfinding via Reinforcement and Imitation Multi-Agent Learning","title-short":"PRIMAL","volume":"4","author":[{"family":"Sartoretti","given":"Guillaume"},{"family":"Kerr","given":"Justin"},{"family":"Shi","given":"Yunfei"},{"family":"Wagner","given":"Glenn"},{"family":"Kumar","given":"T. K. Satish"},{"family":"Koenig","given":"Sven"},{"family":"Choset","given":"Howie"}],"issued":{"date-parts":[["2019",7]]}}}],"schema":"https://github.com/citation-style-language/schema/raw/master/csl-citation.json"} </w:instrText>
      </w:r>
      <w:r>
        <w:rPr>
          <w:rFonts w:cs="Times New Roman"/>
          <w:szCs w:val="24"/>
        </w:rPr>
        <w:fldChar w:fldCharType="separate"/>
      </w:r>
      <w:r w:rsidR="0098431F" w:rsidRPr="0098431F">
        <w:rPr>
          <w:rFonts w:cs="Times New Roman"/>
        </w:rPr>
        <w:t>[16]</w:t>
      </w:r>
      <w:r>
        <w:rPr>
          <w:rFonts w:cs="Times New Roman"/>
          <w:szCs w:val="24"/>
        </w:rPr>
        <w:fldChar w:fldCharType="end"/>
      </w:r>
      <w:r>
        <w:rPr>
          <w:rFonts w:cs="Times New Roman"/>
          <w:szCs w:val="24"/>
        </w:rPr>
        <w:t xml:space="preserve">. While the framework presented </w:t>
      </w:r>
      <w:r w:rsidR="008656F6">
        <w:rPr>
          <w:rFonts w:cs="Times New Roman"/>
          <w:szCs w:val="24"/>
        </w:rPr>
        <w:t xml:space="preserve">in Chapter </w:t>
      </w:r>
      <w:r w:rsidR="00791DBC">
        <w:rPr>
          <w:rFonts w:cs="Times New Roman"/>
          <w:szCs w:val="24"/>
        </w:rPr>
        <w:t>3</w:t>
      </w:r>
      <w:r>
        <w:rPr>
          <w:rFonts w:cs="Times New Roman"/>
          <w:szCs w:val="24"/>
        </w:rPr>
        <w:t xml:space="preserve"> can be used as a target for adapting the function of each of these solutions</w:t>
      </w:r>
      <w:r w:rsidR="008656F6">
        <w:rPr>
          <w:rFonts w:cs="Times New Roman"/>
          <w:szCs w:val="24"/>
        </w:rPr>
        <w:t xml:space="preserve"> to a standard testing environment</w:t>
      </w:r>
      <w:r>
        <w:rPr>
          <w:rFonts w:cs="Times New Roman"/>
          <w:szCs w:val="24"/>
        </w:rPr>
        <w:t>, it may become simpler for the user to adjust the presented state machine to better suit these approaches</w:t>
      </w:r>
      <w:r w:rsidR="001B1193">
        <w:rPr>
          <w:rFonts w:cs="Times New Roman"/>
          <w:szCs w:val="24"/>
        </w:rPr>
        <w:t xml:space="preserve"> rather than use the current methods</w:t>
      </w:r>
      <w:r>
        <w:rPr>
          <w:rFonts w:cs="Times New Roman"/>
          <w:szCs w:val="24"/>
        </w:rPr>
        <w:t>.</w:t>
      </w:r>
    </w:p>
    <w:p w14:paraId="38C45E80" w14:textId="4BD0B5EC" w:rsidR="00503691" w:rsidRDefault="00503691" w:rsidP="00503691">
      <w:pPr>
        <w:spacing w:line="480" w:lineRule="auto"/>
        <w:ind w:firstLine="720"/>
        <w:rPr>
          <w:rFonts w:cs="Times New Roman"/>
          <w:szCs w:val="24"/>
        </w:rPr>
      </w:pPr>
      <w:r>
        <w:rPr>
          <w:rFonts w:cs="Times New Roman"/>
          <w:szCs w:val="24"/>
        </w:rPr>
        <w:t xml:space="preserve">In terms of performance, FleetBench is far from a perfect application. While it performs the stated objective with sufficient performance in relatively simple and small cases, it suffers from performance issues as the scale increases. As discussed in the background research, real-world warehousing problems span enormous spaces and field thousands of robots to aid in fulfillment of tasks. Analogizing such problems within </w:t>
      </w:r>
      <w:r>
        <w:rPr>
          <w:rFonts w:cs="Times New Roman"/>
          <w:szCs w:val="24"/>
        </w:rPr>
        <w:lastRenderedPageBreak/>
        <w:t xml:space="preserve">FleetBench would prove extremely difficult—even for powerful computers—due to a lack of performance optimization in the current implementation. </w:t>
      </w:r>
    </w:p>
    <w:p w14:paraId="606A25CC" w14:textId="77777777" w:rsidR="00503691" w:rsidRDefault="00503691" w:rsidP="00503691">
      <w:pPr>
        <w:spacing w:line="480" w:lineRule="auto"/>
        <w:ind w:firstLine="720"/>
        <w:rPr>
          <w:rFonts w:cs="Times New Roman"/>
          <w:szCs w:val="24"/>
        </w:rPr>
      </w:pPr>
      <w:r>
        <w:rPr>
          <w:rFonts w:cs="Times New Roman"/>
          <w:szCs w:val="24"/>
        </w:rPr>
        <w:t>FleetBench could also be made smarter, though this is largely up to the user extending its function. If conclusions can be drawn about the excellence of an algorithm in solving a particular class of multi-agent problem, analysis could be performed before testing the algorithm to indicate an algorithm may be of particular interest to the user.</w:t>
      </w:r>
    </w:p>
    <w:p w14:paraId="6338E005" w14:textId="49B73FDD" w:rsidR="00503691" w:rsidRDefault="00503691" w:rsidP="00503691">
      <w:pPr>
        <w:spacing w:line="480" w:lineRule="auto"/>
        <w:ind w:firstLine="720"/>
        <w:rPr>
          <w:rFonts w:cs="Times New Roman"/>
          <w:szCs w:val="24"/>
        </w:rPr>
      </w:pPr>
      <w:r>
        <w:rPr>
          <w:rFonts w:cs="Times New Roman"/>
          <w:szCs w:val="24"/>
        </w:rPr>
        <w:t>Additional statistical tracking could be implemented to deepen analysis. For example, a user may be interested in the rate of task completion throughout the simulation. A significant drop could indicate a bottleneck, allowing a user to easily identify the simulation timesteps leading up to the performance throttle</w:t>
      </w:r>
      <w:r w:rsidR="001B1193">
        <w:rPr>
          <w:rFonts w:cs="Times New Roman"/>
          <w:szCs w:val="24"/>
        </w:rPr>
        <w:t xml:space="preserve"> to start a deeper investigation</w:t>
      </w:r>
      <w:r>
        <w:rPr>
          <w:rFonts w:cs="Times New Roman"/>
          <w:szCs w:val="24"/>
        </w:rPr>
        <w:t>.</w:t>
      </w:r>
    </w:p>
    <w:p w14:paraId="17F702A6" w14:textId="4A4C5B9E" w:rsidR="00503691" w:rsidRDefault="00503691" w:rsidP="00503691">
      <w:pPr>
        <w:spacing w:line="480" w:lineRule="auto"/>
        <w:ind w:firstLine="720"/>
        <w:rPr>
          <w:rFonts w:cs="Times New Roman"/>
          <w:szCs w:val="24"/>
        </w:rPr>
      </w:pPr>
      <w:r>
        <w:rPr>
          <w:rFonts w:cs="Times New Roman"/>
          <w:szCs w:val="24"/>
        </w:rPr>
        <w:t>The extensibility of FleetBench is ultimately a subjective experience but changes could be made which make the process smoother. Of particular interest would be dynamic option generation, as currently a user extending the program is required to implement their own UI code</w:t>
      </w:r>
      <w:r w:rsidR="001B1193">
        <w:rPr>
          <w:rFonts w:cs="Times New Roman"/>
          <w:szCs w:val="24"/>
        </w:rPr>
        <w:t xml:space="preserve"> using the techniques from Appendix F</w:t>
      </w:r>
      <w:r>
        <w:rPr>
          <w:rFonts w:cs="Times New Roman"/>
          <w:szCs w:val="24"/>
        </w:rPr>
        <w:t xml:space="preserve">, executed at </w:t>
      </w:r>
      <w:r w:rsidR="001B1193">
        <w:rPr>
          <w:rFonts w:cs="Times New Roman"/>
          <w:szCs w:val="24"/>
        </w:rPr>
        <w:t xml:space="preserve">FleetBench’s </w:t>
      </w:r>
      <w:r>
        <w:rPr>
          <w:rFonts w:cs="Times New Roman"/>
          <w:szCs w:val="24"/>
        </w:rPr>
        <w:t>runtime. Currently, the component scripts are broken out for modularity. It is possible that a user would prefer to instead supply a library in any format they prefer to develop, which is an approach currently not supported by FleetBench.</w:t>
      </w:r>
    </w:p>
    <w:p w14:paraId="4C444615" w14:textId="77777777" w:rsidR="0083239C" w:rsidRDefault="00503691" w:rsidP="00503691">
      <w:pPr>
        <w:spacing w:line="480" w:lineRule="auto"/>
        <w:ind w:firstLine="720"/>
        <w:rPr>
          <w:rFonts w:cs="Times New Roman"/>
          <w:szCs w:val="24"/>
        </w:rPr>
      </w:pPr>
      <w:r>
        <w:rPr>
          <w:rFonts w:cs="Times New Roman"/>
          <w:szCs w:val="24"/>
        </w:rPr>
        <w:t>Most of all, every additional algorithm which is correctly added to the baseline functionality of FleetBench increases its value as a testing tool, saving effort and time for the end user.</w:t>
      </w:r>
    </w:p>
    <w:p w14:paraId="523F8FB5" w14:textId="73D4490A" w:rsidR="00166F5D" w:rsidRDefault="00166F5D" w:rsidP="00503691">
      <w:pPr>
        <w:spacing w:line="480" w:lineRule="auto"/>
        <w:ind w:firstLine="720"/>
        <w:rPr>
          <w:rFonts w:cs="Times New Roman"/>
          <w:szCs w:val="24"/>
        </w:rPr>
      </w:pPr>
      <w:r>
        <w:rPr>
          <w:rFonts w:cs="Times New Roman"/>
          <w:szCs w:val="24"/>
        </w:rPr>
        <w:lastRenderedPageBreak/>
        <w:t>Finally, as a pair of prototype-level applications, FleetBench and GraphRendering may contain bugs and lack quality of life features present in more matured programs.</w:t>
      </w:r>
      <w:r w:rsidR="001B1193">
        <w:rPr>
          <w:rFonts w:cs="Times New Roman"/>
          <w:szCs w:val="24"/>
        </w:rPr>
        <w:t xml:space="preserve"> They could also be merged into a single application that provides end-to-end development and testing.</w:t>
      </w:r>
    </w:p>
    <w:p w14:paraId="18222004" w14:textId="77777777" w:rsidR="00166F5D" w:rsidRDefault="00166F5D" w:rsidP="00503691">
      <w:pPr>
        <w:spacing w:line="480" w:lineRule="auto"/>
        <w:ind w:firstLine="720"/>
        <w:rPr>
          <w:rFonts w:cs="Times New Roman"/>
          <w:szCs w:val="24"/>
        </w:rPr>
      </w:pPr>
    </w:p>
    <w:p w14:paraId="3E70B87F" w14:textId="77777777" w:rsidR="00166F5D" w:rsidRDefault="00166F5D" w:rsidP="00503691">
      <w:pPr>
        <w:spacing w:line="480" w:lineRule="auto"/>
        <w:ind w:firstLine="720"/>
        <w:rPr>
          <w:rFonts w:cs="Times New Roman"/>
          <w:szCs w:val="24"/>
        </w:rPr>
        <w:sectPr w:rsidR="00166F5D" w:rsidSect="004F56DA">
          <w:pgSz w:w="12240" w:h="15840"/>
          <w:pgMar w:top="2160" w:right="1440" w:bottom="1440" w:left="2160" w:header="1440" w:footer="1440" w:gutter="0"/>
          <w:cols w:space="720"/>
          <w:docGrid w:linePitch="360"/>
        </w:sectPr>
      </w:pPr>
    </w:p>
    <w:p w14:paraId="2F1A90AA" w14:textId="169C95C8" w:rsidR="0083239C" w:rsidRPr="0083239C" w:rsidRDefault="0083239C" w:rsidP="0083239C">
      <w:pPr>
        <w:jc w:val="center"/>
        <w:sectPr w:rsidR="0083239C" w:rsidRPr="0083239C" w:rsidSect="0083239C">
          <w:pgSz w:w="12240" w:h="15840" w:code="1"/>
          <w:pgMar w:top="2160" w:right="1440" w:bottom="1440" w:left="2160" w:header="1440" w:footer="1440" w:gutter="0"/>
          <w:cols w:space="720"/>
          <w:vAlign w:val="center"/>
          <w:docGrid w:linePitch="360"/>
        </w:sectPr>
      </w:pPr>
      <w:r>
        <w:lastRenderedPageBreak/>
        <w:t>APPENDIX</w:t>
      </w:r>
    </w:p>
    <w:p w14:paraId="741BDAFA" w14:textId="6A409528" w:rsidR="00690BF6" w:rsidRDefault="0083239C" w:rsidP="00C077A7">
      <w:pPr>
        <w:pStyle w:val="Heading1"/>
        <w:spacing w:line="480" w:lineRule="auto"/>
      </w:pPr>
      <w:bookmarkStart w:id="147" w:name="_Toc151829353"/>
      <w:r>
        <w:lastRenderedPageBreak/>
        <w:t xml:space="preserve">Appendix </w:t>
      </w:r>
      <w:commentRangeStart w:id="148"/>
      <w:r>
        <w:t>A</w:t>
      </w:r>
      <w:commentRangeEnd w:id="148"/>
      <w:r w:rsidR="00EB3D86">
        <w:rPr>
          <w:rStyle w:val="CommentReference"/>
          <w:rFonts w:eastAsiaTheme="minorHAnsi" w:cstheme="minorBidi"/>
          <w:caps w:val="0"/>
        </w:rPr>
        <w:commentReference w:id="148"/>
      </w:r>
      <w:r w:rsidR="00713970">
        <w:t>:</w:t>
      </w:r>
      <w:r w:rsidR="00C077A7">
        <w:br/>
      </w:r>
      <w:r w:rsidR="001B1193">
        <w:t>FleetBench Code Overview</w:t>
      </w:r>
      <w:bookmarkEnd w:id="147"/>
    </w:p>
    <w:p w14:paraId="6AE408D4" w14:textId="77777777" w:rsidR="00690BF6" w:rsidRDefault="00690BF6" w:rsidP="00690BF6"/>
    <w:p w14:paraId="2E95D710" w14:textId="1913F189" w:rsidR="004B7CCB" w:rsidRDefault="004B7CCB" w:rsidP="004B7CCB">
      <w:r>
        <w:tab/>
        <w:t>The underlying implementation of FleetBench as a computer application is an extensive work of programming. The source code is too large to be practically included in this manuscript (at time of writing, over 8</w:t>
      </w:r>
      <w:r w:rsidR="00C077A7">
        <w:t>500</w:t>
      </w:r>
      <w:r>
        <w:t xml:space="preserve"> lines across </w:t>
      </w:r>
      <w:r w:rsidR="003E53A9">
        <w:t>72 files)</w:t>
      </w:r>
      <w:r w:rsidR="001B1193">
        <w:t>.</w:t>
      </w:r>
      <w:r>
        <w:t xml:space="preserve"> </w:t>
      </w:r>
      <w:r w:rsidR="001B1193">
        <w:t>T</w:t>
      </w:r>
      <w:r w:rsidR="003E53A9">
        <w:t>h</w:t>
      </w:r>
      <w:r w:rsidR="001B1193">
        <w:t>e</w:t>
      </w:r>
      <w:r w:rsidR="003E53A9">
        <w:t xml:space="preserve"> appendi</w:t>
      </w:r>
      <w:r w:rsidR="001B1193">
        <w:t>ces</w:t>
      </w:r>
      <w:r w:rsidR="003E53A9">
        <w:t xml:space="preserve"> </w:t>
      </w:r>
      <w:r w:rsidR="001B1193">
        <w:t>are</w:t>
      </w:r>
      <w:r w:rsidR="003E53A9">
        <w:t xml:space="preserve"> intended to direct readers to the repositor</w:t>
      </w:r>
      <w:r w:rsidR="001B1193">
        <w:t>ies</w:t>
      </w:r>
      <w:r w:rsidR="003E53A9">
        <w:t xml:space="preserve"> containing the version of the application used in this work.</w:t>
      </w:r>
      <w:r w:rsidR="008A1C2D">
        <w:t xml:space="preserve"> An exception to this is contained in Appendix B</w:t>
      </w:r>
      <w:r w:rsidR="001B1193">
        <w:t>:</w:t>
      </w:r>
      <w:r w:rsidR="008A1C2D">
        <w:t xml:space="preserve"> the state machine implementation. This is because the state machine is central to the topic of the paper, and its code is non-repetitive and critical.</w:t>
      </w:r>
    </w:p>
    <w:p w14:paraId="4DE0BC0F" w14:textId="24BA8944" w:rsidR="004B7CCB" w:rsidRDefault="003E53A9" w:rsidP="004B7CCB">
      <w:r>
        <w:tab/>
        <w:t>In the future, FleetBench may be further developed and changed. If so, the repository will</w:t>
      </w:r>
      <w:r w:rsidR="001B1193">
        <w:t xml:space="preserve"> be</w:t>
      </w:r>
      <w:r>
        <w:t xml:space="preserve"> updated with notice of this development, but this</w:t>
      </w:r>
      <w:r w:rsidR="001B1193">
        <w:t xml:space="preserve"> original</w:t>
      </w:r>
      <w:r>
        <w:t xml:space="preserve"> version shall be preserved.</w:t>
      </w:r>
    </w:p>
    <w:p w14:paraId="7FD78D14" w14:textId="0E81A587" w:rsidR="004B7CCB" w:rsidRDefault="003E53A9" w:rsidP="004B7CCB">
      <w:r>
        <w:tab/>
        <w:t>Th</w:t>
      </w:r>
      <w:r w:rsidR="001B1193">
        <w:t>e</w:t>
      </w:r>
      <w:r>
        <w:t xml:space="preserve"> list of files </w:t>
      </w:r>
      <w:r w:rsidR="001B1193">
        <w:t xml:space="preserve">in </w:t>
      </w:r>
      <w:r w:rsidR="001B1193">
        <w:fldChar w:fldCharType="begin"/>
      </w:r>
      <w:r w:rsidR="001B1193">
        <w:instrText xml:space="preserve"> REF _Ref151824378 \h </w:instrText>
      </w:r>
      <w:r w:rsidR="001B1193">
        <w:fldChar w:fldCharType="separate"/>
      </w:r>
      <w:r w:rsidR="003667A2" w:rsidRPr="001B1193">
        <w:rPr>
          <w:b/>
          <w:bCs/>
        </w:rPr>
        <w:t xml:space="preserve">Table </w:t>
      </w:r>
      <w:r w:rsidR="003667A2">
        <w:rPr>
          <w:b/>
          <w:bCs/>
          <w:noProof/>
        </w:rPr>
        <w:t>8</w:t>
      </w:r>
      <w:r w:rsidR="001B1193">
        <w:fldChar w:fldCharType="end"/>
      </w:r>
      <w:r>
        <w:t xml:space="preserve"> only co</w:t>
      </w:r>
      <w:r w:rsidR="001B1193">
        <w:t>ntains the locations</w:t>
      </w:r>
      <w:r>
        <w:t xml:space="preserve"> of code which should be of particular interest, but all code used in the project may be obtained in this repository:</w:t>
      </w:r>
      <w:r w:rsidR="001B1193">
        <w:t xml:space="preserve"> [repository link</w:t>
      </w:r>
      <w:r w:rsidR="00992DF4">
        <w:t xml:space="preserve"> goes here</w:t>
      </w:r>
      <w:r w:rsidR="001B1193">
        <w:t>]</w:t>
      </w:r>
    </w:p>
    <w:p w14:paraId="0752B795" w14:textId="1EFA30FE" w:rsidR="004B7CCB" w:rsidRDefault="003E53A9" w:rsidP="004B7CCB">
      <w:r>
        <w:tab/>
        <w:t xml:space="preserve">The scripts which implement the functionality of the MAPF and MAPD solutions discussed in this paper are split across </w:t>
      </w:r>
      <w:r w:rsidR="001B1193">
        <w:t>several</w:t>
      </w:r>
      <w:r>
        <w:t xml:space="preserve"> modules, each named in accordance with their intended function (though additional functionality is permitted). There are four types of modules in use: </w:t>
      </w:r>
      <w:r>
        <w:rPr>
          <w:i/>
          <w:iCs/>
        </w:rPr>
        <w:t>Managers</w:t>
      </w:r>
      <w:r>
        <w:t xml:space="preserve">, </w:t>
      </w:r>
      <w:r>
        <w:rPr>
          <w:i/>
          <w:iCs/>
        </w:rPr>
        <w:t>Taskers</w:t>
      </w:r>
      <w:r>
        <w:t xml:space="preserve">, </w:t>
      </w:r>
      <w:r>
        <w:rPr>
          <w:i/>
          <w:iCs/>
        </w:rPr>
        <w:t>Pathfinders</w:t>
      </w:r>
      <w:r>
        <w:t xml:space="preserve">, and </w:t>
      </w:r>
      <w:r>
        <w:rPr>
          <w:i/>
          <w:iCs/>
        </w:rPr>
        <w:t>Movers</w:t>
      </w:r>
      <w:r>
        <w:t>. Not every algorithm implementation makes use of all script types</w:t>
      </w:r>
      <w:r w:rsidR="0027326B">
        <w:t>. As a result, a default implementation is supplied and there is no requirement that a solving algorithm need have a unique version of each module type. Of course, any shared implementations must function properly for all algorithms which depend on them.</w:t>
      </w:r>
    </w:p>
    <w:p w14:paraId="2835156B" w14:textId="050E081C" w:rsidR="003E53A9" w:rsidRDefault="003E53A9" w:rsidP="004B7CCB">
      <w:r>
        <w:tab/>
        <w:t>Manager scripts are used as a central storage of shared information. The shared reservation table presented in Cooperative A* implementations would be found here.</w:t>
      </w:r>
      <w:r w:rsidR="00AA084F">
        <w:t xml:space="preserve"> In the simulation code, the object containing these scripts is named </w:t>
      </w:r>
      <w:r w:rsidR="00AA084F" w:rsidRPr="00AA084F">
        <w:rPr>
          <w:rStyle w:val="CodeChar"/>
        </w:rPr>
        <w:t>self.infoShareManager</w:t>
      </w:r>
      <w:r w:rsidR="00AA084F">
        <w:t>.</w:t>
      </w:r>
    </w:p>
    <w:p w14:paraId="5BC1D8A2" w14:textId="215E3CAF" w:rsidR="003E53A9" w:rsidRPr="003E53A9" w:rsidRDefault="003E53A9" w:rsidP="004B7CCB">
      <w:r>
        <w:tab/>
        <w:t xml:space="preserve">Tasker scripts are responsible for obtaining and assigning tasks to agents. These scripts may or may not generate </w:t>
      </w:r>
      <w:r w:rsidR="00075560">
        <w:t>tasks but</w:t>
      </w:r>
      <w:r>
        <w:t xml:space="preserve"> are required to at least assign tasks from the available set in the simulation space.</w:t>
      </w:r>
      <w:r w:rsidR="00AA084F">
        <w:t xml:space="preserve"> In the simulation code, the object containing these scripts is named </w:t>
      </w:r>
      <w:r w:rsidR="00AA084F" w:rsidRPr="00AA084F">
        <w:rPr>
          <w:rStyle w:val="CodeChar"/>
        </w:rPr>
        <w:t>self.simulationTasker</w:t>
      </w:r>
      <w:r w:rsidR="00AA084F">
        <w:t>.</w:t>
      </w:r>
    </w:p>
    <w:p w14:paraId="03226F6D" w14:textId="254C8522" w:rsidR="004B7CCB" w:rsidRDefault="003E53A9" w:rsidP="004B7CCB">
      <w:r>
        <w:tab/>
        <w:t>Pathfinder</w:t>
      </w:r>
      <w:r w:rsidR="00075560">
        <w:t xml:space="preserve"> scripts</w:t>
      </w:r>
      <w:r>
        <w:t xml:space="preserve"> are the implementation of the path search methods used by each algorithm. For all algorithms in this work, some variation on the A* search is used and found here.</w:t>
      </w:r>
      <w:r w:rsidR="00AA084F">
        <w:t xml:space="preserve"> In the simulation code, the object containing these scripts is named </w:t>
      </w:r>
      <w:r w:rsidR="00AA084F" w:rsidRPr="00AA084F">
        <w:rPr>
          <w:rStyle w:val="CodeChar"/>
        </w:rPr>
        <w:t>self.agentActionAlgorithm</w:t>
      </w:r>
      <w:r w:rsidR="00AA084F">
        <w:t>.</w:t>
      </w:r>
    </w:p>
    <w:p w14:paraId="75F401D3" w14:textId="26CED539" w:rsidR="004B7CCB" w:rsidRDefault="003E53A9" w:rsidP="004B7CCB">
      <w:r>
        <w:lastRenderedPageBreak/>
        <w:tab/>
        <w:t>Mover scripts are responsible for the execution of agent plans, updating the system state with the new information required to advance the simulation.</w:t>
      </w:r>
      <w:r w:rsidR="00AA084F">
        <w:t xml:space="preserve"> In the simulation code, the object containing these scripts is named </w:t>
      </w:r>
      <w:r w:rsidR="00AA084F" w:rsidRPr="00AA084F">
        <w:rPr>
          <w:rStyle w:val="CodeChar"/>
        </w:rPr>
        <w:t>self.agentMovementManager</w:t>
      </w:r>
      <w:r w:rsidR="00AA084F">
        <w:t>.</w:t>
      </w:r>
    </w:p>
    <w:p w14:paraId="6335BB62" w14:textId="076DEFFA" w:rsidR="0027326B" w:rsidRDefault="0027326B" w:rsidP="004B7CCB">
      <w:r>
        <w:tab/>
        <w:t>The following table indicates where each script may be found for each algorithm in the repository.</w:t>
      </w:r>
    </w:p>
    <w:p w14:paraId="7506CA40" w14:textId="2362C4E0" w:rsidR="001B1193" w:rsidRDefault="001B1193" w:rsidP="001B1193">
      <w:pPr>
        <w:pStyle w:val="Caption"/>
        <w:keepNext/>
      </w:pPr>
      <w:bookmarkStart w:id="149" w:name="_Ref151824378"/>
      <w:bookmarkStart w:id="150" w:name="_Toc151828258"/>
      <w:r w:rsidRPr="001B1193">
        <w:rPr>
          <w:b/>
          <w:bCs/>
        </w:rPr>
        <w:t xml:space="preserve">Table </w:t>
      </w:r>
      <w:r w:rsidRPr="001B1193">
        <w:rPr>
          <w:b/>
          <w:bCs/>
        </w:rPr>
        <w:fldChar w:fldCharType="begin"/>
      </w:r>
      <w:r w:rsidRPr="001B1193">
        <w:rPr>
          <w:b/>
          <w:bCs/>
        </w:rPr>
        <w:instrText xml:space="preserve"> SEQ Table \* ARABIC </w:instrText>
      </w:r>
      <w:r w:rsidRPr="001B1193">
        <w:rPr>
          <w:b/>
          <w:bCs/>
        </w:rPr>
        <w:fldChar w:fldCharType="separate"/>
      </w:r>
      <w:r w:rsidR="003667A2">
        <w:rPr>
          <w:b/>
          <w:bCs/>
          <w:noProof/>
        </w:rPr>
        <w:t>8</w:t>
      </w:r>
      <w:r w:rsidRPr="001B1193">
        <w:rPr>
          <w:b/>
          <w:bCs/>
        </w:rPr>
        <w:fldChar w:fldCharType="end"/>
      </w:r>
      <w:bookmarkEnd w:id="149"/>
      <w:r w:rsidRPr="001B1193">
        <w:rPr>
          <w:b/>
          <w:bCs/>
        </w:rPr>
        <w:t>:</w:t>
      </w:r>
      <w:r>
        <w:t xml:space="preserve"> Locations of algorithm scripts in FleetBench.</w:t>
      </w:r>
      <w:bookmarkEnd w:id="150"/>
    </w:p>
    <w:tbl>
      <w:tblPr>
        <w:tblStyle w:val="TableGrid"/>
        <w:tblW w:w="0" w:type="auto"/>
        <w:tblLook w:val="04A0" w:firstRow="1" w:lastRow="0" w:firstColumn="1" w:lastColumn="0" w:noHBand="0" w:noVBand="1"/>
      </w:tblPr>
      <w:tblGrid>
        <w:gridCol w:w="1255"/>
        <w:gridCol w:w="1843"/>
        <w:gridCol w:w="1844"/>
        <w:gridCol w:w="1844"/>
        <w:gridCol w:w="1844"/>
      </w:tblGrid>
      <w:tr w:rsidR="0027326B" w14:paraId="58B4AC71" w14:textId="306CF54F" w:rsidTr="0027084E">
        <w:tc>
          <w:tcPr>
            <w:tcW w:w="1255" w:type="dxa"/>
          </w:tcPr>
          <w:p w14:paraId="6CF7EAE2" w14:textId="74274A14" w:rsidR="0027326B" w:rsidRDefault="0027326B" w:rsidP="00C077A7">
            <w:pPr>
              <w:keepNext/>
              <w:keepLines/>
            </w:pPr>
            <w:r>
              <w:t>Algorithm</w:t>
            </w:r>
          </w:p>
        </w:tc>
        <w:tc>
          <w:tcPr>
            <w:tcW w:w="1843" w:type="dxa"/>
          </w:tcPr>
          <w:p w14:paraId="7DFAC70D" w14:textId="6A3B265C" w:rsidR="0027326B" w:rsidRDefault="0027326B" w:rsidP="00C077A7">
            <w:pPr>
              <w:keepNext/>
              <w:keepLines/>
            </w:pPr>
            <w:r>
              <w:t>Manager Script</w:t>
            </w:r>
          </w:p>
        </w:tc>
        <w:tc>
          <w:tcPr>
            <w:tcW w:w="1844" w:type="dxa"/>
          </w:tcPr>
          <w:p w14:paraId="18B32DBE" w14:textId="1FDDD725" w:rsidR="0027326B" w:rsidRDefault="0027326B" w:rsidP="00C077A7">
            <w:pPr>
              <w:keepNext/>
              <w:keepLines/>
            </w:pPr>
            <w:r>
              <w:t>Tasker Script</w:t>
            </w:r>
          </w:p>
        </w:tc>
        <w:tc>
          <w:tcPr>
            <w:tcW w:w="1844" w:type="dxa"/>
          </w:tcPr>
          <w:p w14:paraId="2CEE9AC8" w14:textId="4DD32496" w:rsidR="0027326B" w:rsidRDefault="0027326B" w:rsidP="00C077A7">
            <w:pPr>
              <w:keepNext/>
              <w:keepLines/>
            </w:pPr>
            <w:r>
              <w:t>Pathfinder Script</w:t>
            </w:r>
          </w:p>
        </w:tc>
        <w:tc>
          <w:tcPr>
            <w:tcW w:w="1844" w:type="dxa"/>
          </w:tcPr>
          <w:p w14:paraId="5F0BB728" w14:textId="167F99B9" w:rsidR="0027326B" w:rsidRDefault="0027326B" w:rsidP="00C077A7">
            <w:pPr>
              <w:keepNext/>
              <w:keepLines/>
            </w:pPr>
            <w:r>
              <w:t>Mover Script</w:t>
            </w:r>
          </w:p>
        </w:tc>
      </w:tr>
      <w:tr w:rsidR="0027326B" w14:paraId="4B88792E" w14:textId="5F7E631B" w:rsidTr="0027084E">
        <w:tc>
          <w:tcPr>
            <w:tcW w:w="1255" w:type="dxa"/>
          </w:tcPr>
          <w:p w14:paraId="7AD99657" w14:textId="3ED0606E" w:rsidR="0027326B" w:rsidRDefault="00292369" w:rsidP="00292369">
            <w:pPr>
              <w:keepNext/>
              <w:keepLines/>
              <w:jc w:val="center"/>
            </w:pPr>
            <w:r>
              <w:t>A*</w:t>
            </w:r>
          </w:p>
        </w:tc>
        <w:tc>
          <w:tcPr>
            <w:tcW w:w="1843" w:type="dxa"/>
          </w:tcPr>
          <w:p w14:paraId="0869839E" w14:textId="77777777" w:rsidR="0027326B" w:rsidRDefault="0027326B" w:rsidP="00C077A7">
            <w:pPr>
              <w:keepNext/>
              <w:keepLines/>
            </w:pPr>
          </w:p>
        </w:tc>
        <w:tc>
          <w:tcPr>
            <w:tcW w:w="1844" w:type="dxa"/>
          </w:tcPr>
          <w:p w14:paraId="52EAE930" w14:textId="77777777" w:rsidR="0027326B" w:rsidRDefault="0027326B" w:rsidP="00C077A7">
            <w:pPr>
              <w:keepNext/>
              <w:keepLines/>
            </w:pPr>
          </w:p>
        </w:tc>
        <w:tc>
          <w:tcPr>
            <w:tcW w:w="1844" w:type="dxa"/>
          </w:tcPr>
          <w:p w14:paraId="1900B766" w14:textId="77777777" w:rsidR="0027326B" w:rsidRDefault="0027326B" w:rsidP="00C077A7">
            <w:pPr>
              <w:keepNext/>
              <w:keepLines/>
            </w:pPr>
          </w:p>
        </w:tc>
        <w:tc>
          <w:tcPr>
            <w:tcW w:w="1844" w:type="dxa"/>
          </w:tcPr>
          <w:p w14:paraId="0EACDA07" w14:textId="77777777" w:rsidR="0027326B" w:rsidRDefault="0027326B" w:rsidP="00C077A7">
            <w:pPr>
              <w:keepNext/>
              <w:keepLines/>
            </w:pPr>
          </w:p>
        </w:tc>
      </w:tr>
      <w:tr w:rsidR="0027326B" w14:paraId="01B43DDB" w14:textId="18350281" w:rsidTr="0027084E">
        <w:tc>
          <w:tcPr>
            <w:tcW w:w="1255" w:type="dxa"/>
          </w:tcPr>
          <w:p w14:paraId="4D9DAB3B" w14:textId="3E7E7FC4" w:rsidR="0027326B" w:rsidRDefault="00292369" w:rsidP="00292369">
            <w:pPr>
              <w:keepNext/>
              <w:keepLines/>
              <w:jc w:val="center"/>
            </w:pPr>
            <w:r>
              <w:t>LRA*</w:t>
            </w:r>
          </w:p>
        </w:tc>
        <w:tc>
          <w:tcPr>
            <w:tcW w:w="1843" w:type="dxa"/>
          </w:tcPr>
          <w:p w14:paraId="34BEE840" w14:textId="77777777" w:rsidR="0027326B" w:rsidRDefault="0027326B" w:rsidP="00C077A7">
            <w:pPr>
              <w:keepNext/>
              <w:keepLines/>
            </w:pPr>
          </w:p>
        </w:tc>
        <w:tc>
          <w:tcPr>
            <w:tcW w:w="1844" w:type="dxa"/>
          </w:tcPr>
          <w:p w14:paraId="1AE0B5B8" w14:textId="77777777" w:rsidR="0027326B" w:rsidRDefault="0027326B" w:rsidP="00C077A7">
            <w:pPr>
              <w:keepNext/>
              <w:keepLines/>
            </w:pPr>
          </w:p>
        </w:tc>
        <w:tc>
          <w:tcPr>
            <w:tcW w:w="1844" w:type="dxa"/>
          </w:tcPr>
          <w:p w14:paraId="39A81ED9" w14:textId="77777777" w:rsidR="0027326B" w:rsidRDefault="0027326B" w:rsidP="00C077A7">
            <w:pPr>
              <w:keepNext/>
              <w:keepLines/>
            </w:pPr>
          </w:p>
        </w:tc>
        <w:tc>
          <w:tcPr>
            <w:tcW w:w="1844" w:type="dxa"/>
          </w:tcPr>
          <w:p w14:paraId="44ADDF09" w14:textId="77777777" w:rsidR="0027326B" w:rsidRDefault="0027326B" w:rsidP="00C077A7">
            <w:pPr>
              <w:keepNext/>
              <w:keepLines/>
            </w:pPr>
          </w:p>
        </w:tc>
      </w:tr>
      <w:tr w:rsidR="0027326B" w14:paraId="1CF37614" w14:textId="5D5243BE" w:rsidTr="0027084E">
        <w:tc>
          <w:tcPr>
            <w:tcW w:w="1255" w:type="dxa"/>
          </w:tcPr>
          <w:p w14:paraId="7AB5B7EC" w14:textId="66F5C0D5" w:rsidR="0027326B" w:rsidRDefault="00292369" w:rsidP="00292369">
            <w:pPr>
              <w:keepNext/>
              <w:keepLines/>
              <w:jc w:val="center"/>
            </w:pPr>
            <w:r>
              <w:t>CA*</w:t>
            </w:r>
          </w:p>
        </w:tc>
        <w:tc>
          <w:tcPr>
            <w:tcW w:w="1843" w:type="dxa"/>
          </w:tcPr>
          <w:p w14:paraId="285DCFE0" w14:textId="77777777" w:rsidR="0027326B" w:rsidRDefault="0027326B" w:rsidP="00C077A7">
            <w:pPr>
              <w:keepNext/>
              <w:keepLines/>
            </w:pPr>
          </w:p>
        </w:tc>
        <w:tc>
          <w:tcPr>
            <w:tcW w:w="1844" w:type="dxa"/>
          </w:tcPr>
          <w:p w14:paraId="31FC8796" w14:textId="77777777" w:rsidR="0027326B" w:rsidRDefault="0027326B" w:rsidP="00C077A7">
            <w:pPr>
              <w:keepNext/>
              <w:keepLines/>
            </w:pPr>
          </w:p>
        </w:tc>
        <w:tc>
          <w:tcPr>
            <w:tcW w:w="1844" w:type="dxa"/>
          </w:tcPr>
          <w:p w14:paraId="3FEA5CB6" w14:textId="77777777" w:rsidR="0027326B" w:rsidRDefault="0027326B" w:rsidP="00C077A7">
            <w:pPr>
              <w:keepNext/>
              <w:keepLines/>
            </w:pPr>
          </w:p>
        </w:tc>
        <w:tc>
          <w:tcPr>
            <w:tcW w:w="1844" w:type="dxa"/>
          </w:tcPr>
          <w:p w14:paraId="37FDCA4F" w14:textId="77777777" w:rsidR="0027326B" w:rsidRDefault="0027326B" w:rsidP="00C077A7">
            <w:pPr>
              <w:keepNext/>
              <w:keepLines/>
            </w:pPr>
          </w:p>
        </w:tc>
      </w:tr>
      <w:tr w:rsidR="0027326B" w14:paraId="467E2224" w14:textId="1E46FCF6" w:rsidTr="0027084E">
        <w:tc>
          <w:tcPr>
            <w:tcW w:w="1255" w:type="dxa"/>
          </w:tcPr>
          <w:p w14:paraId="4305AD70" w14:textId="3C94013C" w:rsidR="0027326B" w:rsidRDefault="00292369" w:rsidP="00292369">
            <w:pPr>
              <w:keepNext/>
              <w:keepLines/>
              <w:jc w:val="center"/>
            </w:pPr>
            <w:r>
              <w:t>HCA*</w:t>
            </w:r>
          </w:p>
        </w:tc>
        <w:tc>
          <w:tcPr>
            <w:tcW w:w="1843" w:type="dxa"/>
          </w:tcPr>
          <w:p w14:paraId="4BDB892A" w14:textId="77777777" w:rsidR="0027326B" w:rsidRDefault="0027326B" w:rsidP="00C077A7">
            <w:pPr>
              <w:keepNext/>
              <w:keepLines/>
            </w:pPr>
          </w:p>
        </w:tc>
        <w:tc>
          <w:tcPr>
            <w:tcW w:w="1844" w:type="dxa"/>
          </w:tcPr>
          <w:p w14:paraId="4029E42E" w14:textId="77777777" w:rsidR="0027326B" w:rsidRDefault="0027326B" w:rsidP="00C077A7">
            <w:pPr>
              <w:keepNext/>
              <w:keepLines/>
            </w:pPr>
          </w:p>
        </w:tc>
        <w:tc>
          <w:tcPr>
            <w:tcW w:w="1844" w:type="dxa"/>
          </w:tcPr>
          <w:p w14:paraId="22237CF9" w14:textId="77777777" w:rsidR="0027326B" w:rsidRDefault="0027326B" w:rsidP="00C077A7">
            <w:pPr>
              <w:keepNext/>
              <w:keepLines/>
            </w:pPr>
          </w:p>
        </w:tc>
        <w:tc>
          <w:tcPr>
            <w:tcW w:w="1844" w:type="dxa"/>
          </w:tcPr>
          <w:p w14:paraId="24632F0D" w14:textId="77777777" w:rsidR="0027326B" w:rsidRDefault="0027326B" w:rsidP="00C077A7">
            <w:pPr>
              <w:keepNext/>
              <w:keepLines/>
            </w:pPr>
          </w:p>
        </w:tc>
      </w:tr>
      <w:tr w:rsidR="0027326B" w14:paraId="704A9B66" w14:textId="0C10DCB8" w:rsidTr="0027084E">
        <w:tc>
          <w:tcPr>
            <w:tcW w:w="1255" w:type="dxa"/>
          </w:tcPr>
          <w:p w14:paraId="6FF09611" w14:textId="6A4D9421" w:rsidR="0027326B" w:rsidRDefault="00292369" w:rsidP="00292369">
            <w:pPr>
              <w:keepNext/>
              <w:keepLines/>
              <w:jc w:val="center"/>
            </w:pPr>
            <w:r>
              <w:t>WHCA*</w:t>
            </w:r>
          </w:p>
        </w:tc>
        <w:tc>
          <w:tcPr>
            <w:tcW w:w="1843" w:type="dxa"/>
          </w:tcPr>
          <w:p w14:paraId="7BBA05F4" w14:textId="77777777" w:rsidR="0027326B" w:rsidRDefault="0027326B" w:rsidP="00C077A7">
            <w:pPr>
              <w:keepNext/>
              <w:keepLines/>
            </w:pPr>
          </w:p>
        </w:tc>
        <w:tc>
          <w:tcPr>
            <w:tcW w:w="1844" w:type="dxa"/>
          </w:tcPr>
          <w:p w14:paraId="2A83648B" w14:textId="77777777" w:rsidR="0027326B" w:rsidRDefault="0027326B" w:rsidP="00C077A7">
            <w:pPr>
              <w:keepNext/>
              <w:keepLines/>
            </w:pPr>
          </w:p>
        </w:tc>
        <w:tc>
          <w:tcPr>
            <w:tcW w:w="1844" w:type="dxa"/>
          </w:tcPr>
          <w:p w14:paraId="0DB4E890" w14:textId="77777777" w:rsidR="0027326B" w:rsidRDefault="0027326B" w:rsidP="00C077A7">
            <w:pPr>
              <w:keepNext/>
              <w:keepLines/>
            </w:pPr>
          </w:p>
        </w:tc>
        <w:tc>
          <w:tcPr>
            <w:tcW w:w="1844" w:type="dxa"/>
          </w:tcPr>
          <w:p w14:paraId="7DF02DE5" w14:textId="77777777" w:rsidR="0027326B" w:rsidRDefault="0027326B" w:rsidP="00C077A7">
            <w:pPr>
              <w:keepNext/>
              <w:keepLines/>
            </w:pPr>
          </w:p>
        </w:tc>
      </w:tr>
      <w:tr w:rsidR="0027326B" w14:paraId="60C4A79A" w14:textId="021DAD18" w:rsidTr="0027084E">
        <w:tc>
          <w:tcPr>
            <w:tcW w:w="1255" w:type="dxa"/>
          </w:tcPr>
          <w:p w14:paraId="79389602" w14:textId="7ED136EC" w:rsidR="0027326B" w:rsidRDefault="00292369" w:rsidP="00292369">
            <w:pPr>
              <w:keepNext/>
              <w:keepLines/>
              <w:jc w:val="center"/>
            </w:pPr>
            <w:r>
              <w:t>TP</w:t>
            </w:r>
          </w:p>
        </w:tc>
        <w:tc>
          <w:tcPr>
            <w:tcW w:w="1843" w:type="dxa"/>
          </w:tcPr>
          <w:p w14:paraId="0ADFB19B" w14:textId="77777777" w:rsidR="0027326B" w:rsidRDefault="0027326B" w:rsidP="00C077A7">
            <w:pPr>
              <w:keepNext/>
              <w:keepLines/>
            </w:pPr>
          </w:p>
        </w:tc>
        <w:tc>
          <w:tcPr>
            <w:tcW w:w="1844" w:type="dxa"/>
          </w:tcPr>
          <w:p w14:paraId="42AD49EC" w14:textId="77777777" w:rsidR="0027326B" w:rsidRDefault="0027326B" w:rsidP="00C077A7">
            <w:pPr>
              <w:keepNext/>
              <w:keepLines/>
            </w:pPr>
          </w:p>
        </w:tc>
        <w:tc>
          <w:tcPr>
            <w:tcW w:w="1844" w:type="dxa"/>
          </w:tcPr>
          <w:p w14:paraId="0CF9A892" w14:textId="77777777" w:rsidR="0027326B" w:rsidRDefault="0027326B" w:rsidP="00C077A7">
            <w:pPr>
              <w:keepNext/>
              <w:keepLines/>
            </w:pPr>
          </w:p>
        </w:tc>
        <w:tc>
          <w:tcPr>
            <w:tcW w:w="1844" w:type="dxa"/>
          </w:tcPr>
          <w:p w14:paraId="478631C8" w14:textId="77777777" w:rsidR="0027326B" w:rsidRDefault="0027326B" w:rsidP="00C077A7">
            <w:pPr>
              <w:keepNext/>
              <w:keepLines/>
            </w:pPr>
          </w:p>
        </w:tc>
      </w:tr>
      <w:tr w:rsidR="0027326B" w14:paraId="056EE341" w14:textId="0230AB1E" w:rsidTr="0027084E">
        <w:tc>
          <w:tcPr>
            <w:tcW w:w="1255" w:type="dxa"/>
          </w:tcPr>
          <w:p w14:paraId="735EB27B" w14:textId="650C0459" w:rsidR="0027326B" w:rsidRDefault="00292369" w:rsidP="00292369">
            <w:pPr>
              <w:keepNext/>
              <w:keepLines/>
              <w:jc w:val="center"/>
            </w:pPr>
            <w:r>
              <w:t>TPTS</w:t>
            </w:r>
          </w:p>
        </w:tc>
        <w:tc>
          <w:tcPr>
            <w:tcW w:w="1843" w:type="dxa"/>
          </w:tcPr>
          <w:p w14:paraId="12F21C56" w14:textId="77777777" w:rsidR="0027326B" w:rsidRDefault="0027326B" w:rsidP="00C077A7">
            <w:pPr>
              <w:keepNext/>
              <w:keepLines/>
            </w:pPr>
          </w:p>
        </w:tc>
        <w:tc>
          <w:tcPr>
            <w:tcW w:w="1844" w:type="dxa"/>
          </w:tcPr>
          <w:p w14:paraId="6D35C843" w14:textId="77777777" w:rsidR="0027326B" w:rsidRDefault="0027326B" w:rsidP="00C077A7">
            <w:pPr>
              <w:keepNext/>
              <w:keepLines/>
            </w:pPr>
          </w:p>
        </w:tc>
        <w:tc>
          <w:tcPr>
            <w:tcW w:w="1844" w:type="dxa"/>
          </w:tcPr>
          <w:p w14:paraId="435094F2" w14:textId="77777777" w:rsidR="0027326B" w:rsidRDefault="0027326B" w:rsidP="00C077A7">
            <w:pPr>
              <w:keepNext/>
              <w:keepLines/>
            </w:pPr>
          </w:p>
        </w:tc>
        <w:tc>
          <w:tcPr>
            <w:tcW w:w="1844" w:type="dxa"/>
          </w:tcPr>
          <w:p w14:paraId="20213FC5" w14:textId="77777777" w:rsidR="0027326B" w:rsidRDefault="0027326B" w:rsidP="00C077A7">
            <w:pPr>
              <w:keepNext/>
              <w:keepLines/>
            </w:pPr>
          </w:p>
        </w:tc>
      </w:tr>
    </w:tbl>
    <w:p w14:paraId="19C716B5" w14:textId="77777777" w:rsidR="004B7CCB" w:rsidRDefault="004B7CCB" w:rsidP="004B7CCB"/>
    <w:p w14:paraId="036801E1" w14:textId="1ED8C286" w:rsidR="004B7CCB" w:rsidRDefault="00C077A7" w:rsidP="004B7CCB">
      <w:r>
        <w:tab/>
        <w:t>In order to use FleetBench</w:t>
      </w:r>
      <w:r w:rsidR="00292369">
        <w:t xml:space="preserve"> without modification</w:t>
      </w:r>
      <w:r>
        <w:t xml:space="preserve">, </w:t>
      </w:r>
      <w:r w:rsidR="008A1C2D">
        <w:t>an installer has been provided</w:t>
      </w:r>
      <w:r w:rsidR="00292369">
        <w:t>:</w:t>
      </w:r>
      <w:r w:rsidR="008A1C2D">
        <w:t xml:space="preserve"> </w:t>
      </w:r>
      <w:r w:rsidR="00992DF4">
        <w:t>[link to installer goes here]</w:t>
      </w:r>
    </w:p>
    <w:p w14:paraId="11DDE74E" w14:textId="72745E64" w:rsidR="004B7CCB" w:rsidRDefault="008A1C2D" w:rsidP="004B7CCB">
      <w:r>
        <w:tab/>
        <w:t>To modify FleetBench, it is best to use a virtual environment and package manager. For convenience</w:t>
      </w:r>
      <w:r w:rsidR="00C9069E">
        <w:t xml:space="preserve"> and ease of reference</w:t>
      </w:r>
      <w:r>
        <w:t xml:space="preserve">, all libraries in use have been collected into a file named </w:t>
      </w:r>
      <w:r w:rsidRPr="00C9069E">
        <w:rPr>
          <w:rStyle w:val="CodeChar"/>
        </w:rPr>
        <w:t>requirements.txt</w:t>
      </w:r>
      <w:r w:rsidR="00C9069E" w:rsidRPr="00C9069E">
        <w:t>.</w:t>
      </w:r>
      <w:r w:rsidR="00C9069E">
        <w:t xml:space="preserve"> The contents of the file are reproduced here:</w:t>
      </w:r>
    </w:p>
    <w:p w14:paraId="08A25566" w14:textId="2A73F75B" w:rsidR="008A1C2D" w:rsidRDefault="008A1C2D" w:rsidP="008A1C2D">
      <w:pPr>
        <w:ind w:left="720"/>
      </w:pPr>
      <w:r>
        <w:t>[list of libraries goes here]</w:t>
      </w:r>
    </w:p>
    <w:p w14:paraId="456B3424" w14:textId="77777777" w:rsidR="004B7CCB" w:rsidRDefault="004B7CCB" w:rsidP="004B7CCB"/>
    <w:p w14:paraId="102AD8FA" w14:textId="33A04300" w:rsidR="004B7CCB" w:rsidRPr="00690BF6" w:rsidRDefault="004B7CCB" w:rsidP="004B7CCB">
      <w:pPr>
        <w:sectPr w:rsidR="004B7CCB" w:rsidRPr="00690BF6" w:rsidSect="004F56DA">
          <w:pgSz w:w="12240" w:h="15840"/>
          <w:pgMar w:top="2160" w:right="1440" w:bottom="1440" w:left="2160" w:header="1440" w:footer="1440" w:gutter="0"/>
          <w:cols w:space="720"/>
          <w:docGrid w:linePitch="360"/>
        </w:sectPr>
      </w:pPr>
    </w:p>
    <w:p w14:paraId="7F18587A" w14:textId="3C31342F" w:rsidR="00C077A7" w:rsidRDefault="00C077A7" w:rsidP="00C077A7">
      <w:pPr>
        <w:pStyle w:val="Heading1"/>
        <w:spacing w:line="480" w:lineRule="auto"/>
      </w:pPr>
      <w:bookmarkStart w:id="151" w:name="_Toc151829354"/>
      <w:r>
        <w:lastRenderedPageBreak/>
        <w:t>Appendix B</w:t>
      </w:r>
      <w:r w:rsidR="00713970">
        <w:t>:</w:t>
      </w:r>
      <w:r>
        <w:br/>
        <w:t>State Machine Implementation</w:t>
      </w:r>
      <w:bookmarkEnd w:id="151"/>
    </w:p>
    <w:p w14:paraId="06097D6F" w14:textId="65108472" w:rsidR="00C077A7" w:rsidRDefault="008A1C2D" w:rsidP="00075560">
      <w:r>
        <w:t xml:space="preserve">The central idea </w:t>
      </w:r>
      <w:r w:rsidR="00F63417">
        <w:t>presented in this paper</w:t>
      </w:r>
      <w:r>
        <w:t xml:space="preserve"> is the </w:t>
      </w:r>
      <w:r w:rsidR="00AA16DA">
        <w:t>use</w:t>
      </w:r>
      <w:r>
        <w:t xml:space="preserve"> of a state machine to drive a general simulation strategy</w:t>
      </w:r>
      <w:r w:rsidR="00AA16DA">
        <w:t xml:space="preserve"> which</w:t>
      </w:r>
      <w:r>
        <w:t xml:space="preserve"> promot</w:t>
      </w:r>
      <w:r w:rsidR="00AA16DA">
        <w:t>es</w:t>
      </w:r>
      <w:r>
        <w:t xml:space="preserve"> modularity, maintainability, and configurability. In this appendix, the underlying Python implementation of the state machine is presented and explained.</w:t>
      </w:r>
      <w:r w:rsidR="009125E1">
        <w:t xml:space="preserve"> For clarity, code pertaining to other </w:t>
      </w:r>
      <w:r w:rsidR="00634A19">
        <w:t xml:space="preserve">application </w:t>
      </w:r>
      <w:r w:rsidR="009125E1">
        <w:t>f</w:t>
      </w:r>
      <w:r w:rsidR="00634A19">
        <w:t>eature</w:t>
      </w:r>
      <w:r w:rsidR="009125E1">
        <w:t>s such as visualization, debugging, and statistical tracking is omitted to focus on the primary components which create a change in the system state.</w:t>
      </w:r>
    </w:p>
    <w:p w14:paraId="7558EF67" w14:textId="084FB107" w:rsidR="00AA16DA" w:rsidRPr="00AA16DA" w:rsidRDefault="00AA16DA" w:rsidP="00713970">
      <w:pPr>
        <w:pStyle w:val="Heading3"/>
        <w:spacing w:line="240" w:lineRule="auto"/>
      </w:pPr>
      <w:bookmarkStart w:id="152" w:name="_Toc151829355"/>
      <w:r>
        <w:t>State Machine Definition and Execution</w:t>
      </w:r>
      <w:bookmarkEnd w:id="152"/>
    </w:p>
    <w:p w14:paraId="7606822F" w14:textId="1AF7E7FE" w:rsidR="008A1C2D" w:rsidRDefault="008A1C2D" w:rsidP="00075560">
      <w:r>
        <w:t xml:space="preserve">The implementation begins with a pragmatic observation about the way in which a user is expected to interact with the state machine. Using the control panel provided in FleetBench, the user may advance the simulation state continuously </w:t>
      </w:r>
      <w:r w:rsidR="00992DF4">
        <w:t>through each state, or by a single state per click. It is also possible to jump directly to the start of a selected timestep for review.</w:t>
      </w:r>
      <w:r>
        <w:t xml:space="preserve"> The expected result is that some form of user interface update occurs</w:t>
      </w:r>
      <w:r w:rsidR="00992DF4">
        <w:t xml:space="preserve"> alongside</w:t>
      </w:r>
      <w:r>
        <w:t xml:space="preserve"> the execution of the behaviors in the state the simulation advances to.</w:t>
      </w:r>
    </w:p>
    <w:p w14:paraId="07114061" w14:textId="7D25B2A7" w:rsidR="008A1C2D" w:rsidRDefault="008A1C2D" w:rsidP="00075560">
      <w:r>
        <w:t xml:space="preserve">The first </w:t>
      </w:r>
      <w:r w:rsidR="00992DF4">
        <w:t>code excerpts</w:t>
      </w:r>
      <w:r>
        <w:t xml:space="preserve"> represent some form of boilerplate that should be executed on each state change</w:t>
      </w:r>
      <w:r w:rsidR="009125E1">
        <w:t>, while the latter is the bulk of desired action in the system</w:t>
      </w:r>
      <w:r w:rsidR="004D7F59">
        <w:t>, which changes on each state change</w:t>
      </w:r>
      <w:r w:rsidR="009125E1">
        <w:t>.</w:t>
      </w:r>
      <w:r w:rsidR="004D7F59">
        <w:t xml:space="preserve"> As a result, it proved best to embed the code which mutates the simulation state in a general function which refers to some value of requested state.</w:t>
      </w:r>
    </w:p>
    <w:p w14:paraId="20795DB5" w14:textId="2F6D002F" w:rsidR="009125E1" w:rsidRDefault="009125E1" w:rsidP="00075560">
      <w:r>
        <w:t>A function is defined to make the cyclic process of state advancement easy to repeat</w:t>
      </w:r>
      <w:r w:rsidR="004D7F59">
        <w:t>. Recall that code not directly related to the execution of state behaviors is omitted:</w:t>
      </w:r>
    </w:p>
    <w:p w14:paraId="094BF94C" w14:textId="7EB7E109" w:rsidR="009125E1" w:rsidRDefault="00E21834" w:rsidP="009125E1">
      <w:pPr>
        <w:pStyle w:val="Code"/>
      </w:pPr>
      <w:r>
        <w:tab/>
      </w:r>
      <w:r w:rsidR="009125E1" w:rsidRPr="009125E1">
        <w:t>def simulateStep(self, stateID):</w:t>
      </w:r>
    </w:p>
    <w:p w14:paraId="5A17B2D9" w14:textId="6F411891" w:rsidR="004D7F59" w:rsidRDefault="009125E1" w:rsidP="004D7F59">
      <w:pPr>
        <w:pStyle w:val="Code"/>
      </w:pPr>
      <w:r>
        <w:tab/>
      </w:r>
      <w:r w:rsidR="00E21834">
        <w:tab/>
      </w:r>
      <w:r w:rsidR="004D7F59">
        <w:t>try:</w:t>
      </w:r>
    </w:p>
    <w:p w14:paraId="5A351389" w14:textId="2F586E16" w:rsidR="004D7F59" w:rsidRDefault="004D7F59" w:rsidP="004D7F59">
      <w:pPr>
        <w:pStyle w:val="Code"/>
      </w:pPr>
      <w:r>
        <w:tab/>
      </w:r>
      <w:r>
        <w:tab/>
      </w:r>
      <w:r w:rsidR="00E21834">
        <w:tab/>
      </w:r>
      <w:r>
        <w:t>self.simulationStateMachineMap[stateID]["exec"]()</w:t>
      </w:r>
    </w:p>
    <w:p w14:paraId="413B4D67" w14:textId="6E83FBC2" w:rsidR="004D7F59" w:rsidRDefault="004D7F59" w:rsidP="004D7F59">
      <w:pPr>
        <w:pStyle w:val="Code"/>
      </w:pPr>
      <w:r>
        <w:tab/>
      </w:r>
      <w:r w:rsidR="00E21834">
        <w:tab/>
      </w:r>
      <w:r>
        <w:t>except:</w:t>
      </w:r>
    </w:p>
    <w:p w14:paraId="77764335" w14:textId="585E4367" w:rsidR="00C077A7" w:rsidRDefault="004D7F59" w:rsidP="004D7F59">
      <w:pPr>
        <w:pStyle w:val="Code"/>
      </w:pPr>
      <w:r>
        <w:tab/>
      </w:r>
      <w:r>
        <w:tab/>
      </w:r>
      <w:r w:rsidR="00E21834">
        <w:tab/>
      </w:r>
      <w:r>
        <w:t>self.requestedStateID = "simulationErrorState"</w:t>
      </w:r>
    </w:p>
    <w:p w14:paraId="39ED753D" w14:textId="334C9F0F" w:rsidR="004D7F59" w:rsidRDefault="004D7F59" w:rsidP="004D7F59">
      <w:pPr>
        <w:pStyle w:val="Code"/>
      </w:pPr>
      <w:r>
        <w:tab/>
      </w:r>
      <w:r w:rsidR="00E21834">
        <w:tab/>
      </w:r>
      <w:r>
        <w:t># Call the next state</w:t>
      </w:r>
    </w:p>
    <w:p w14:paraId="65B7885D" w14:textId="1D7ED7B8" w:rsidR="004D7F59" w:rsidRDefault="004D7F59" w:rsidP="004D7F59">
      <w:pPr>
        <w:pStyle w:val="Code"/>
      </w:pPr>
      <w:r>
        <w:tab/>
      </w:r>
      <w:r w:rsidR="00E21834">
        <w:tab/>
      </w:r>
      <w:r>
        <w:t>if self.doNextStep:</w:t>
      </w:r>
    </w:p>
    <w:p w14:paraId="18B91BC2" w14:textId="5BB0C20B" w:rsidR="005449B4" w:rsidRDefault="004D7F59" w:rsidP="00C077A7">
      <w:pPr>
        <w:pStyle w:val="Code"/>
      </w:pPr>
      <w:r>
        <w:tab/>
      </w:r>
      <w:r>
        <w:tab/>
      </w:r>
      <w:r w:rsidR="00E21834">
        <w:tab/>
      </w:r>
      <w:r>
        <w:t>self.simulationStateMachineNextStep(</w:t>
      </w:r>
      <w:r w:rsidR="00992DF4" w:rsidRPr="00992DF4">
        <w:t>self.simulationStateID</w:t>
      </w:r>
      <w:r>
        <w:t>)</w:t>
      </w:r>
    </w:p>
    <w:p w14:paraId="2305C288" w14:textId="6FD2CBA1" w:rsidR="00C077A7" w:rsidRDefault="007A39AB" w:rsidP="00075560">
      <w:r>
        <w:t>This</w:t>
      </w:r>
      <w:r w:rsidR="004D7F59">
        <w:t xml:space="preserve"> function calls some</w:t>
      </w:r>
      <w:r>
        <w:t xml:space="preserve"> other</w:t>
      </w:r>
      <w:r w:rsidR="004D7F59">
        <w:t xml:space="preserve"> function stored in a state machine map using a passed </w:t>
      </w:r>
      <w:r w:rsidR="00613B14">
        <w:t xml:space="preserve">state ID (line 3). If the state fails to execute for any reason, then the simulation prepares to enter an error state (line 5). Otherwise, if the system is continuously advancing through states (line 7), another function is called which uses a timer to call </w:t>
      </w:r>
      <w:r w:rsidR="00613B14" w:rsidRPr="00613B14">
        <w:rPr>
          <w:rStyle w:val="CodeChar"/>
        </w:rPr>
        <w:t>simulateStep</w:t>
      </w:r>
      <w:r w:rsidR="00613B14">
        <w:t xml:space="preserve"> again after some amount of time (configured by the user) has passed. This delay exists to allow users to view the visualization of a state.</w:t>
      </w:r>
    </w:p>
    <w:p w14:paraId="4FA196D1" w14:textId="4EC7872F" w:rsidR="005449B4" w:rsidRDefault="005449B4" w:rsidP="00075560">
      <w:r>
        <w:t xml:space="preserve">The simulation is driven forward by an action of setting the value of </w:t>
      </w:r>
      <w:r w:rsidRPr="005449B4">
        <w:rPr>
          <w:rStyle w:val="CodeChar"/>
        </w:rPr>
        <w:t>self.requestedStateID</w:t>
      </w:r>
      <w:r>
        <w:rPr>
          <w:rStyle w:val="CodeChar"/>
        </w:rPr>
        <w:t xml:space="preserve"> </w:t>
      </w:r>
      <w:r>
        <w:t>to some string known to exist in the state map and returning the state execution function.</w:t>
      </w:r>
    </w:p>
    <w:p w14:paraId="4C52ADDC" w14:textId="2B6C1920" w:rsidR="00613B14" w:rsidRDefault="00613B14" w:rsidP="00075560">
      <w:r>
        <w:lastRenderedPageBreak/>
        <w:t>The state map is designed to package all required information for what should happen</w:t>
      </w:r>
      <w:r w:rsidR="00AA16DA">
        <w:t xml:space="preserve"> during the execution of a state</w:t>
      </w:r>
      <w:r>
        <w:t xml:space="preserve"> using a simple pattern, shown by example for the new step state:</w:t>
      </w:r>
    </w:p>
    <w:p w14:paraId="4A26A2AA" w14:textId="65F0C7F3" w:rsidR="00613B14" w:rsidRPr="00AA16DA" w:rsidRDefault="00E21834" w:rsidP="00AA16DA">
      <w:pPr>
        <w:pStyle w:val="Code"/>
      </w:pPr>
      <w:r>
        <w:tab/>
      </w:r>
      <w:r w:rsidR="00613B14" w:rsidRPr="00AA16DA">
        <w:t>self.simulationStateMachineMap = {</w:t>
      </w:r>
    </w:p>
    <w:p w14:paraId="473B4307" w14:textId="6133AD9C" w:rsidR="00613B14" w:rsidRPr="00AA16DA" w:rsidRDefault="00E21834" w:rsidP="00AA16DA">
      <w:pPr>
        <w:pStyle w:val="Code"/>
      </w:pPr>
      <w:r>
        <w:tab/>
      </w:r>
      <w:r w:rsidR="00613B14" w:rsidRPr="00AA16DA">
        <w:t>"newSimStep": {</w:t>
      </w:r>
    </w:p>
    <w:p w14:paraId="47874A45" w14:textId="16982EF0" w:rsidR="00613B14" w:rsidRPr="00AA16DA" w:rsidRDefault="00613B14" w:rsidP="00AA16DA">
      <w:pPr>
        <w:pStyle w:val="Code"/>
      </w:pPr>
      <w:r w:rsidRPr="00AA16DA">
        <w:tab/>
      </w:r>
      <w:r w:rsidR="00E21834">
        <w:tab/>
      </w:r>
      <w:r w:rsidRPr="00AA16DA">
        <w:t>"exec": self.newSimStep,</w:t>
      </w:r>
    </w:p>
    <w:p w14:paraId="2C391408" w14:textId="674D6AED" w:rsidR="00613B14" w:rsidRPr="00AA16DA" w:rsidRDefault="00613B14" w:rsidP="00AA16DA">
      <w:pPr>
        <w:pStyle w:val="Code"/>
      </w:pPr>
      <w:r w:rsidRPr="00AA16DA">
        <w:tab/>
      </w:r>
      <w:r w:rsidR="00E21834">
        <w:tab/>
      </w:r>
      <w:r w:rsidRPr="00AA16DA">
        <w:t>"stateLabel": "Preparing Next Step",</w:t>
      </w:r>
    </w:p>
    <w:p w14:paraId="24C23E04" w14:textId="200BF9B7" w:rsidR="00613B14" w:rsidRPr="00AA16DA" w:rsidRDefault="00613B14" w:rsidP="00AA16DA">
      <w:pPr>
        <w:pStyle w:val="Code"/>
      </w:pPr>
      <w:r w:rsidRPr="00AA16DA">
        <w:tab/>
      </w:r>
      <w:r w:rsidR="00E21834">
        <w:tab/>
      </w:r>
      <w:r w:rsidRPr="00AA16DA">
        <w:t>"renderStateBool": simulationSettings["renderNewSimStep"],</w:t>
      </w:r>
    </w:p>
    <w:p w14:paraId="4AD1E164" w14:textId="06779F60" w:rsidR="00613B14" w:rsidRPr="00AA16DA" w:rsidRDefault="00613B14" w:rsidP="00AA16DA">
      <w:pPr>
        <w:pStyle w:val="Code"/>
      </w:pPr>
      <w:r w:rsidRPr="00AA16DA">
        <w:tab/>
      </w:r>
      <w:r w:rsidR="00E21834">
        <w:tab/>
      </w:r>
      <w:r w:rsidRPr="00AA16DA">
        <w:t>"stateRenderDuration": simulationSettings["renderNewSimStepTime"]</w:t>
      </w:r>
    </w:p>
    <w:p w14:paraId="46B06DAE" w14:textId="3629DAB3" w:rsidR="00613B14" w:rsidRDefault="00613B14" w:rsidP="00C077A7">
      <w:pPr>
        <w:pStyle w:val="Code"/>
      </w:pPr>
      <w:r w:rsidRPr="00AA16DA">
        <w:tab/>
      </w:r>
      <w:r w:rsidR="00E21834">
        <w:tab/>
      </w:r>
      <w:r w:rsidRPr="00AA16DA">
        <w:t>},</w:t>
      </w:r>
    </w:p>
    <w:p w14:paraId="5F2711D8" w14:textId="26DD456B" w:rsidR="00C077A7" w:rsidRDefault="00613B14" w:rsidP="00075560">
      <w:r>
        <w:t>Lines 10-1</w:t>
      </w:r>
      <w:r w:rsidR="00AA16DA">
        <w:t>5</w:t>
      </w:r>
      <w:r>
        <w:t xml:space="preserve"> represent a completely defined state in this implementation. The </w:t>
      </w:r>
      <w:r w:rsidR="00AA16DA" w:rsidRPr="00AA16DA">
        <w:rPr>
          <w:rStyle w:val="CodeChar"/>
        </w:rPr>
        <w:t>"exec"</w:t>
      </w:r>
      <w:r w:rsidR="00AA16DA">
        <w:t xml:space="preserve"> </w:t>
      </w:r>
      <w:r w:rsidR="00992DF4">
        <w:t>key</w:t>
      </w:r>
      <w:r>
        <w:t xml:space="preserve"> of the dictionary provides access to a function handle that should be called when a state is to be executed on line 3. The </w:t>
      </w:r>
      <w:r w:rsidR="00AA16DA" w:rsidRPr="00AA16DA">
        <w:rPr>
          <w:rStyle w:val="CodeChar"/>
        </w:rPr>
        <w:t>"stateLabel"</w:t>
      </w:r>
      <w:r w:rsidR="00AA16DA">
        <w:rPr>
          <w:rStyle w:val="CodeChar"/>
        </w:rPr>
        <w:t xml:space="preserve"> </w:t>
      </w:r>
      <w:r>
        <w:t>field identifies the string which should be displayed when the simulation enters the state. The two rendering values indicate whether the state should be rendered and for how long before advancing to the next state.</w:t>
      </w:r>
    </w:p>
    <w:p w14:paraId="652C5967" w14:textId="62039997" w:rsidR="00613B14" w:rsidRDefault="00613B14" w:rsidP="00075560">
      <w:r>
        <w:t xml:space="preserve">The process is repeated for every state, resulting in a state map covering all states in the diagram. </w:t>
      </w:r>
      <w:r w:rsidR="00AA16DA">
        <w:t>The code is repetitive and omitted for brevity of the discussion.</w:t>
      </w:r>
    </w:p>
    <w:p w14:paraId="62939A42" w14:textId="07A32DF9" w:rsidR="00AA16DA" w:rsidRDefault="00AA16DA" w:rsidP="00713970">
      <w:pPr>
        <w:pStyle w:val="Heading3"/>
        <w:spacing w:line="240" w:lineRule="auto"/>
      </w:pPr>
      <w:bookmarkStart w:id="153" w:name="_Toc151829356"/>
      <w:r>
        <w:t>New Sim Step</w:t>
      </w:r>
      <w:bookmarkEnd w:id="153"/>
    </w:p>
    <w:p w14:paraId="3E3AB57E" w14:textId="77777777" w:rsidR="005449B4" w:rsidRDefault="00AA16DA" w:rsidP="00075560">
      <w:r>
        <w:t xml:space="preserve">This state is representative of a new timestep in the simulation. In the current iteration, </w:t>
      </w:r>
      <w:r w:rsidR="005449B4">
        <w:t xml:space="preserve">only two things occur here. </w:t>
      </w:r>
    </w:p>
    <w:p w14:paraId="7702EEB9" w14:textId="77777777" w:rsidR="005449B4" w:rsidRDefault="005449B4" w:rsidP="005449B4">
      <w:pPr>
        <w:pStyle w:val="Code"/>
      </w:pPr>
      <w:r>
        <w:t>def newSimStep(self):</w:t>
      </w:r>
    </w:p>
    <w:p w14:paraId="18DF8040" w14:textId="02AF4B00" w:rsidR="005449B4" w:rsidRDefault="005449B4" w:rsidP="005449B4">
      <w:pPr>
        <w:pStyle w:val="Code"/>
      </w:pPr>
      <w:r>
        <w:tab/>
        <w:t># Prepare for a new step</w:t>
      </w:r>
    </w:p>
    <w:p w14:paraId="5147C960" w14:textId="4F6BA6CE" w:rsidR="005449B4" w:rsidRDefault="005449B4" w:rsidP="005449B4">
      <w:pPr>
        <w:pStyle w:val="Code"/>
      </w:pPr>
      <w:r>
        <w:tab/>
        <w:t># First, save the current state if it is the right time</w:t>
      </w:r>
    </w:p>
    <w:p w14:paraId="16E5DD96" w14:textId="4483EB35" w:rsidR="005449B4" w:rsidRDefault="005449B4" w:rsidP="005449B4">
      <w:pPr>
        <w:pStyle w:val="Code"/>
      </w:pPr>
      <w:r>
        <w:tab/>
        <w:t>if stepID % self.SIMULATION_STATE_SAVE_INCREMENT == 0</w:t>
      </w:r>
    </w:p>
    <w:p w14:paraId="53B971A1" w14:textId="31FB4588" w:rsidR="005449B4" w:rsidRDefault="005449B4" w:rsidP="005449B4">
      <w:pPr>
        <w:pStyle w:val="Code"/>
      </w:pPr>
      <w:r>
        <w:tab/>
      </w:r>
      <w:r>
        <w:tab/>
        <w:t>self.stateHistoryManager.copyCurrentState(stepID)</w:t>
      </w:r>
    </w:p>
    <w:p w14:paraId="7E9BE506" w14:textId="575B8DAF" w:rsidR="005449B4" w:rsidRDefault="005449B4" w:rsidP="005449B4">
      <w:pPr>
        <w:pStyle w:val="Code"/>
      </w:pPr>
      <w:r>
        <w:tab/>
        <w:t>self.requestedStateID = "selectAgent"</w:t>
      </w:r>
    </w:p>
    <w:p w14:paraId="2F7BF061" w14:textId="6E57467E" w:rsidR="005449B4" w:rsidRDefault="005449B4" w:rsidP="005449B4">
      <w:pPr>
        <w:pStyle w:val="Code"/>
      </w:pPr>
      <w:r>
        <w:tab/>
        <w:t>return</w:t>
      </w:r>
    </w:p>
    <w:p w14:paraId="7535F6B2" w14:textId="494DDC74" w:rsidR="00AA16DA" w:rsidRDefault="005449B4" w:rsidP="00075560">
      <w:r>
        <w:t xml:space="preserve">First, a copy of the current simulation state is made on every </w:t>
      </w:r>
      <w:r w:rsidRPr="005449B4">
        <w:rPr>
          <w:i/>
          <w:iCs/>
        </w:rPr>
        <w:t>nth</w:t>
      </w:r>
      <w:r>
        <w:rPr>
          <w:i/>
          <w:iCs/>
        </w:rPr>
        <w:t xml:space="preserve"> </w:t>
      </w:r>
      <w:r>
        <w:t>timestep. In this case, using</w:t>
      </w:r>
      <w:r w:rsidR="00336D60">
        <w:t xml:space="preserve"> modulo of </w:t>
      </w:r>
      <w:r w:rsidR="00992DF4" w:rsidRPr="00992DF4">
        <w:rPr>
          <w:i/>
          <w:iCs/>
        </w:rPr>
        <w:t>n=1</w:t>
      </w:r>
      <w:r w:rsidRPr="005449B4">
        <w:t>,</w:t>
      </w:r>
      <w:r>
        <w:t xml:space="preserve"> every timestep is saved in memory for review</w:t>
      </w:r>
      <w:r w:rsidR="00E21834">
        <w:t xml:space="preserve"> (line 19)</w:t>
      </w:r>
      <w:r>
        <w:t>. The copy compiles data regarding agent positions, task status, and agent searches via specific functions</w:t>
      </w:r>
      <w:r w:rsidR="00992DF4">
        <w:t xml:space="preserve"> within the algorithm scripts</w:t>
      </w:r>
      <w:r>
        <w:t>. This takes place in a separate object which manages the timetable of saved states</w:t>
      </w:r>
      <w:r w:rsidR="00E21834">
        <w:t xml:space="preserve"> (line 20)</w:t>
      </w:r>
      <w:r>
        <w:t>.</w:t>
      </w:r>
    </w:p>
    <w:p w14:paraId="6B34988C" w14:textId="50FBCFAC" w:rsidR="005449B4" w:rsidRDefault="005449B4" w:rsidP="00075560">
      <w:r>
        <w:t xml:space="preserve">Second, the state plans to advance to the </w:t>
      </w:r>
      <w:r w:rsidRPr="005449B4">
        <w:rPr>
          <w:rStyle w:val="CodeChar"/>
        </w:rPr>
        <w:t>"selectAgent"</w:t>
      </w:r>
      <w:r w:rsidRPr="005449B4">
        <w:t xml:space="preserve"> s</w:t>
      </w:r>
      <w:r>
        <w:t>tate and returns (line</w:t>
      </w:r>
      <w:r w:rsidR="00E21834">
        <w:t>s</w:t>
      </w:r>
      <w:r>
        <w:t xml:space="preserve"> </w:t>
      </w:r>
      <w:r w:rsidR="00E21834">
        <w:t>21-22)</w:t>
      </w:r>
      <w:r>
        <w:t>.</w:t>
      </w:r>
      <w:r w:rsidR="00E21834">
        <w:t xml:space="preserve"> The simulation now waits until the next state is</w:t>
      </w:r>
      <w:r w:rsidR="00992DF4">
        <w:t xml:space="preserve"> triggered, via delay or user interaction</w:t>
      </w:r>
      <w:r w:rsidR="00E21834">
        <w:t>.</w:t>
      </w:r>
    </w:p>
    <w:p w14:paraId="6C94C7DE" w14:textId="41CD36B2" w:rsidR="00F46611" w:rsidRDefault="00F46611" w:rsidP="00713970">
      <w:pPr>
        <w:pStyle w:val="Heading3"/>
        <w:spacing w:line="240" w:lineRule="auto"/>
      </w:pPr>
      <w:bookmarkStart w:id="154" w:name="_Toc151829357"/>
      <w:r>
        <w:t>Select Agent Step</w:t>
      </w:r>
      <w:bookmarkEnd w:id="154"/>
    </w:p>
    <w:p w14:paraId="4C826D58" w14:textId="508C1C4F" w:rsidR="00F46611" w:rsidRDefault="00F46611" w:rsidP="00075560">
      <w:r>
        <w:t>This state is used to select an agent for which actions in the following states should be executed. The agent is saved using its internal ID, which is internally generated and managed by FleetBench.</w:t>
      </w:r>
    </w:p>
    <w:p w14:paraId="4F0C3A91" w14:textId="77777777" w:rsidR="00F46611" w:rsidRDefault="00F46611" w:rsidP="00F46611">
      <w:pPr>
        <w:pStyle w:val="Code"/>
      </w:pPr>
      <w:r>
        <w:t>def selectAgent(self):</w:t>
      </w:r>
    </w:p>
    <w:p w14:paraId="78ABE9BF" w14:textId="4CA6A864" w:rsidR="00F46611" w:rsidRDefault="00F46611" w:rsidP="00F46611">
      <w:pPr>
        <w:pStyle w:val="Code"/>
      </w:pPr>
      <w:r>
        <w:tab/>
        <w:t># Select an agent, keeping in mind there may be a queue of agents</w:t>
      </w:r>
    </w:p>
    <w:p w14:paraId="57D6484F" w14:textId="0BA1539C" w:rsidR="00E53D1B" w:rsidRDefault="00E53D1B" w:rsidP="00F46611">
      <w:pPr>
        <w:pStyle w:val="Code"/>
      </w:pPr>
      <w:r>
        <w:lastRenderedPageBreak/>
        <w:tab/>
        <w:t># Agent must only be selected according to simulation definition rules</w:t>
      </w:r>
    </w:p>
    <w:p w14:paraId="28DAFB05" w14:textId="53272DCD" w:rsidR="00F46611" w:rsidRDefault="00F46611" w:rsidP="00F46611">
      <w:pPr>
        <w:pStyle w:val="Code"/>
      </w:pPr>
      <w:r>
        <w:tab/>
        <w:t>if self.algorithmType == "sapf":</w:t>
      </w:r>
    </w:p>
    <w:p w14:paraId="73DCB2C6" w14:textId="08656F22" w:rsidR="00F46611" w:rsidRDefault="00F46611" w:rsidP="00F46611">
      <w:pPr>
        <w:pStyle w:val="Code"/>
      </w:pPr>
      <w:r>
        <w:tab/>
      </w:r>
      <w:r>
        <w:tab/>
        <w:t># Single-agent pathfinding methods</w:t>
      </w:r>
    </w:p>
    <w:p w14:paraId="2EA0E820" w14:textId="325CCD36" w:rsidR="00F46611" w:rsidRDefault="00F46611" w:rsidP="00F46611">
      <w:pPr>
        <w:pStyle w:val="Code"/>
      </w:pPr>
      <w:r>
        <w:tab/>
      </w:r>
      <w:r>
        <w:tab/>
        <w:t># Only use the first agent in the list, user error if multiple agents</w:t>
      </w:r>
    </w:p>
    <w:p w14:paraId="035958DC" w14:textId="4CB93E91" w:rsidR="00F46611" w:rsidRDefault="00F46611" w:rsidP="00F46611">
      <w:pPr>
        <w:pStyle w:val="Code"/>
      </w:pPr>
      <w:r>
        <w:tab/>
      </w:r>
      <w:r>
        <w:tab/>
        <w:t>self.currentAgent = self.simAgentManagerRef.agentList[0]</w:t>
      </w:r>
    </w:p>
    <w:p w14:paraId="15B2AB7E" w14:textId="5E4FA40D" w:rsidR="00F46611" w:rsidRDefault="00F46611" w:rsidP="00F46611">
      <w:pPr>
        <w:pStyle w:val="Code"/>
      </w:pPr>
      <w:r>
        <w:tab/>
      </w:r>
      <w:r>
        <w:tab/>
        <w:t>self.agentQueue = []</w:t>
      </w:r>
    </w:p>
    <w:p w14:paraId="0269C3C3" w14:textId="05187F61" w:rsidR="00F46611" w:rsidRDefault="00F46611" w:rsidP="00F46611">
      <w:pPr>
        <w:pStyle w:val="Code"/>
      </w:pPr>
      <w:r>
        <w:tab/>
        <w:t>elif self.algorithmType == "mapf":</w:t>
      </w:r>
    </w:p>
    <w:p w14:paraId="2E87D227" w14:textId="57948E66" w:rsidR="00F46611" w:rsidRDefault="00F46611" w:rsidP="00F46611">
      <w:pPr>
        <w:pStyle w:val="Code"/>
      </w:pPr>
      <w:r>
        <w:tab/>
      </w:r>
      <w:r>
        <w:tab/>
        <w:t>try:</w:t>
      </w:r>
    </w:p>
    <w:p w14:paraId="4637EA52" w14:textId="23ACC5CB" w:rsidR="00F46611" w:rsidRDefault="00F46611" w:rsidP="00F46611">
      <w:pPr>
        <w:pStyle w:val="Code"/>
      </w:pPr>
      <w:r>
        <w:tab/>
      </w:r>
      <w:r>
        <w:tab/>
      </w:r>
      <w:r>
        <w:tab/>
        <w:t># Search the queue until an agent is found that has not acted</w:t>
      </w:r>
    </w:p>
    <w:p w14:paraId="6A2530B7" w14:textId="11E4C251" w:rsidR="00F46611" w:rsidRDefault="00F46611" w:rsidP="00F46611">
      <w:pPr>
        <w:pStyle w:val="Code"/>
      </w:pPr>
      <w:r>
        <w:tab/>
      </w:r>
      <w:r>
        <w:tab/>
      </w:r>
      <w:r>
        <w:tab/>
        <w:t>for agent in self.agentQueue:</w:t>
      </w:r>
    </w:p>
    <w:p w14:paraId="2FCAD005" w14:textId="214FF61E" w:rsidR="00F46611" w:rsidRDefault="00F46611" w:rsidP="00F46611">
      <w:pPr>
        <w:pStyle w:val="Code"/>
      </w:pPr>
      <w:r>
        <w:tab/>
      </w:r>
      <w:r>
        <w:tab/>
      </w:r>
      <w:r>
        <w:tab/>
      </w:r>
      <w:r>
        <w:tab/>
        <w:t>if self.simAgentManagerRef.agentList[agent].actionTaken is False:</w:t>
      </w:r>
    </w:p>
    <w:p w14:paraId="129B2D1B" w14:textId="08A3BB60" w:rsidR="00F46611" w:rsidRDefault="00F46611" w:rsidP="00F46611">
      <w:pPr>
        <w:pStyle w:val="Code"/>
      </w:pPr>
      <w:r>
        <w:tab/>
      </w:r>
      <w:r>
        <w:tab/>
      </w:r>
      <w:r>
        <w:tab/>
      </w:r>
      <w:r>
        <w:tab/>
      </w:r>
      <w:r>
        <w:tab/>
        <w:t>newAgent = agent</w:t>
      </w:r>
    </w:p>
    <w:p w14:paraId="661E1DC1" w14:textId="68A27D08" w:rsidR="00F46611" w:rsidRDefault="00F46611" w:rsidP="00F46611">
      <w:pPr>
        <w:pStyle w:val="Code"/>
      </w:pPr>
      <w:r>
        <w:tab/>
      </w:r>
      <w:r>
        <w:tab/>
      </w:r>
      <w:r>
        <w:tab/>
      </w:r>
      <w:r>
        <w:tab/>
      </w:r>
      <w:r>
        <w:tab/>
        <w:t>break</w:t>
      </w:r>
    </w:p>
    <w:p w14:paraId="38AA9BD4" w14:textId="1355E0B9" w:rsidR="00F46611" w:rsidRDefault="00F46611" w:rsidP="00F46611">
      <w:pPr>
        <w:pStyle w:val="Code"/>
      </w:pPr>
      <w:r>
        <w:tab/>
      </w:r>
      <w:r>
        <w:tab/>
      </w:r>
      <w:r>
        <w:tab/>
        <w:t>self.currentAgent = s</w:t>
      </w:r>
      <w:r w:rsidR="00E53D1B">
        <w:t>e</w:t>
      </w:r>
      <w:r>
        <w:t>lf.simAgentManagerRef.agentList[newAgent]</w:t>
      </w:r>
    </w:p>
    <w:p w14:paraId="0428EB3C" w14:textId="207F4B38" w:rsidR="00F46611" w:rsidRDefault="00F46611" w:rsidP="00F46611">
      <w:pPr>
        <w:pStyle w:val="Code"/>
      </w:pPr>
      <w:r>
        <w:tab/>
      </w:r>
      <w:r w:rsidR="00057AB0">
        <w:tab/>
      </w:r>
      <w:r>
        <w:t>except StopIteration:</w:t>
      </w:r>
    </w:p>
    <w:p w14:paraId="30D520C2" w14:textId="4E75728B" w:rsidR="00F46611" w:rsidRDefault="00F46611" w:rsidP="00F46611">
      <w:pPr>
        <w:pStyle w:val="Code"/>
      </w:pPr>
      <w:r>
        <w:tab/>
      </w:r>
      <w:r>
        <w:tab/>
      </w:r>
      <w:r w:rsidR="00057AB0">
        <w:tab/>
      </w:r>
      <w:r>
        <w:t># The queue is empty, so the simulation step can end</w:t>
      </w:r>
    </w:p>
    <w:p w14:paraId="40DF01C8" w14:textId="0AB8181D" w:rsidR="00F46611" w:rsidRDefault="00F46611" w:rsidP="00F46611">
      <w:pPr>
        <w:pStyle w:val="Code"/>
      </w:pPr>
      <w:r>
        <w:tab/>
      </w:r>
      <w:r>
        <w:tab/>
      </w:r>
      <w:r w:rsidR="00057AB0">
        <w:tab/>
      </w:r>
      <w:r>
        <w:t>self.requestedStateID = "agentCollisionCheck"</w:t>
      </w:r>
    </w:p>
    <w:p w14:paraId="465429A7" w14:textId="5381CD4D" w:rsidR="00F46611" w:rsidRDefault="00F46611" w:rsidP="00F46611">
      <w:pPr>
        <w:pStyle w:val="Code"/>
      </w:pPr>
      <w:r>
        <w:tab/>
      </w:r>
      <w:r>
        <w:tab/>
      </w:r>
      <w:r w:rsidR="00057AB0">
        <w:tab/>
      </w:r>
      <w:r>
        <w:t>return</w:t>
      </w:r>
    </w:p>
    <w:p w14:paraId="25CEB6E6" w14:textId="6569597B" w:rsidR="00F46611" w:rsidRDefault="00F46611" w:rsidP="00F46611">
      <w:pPr>
        <w:pStyle w:val="Code"/>
      </w:pPr>
      <w:r>
        <w:tab/>
        <w:t># There was an agent in the queue, so it should act</w:t>
      </w:r>
    </w:p>
    <w:p w14:paraId="514B4F99" w14:textId="3EE76E35" w:rsidR="00F46611" w:rsidRDefault="00F46611" w:rsidP="00F46611">
      <w:pPr>
        <w:pStyle w:val="Code"/>
      </w:pPr>
      <w:r>
        <w:tab/>
        <w:t>self.requestedStateID = "taskAssignment"</w:t>
      </w:r>
    </w:p>
    <w:p w14:paraId="4972A195" w14:textId="69F1C984" w:rsidR="00F46611" w:rsidRDefault="00F46611" w:rsidP="00F46611">
      <w:pPr>
        <w:pStyle w:val="Code"/>
      </w:pPr>
      <w:r>
        <w:tab/>
        <w:t>return</w:t>
      </w:r>
    </w:p>
    <w:p w14:paraId="312C3D31" w14:textId="666A2827" w:rsidR="00F46611" w:rsidRDefault="00F46611" w:rsidP="00075560">
      <w:r>
        <w:t xml:space="preserve">There are two relevant cases pertaining to the choice of algorithm for this state. For completeness, FleetBench allows the use of raw A* for pathfinding which is only usable by a single agent. To account for this, the algorithms have been typed with </w:t>
      </w:r>
      <w:r w:rsidRPr="00F46611">
        <w:rPr>
          <w:rStyle w:val="CodeChar"/>
        </w:rPr>
        <w:t>"sapf"</w:t>
      </w:r>
      <w:r>
        <w:t xml:space="preserve"> or </w:t>
      </w:r>
      <w:r w:rsidRPr="00F46611">
        <w:rPr>
          <w:rStyle w:val="CodeChar"/>
        </w:rPr>
        <w:t>"mapf"</w:t>
      </w:r>
      <w:r>
        <w:t xml:space="preserve"> to indicate single-agent pathfinding or multi-agent pathfinding, respectively.</w:t>
      </w:r>
    </w:p>
    <w:p w14:paraId="5A7DF55E" w14:textId="30F61533" w:rsidR="00F46611" w:rsidRDefault="00F46611" w:rsidP="00075560">
      <w:r>
        <w:t xml:space="preserve">If an algorithm is implemented for single-agent operations, then the first agent in the list (typically an agent </w:t>
      </w:r>
      <w:r w:rsidRPr="009B42EC">
        <w:rPr>
          <w:rStyle w:val="CodeChar"/>
        </w:rPr>
        <w:t>"0"</w:t>
      </w:r>
      <w:r>
        <w:t>) is used exclusively for the entirety of the simulation (lines 2</w:t>
      </w:r>
      <w:r w:rsidR="00057AB0">
        <w:t>6</w:t>
      </w:r>
      <w:r>
        <w:t>-3</w:t>
      </w:r>
      <w:r w:rsidR="00057AB0">
        <w:t>0</w:t>
      </w:r>
      <w:r>
        <w:t>).</w:t>
      </w:r>
    </w:p>
    <w:p w14:paraId="6F03C336" w14:textId="675AD56B" w:rsidR="00F46611" w:rsidRDefault="00F46611" w:rsidP="00075560">
      <w:r>
        <w:t xml:space="preserve">Otherwise, for multi-agent applications, the list of agents is searched for the first agent which has not already indicated a planned action, which is marked by the object property </w:t>
      </w:r>
      <w:r w:rsidR="009B42EC" w:rsidRPr="009B42EC">
        <w:rPr>
          <w:rStyle w:val="CodeChar"/>
        </w:rPr>
        <w:t>"</w:t>
      </w:r>
      <w:r w:rsidRPr="00F46611">
        <w:rPr>
          <w:rStyle w:val="CodeChar"/>
        </w:rPr>
        <w:t>.actionTaken</w:t>
      </w:r>
      <w:r w:rsidR="009B42EC">
        <w:rPr>
          <w:rStyle w:val="CodeChar"/>
        </w:rPr>
        <w:t>"</w:t>
      </w:r>
      <w:r>
        <w:t xml:space="preserve"> (lines </w:t>
      </w:r>
      <w:r w:rsidR="00057AB0">
        <w:t>31-37</w:t>
      </w:r>
      <w:r>
        <w:t>).</w:t>
      </w:r>
      <w:r w:rsidR="00057AB0">
        <w:t xml:space="preserve"> If no such agent exists, the simulation assumes it has implemented plans for all agents, and the plans can now be evaluated for potential failures (lines 39-42). If an agent is found, then the corresponding agent object is saved as the “current” agent in the simulation (line 38). The simulation then advances to checking the task state of the agent via state request and return</w:t>
      </w:r>
      <w:r w:rsidR="00992DF4">
        <w:t>s</w:t>
      </w:r>
      <w:r w:rsidR="00057AB0">
        <w:t xml:space="preserve"> (lines 43-45).</w:t>
      </w:r>
    </w:p>
    <w:p w14:paraId="7A5FDAF0" w14:textId="4BFA4647" w:rsidR="00057AB0" w:rsidRDefault="00057AB0" w:rsidP="00713970">
      <w:pPr>
        <w:pStyle w:val="Heading3"/>
        <w:spacing w:line="240" w:lineRule="auto"/>
      </w:pPr>
      <w:bookmarkStart w:id="155" w:name="_Toc151829358"/>
      <w:r>
        <w:t>Task Assignment</w:t>
      </w:r>
      <w:bookmarkEnd w:id="155"/>
    </w:p>
    <w:p w14:paraId="1647F914" w14:textId="2D99078B" w:rsidR="00057AB0" w:rsidRDefault="00057AB0" w:rsidP="00075560">
      <w:r>
        <w:t>This state is analogous to the task management state. It has the ability to assign a task to the “current” agent, execute calls for generating new tasks, and pull new tasks into the simulation from the schedule.</w:t>
      </w:r>
    </w:p>
    <w:p w14:paraId="337C0C46" w14:textId="77777777" w:rsidR="00057AB0" w:rsidRDefault="00057AB0" w:rsidP="00057AB0">
      <w:pPr>
        <w:pStyle w:val="Code"/>
      </w:pPr>
      <w:r>
        <w:t>def taskAssignment(self):</w:t>
      </w:r>
    </w:p>
    <w:p w14:paraId="5D084365" w14:textId="6DB51A41" w:rsidR="00057AB0" w:rsidRDefault="00CC0B2F" w:rsidP="00057AB0">
      <w:pPr>
        <w:pStyle w:val="Code"/>
      </w:pPr>
      <w:r>
        <w:tab/>
      </w:r>
      <w:r w:rsidR="00057AB0">
        <w:t>if self.simulationSettings["tasksAreScheduled"]:</w:t>
      </w:r>
    </w:p>
    <w:p w14:paraId="3F790521" w14:textId="377065A6" w:rsidR="00057AB0" w:rsidRDefault="00CC0B2F" w:rsidP="00057AB0">
      <w:pPr>
        <w:pStyle w:val="Code"/>
      </w:pPr>
      <w:r>
        <w:tab/>
      </w:r>
      <w:r>
        <w:tab/>
      </w:r>
      <w:r w:rsidR="00057AB0">
        <w:t>tasksToPop = []</w:t>
      </w:r>
    </w:p>
    <w:p w14:paraId="20C68CF2" w14:textId="6F724DC1" w:rsidR="00057AB0" w:rsidRDefault="00CC0B2F" w:rsidP="00057AB0">
      <w:pPr>
        <w:pStyle w:val="Code"/>
      </w:pPr>
      <w:r>
        <w:tab/>
      </w:r>
      <w:r>
        <w:tab/>
      </w:r>
      <w:r w:rsidR="00057AB0">
        <w:t>for i, task in enumerate(self.taskSchedule):</w:t>
      </w:r>
    </w:p>
    <w:p w14:paraId="1C1D80D5" w14:textId="38E3866A" w:rsidR="00057AB0" w:rsidRDefault="00CC0B2F" w:rsidP="00057AB0">
      <w:pPr>
        <w:pStyle w:val="Code"/>
      </w:pPr>
      <w:r>
        <w:tab/>
      </w:r>
      <w:r>
        <w:tab/>
      </w:r>
      <w:r>
        <w:tab/>
      </w:r>
      <w:r w:rsidR="00057AB0">
        <w:t>if eval(task[3]) &lt;= self.stepCompleted:</w:t>
      </w:r>
    </w:p>
    <w:p w14:paraId="32E4296C" w14:textId="7C14CF43" w:rsidR="00057AB0" w:rsidRDefault="00CC0B2F" w:rsidP="00057AB0">
      <w:pPr>
        <w:pStyle w:val="Code"/>
      </w:pPr>
      <w:r>
        <w:tab/>
      </w:r>
      <w:r>
        <w:tab/>
      </w:r>
      <w:r>
        <w:tab/>
      </w:r>
      <w:r>
        <w:tab/>
      </w:r>
      <w:r w:rsidR="00057AB0">
        <w:t>tasksToPop.append(i)</w:t>
      </w:r>
    </w:p>
    <w:p w14:paraId="7615D6FE" w14:textId="3C927C86" w:rsidR="00057AB0" w:rsidRDefault="00CC0B2F" w:rsidP="00057AB0">
      <w:pPr>
        <w:pStyle w:val="Code"/>
      </w:pPr>
      <w:r>
        <w:tab/>
      </w:r>
      <w:r>
        <w:tab/>
      </w:r>
      <w:r>
        <w:tab/>
      </w:r>
      <w:r>
        <w:tab/>
      </w:r>
      <w:r w:rsidR="00057AB0">
        <w:t># The task can be brought in</w:t>
      </w:r>
    </w:p>
    <w:p w14:paraId="3EE5C868" w14:textId="5928F8CE" w:rsidR="00057AB0" w:rsidRDefault="00CC0B2F" w:rsidP="00057AB0">
      <w:pPr>
        <w:pStyle w:val="Code"/>
      </w:pPr>
      <w:r>
        <w:tab/>
      </w:r>
      <w:r>
        <w:tab/>
      </w:r>
      <w:r>
        <w:tab/>
      </w:r>
      <w:r>
        <w:tab/>
      </w:r>
      <w:r w:rsidR="00057AB0">
        <w:t>pickupNode = task[0]</w:t>
      </w:r>
    </w:p>
    <w:p w14:paraId="10461A9F" w14:textId="7AADCC15" w:rsidR="00057AB0" w:rsidRDefault="00CC0B2F" w:rsidP="00057AB0">
      <w:pPr>
        <w:pStyle w:val="Code"/>
      </w:pPr>
      <w:r>
        <w:lastRenderedPageBreak/>
        <w:tab/>
      </w:r>
      <w:r>
        <w:tab/>
      </w:r>
      <w:r>
        <w:tab/>
      </w:r>
      <w:r>
        <w:tab/>
      </w:r>
      <w:r w:rsidR="00057AB0">
        <w:t>dropoffNode = task[1]</w:t>
      </w:r>
    </w:p>
    <w:p w14:paraId="6C77FB42" w14:textId="7ECBFF2C" w:rsidR="00057AB0" w:rsidRDefault="00CC0B2F" w:rsidP="00057AB0">
      <w:pPr>
        <w:pStyle w:val="Code"/>
      </w:pPr>
      <w:r>
        <w:tab/>
      </w:r>
      <w:r>
        <w:tab/>
      </w:r>
      <w:r>
        <w:tab/>
      </w:r>
      <w:r>
        <w:tab/>
      </w:r>
      <w:r w:rsidR="00057AB0">
        <w:t>timeLimit = eval(task[2])</w:t>
      </w:r>
    </w:p>
    <w:p w14:paraId="51EF0757" w14:textId="0D81F165" w:rsidR="00057AB0" w:rsidRDefault="00CC0B2F" w:rsidP="00057AB0">
      <w:pPr>
        <w:pStyle w:val="Code"/>
      </w:pPr>
      <w:r>
        <w:tab/>
      </w:r>
      <w:r>
        <w:tab/>
      </w:r>
      <w:r>
        <w:tab/>
      </w:r>
      <w:r>
        <w:tab/>
      </w:r>
      <w:r w:rsidR="00057AB0">
        <w:t>creationTime = eval(task[3])</w:t>
      </w:r>
    </w:p>
    <w:p w14:paraId="59F971E4" w14:textId="5F5717CA" w:rsidR="00057AB0" w:rsidRDefault="00CC0B2F" w:rsidP="00057AB0">
      <w:pPr>
        <w:pStyle w:val="Code"/>
      </w:pPr>
      <w:r>
        <w:tab/>
      </w:r>
      <w:r>
        <w:tab/>
      </w:r>
      <w:r>
        <w:tab/>
      </w:r>
      <w:r>
        <w:tab/>
      </w:r>
      <w:r w:rsidR="00057AB0">
        <w:t>name = task[4]</w:t>
      </w:r>
    </w:p>
    <w:p w14:paraId="12EB755B" w14:textId="5BB05317" w:rsidR="00057AB0" w:rsidRDefault="00CC0B2F" w:rsidP="00057AB0">
      <w:pPr>
        <w:pStyle w:val="Code"/>
      </w:pPr>
      <w:r>
        <w:tab/>
      </w:r>
      <w:r>
        <w:tab/>
      </w:r>
      <w:r>
        <w:tab/>
      </w:r>
      <w:r>
        <w:tab/>
      </w:r>
      <w:r w:rsidR="00057AB0">
        <w:t xml:space="preserve">self.simTaskManagerRef.createNewTask(pickupNode=pickupNode, </w:t>
      </w:r>
    </w:p>
    <w:p w14:paraId="26B1C1E3" w14:textId="2EA84E40" w:rsidR="00CC0B2F" w:rsidRDefault="00CC0B2F" w:rsidP="00057AB0">
      <w:pPr>
        <w:pStyle w:val="Code"/>
      </w:pPr>
      <w:r>
        <w:tab/>
      </w:r>
      <w:r>
        <w:tab/>
      </w:r>
      <w:r>
        <w:tab/>
      </w:r>
      <w:r>
        <w:tab/>
      </w:r>
      <w:r>
        <w:tab/>
      </w:r>
      <w:r>
        <w:tab/>
      </w:r>
      <w:r w:rsidR="00057AB0">
        <w:t>dropoffNode=dropoffNode, timeLimit=timeLimit, taskName=name,</w:t>
      </w:r>
    </w:p>
    <w:p w14:paraId="6E01DD27" w14:textId="09CEA6E0" w:rsidR="00057AB0" w:rsidRDefault="00CC0B2F" w:rsidP="00057AB0">
      <w:pPr>
        <w:pStyle w:val="Code"/>
      </w:pPr>
      <w:r>
        <w:tab/>
      </w:r>
      <w:r>
        <w:tab/>
      </w:r>
      <w:r>
        <w:tab/>
      </w:r>
      <w:r>
        <w:tab/>
      </w:r>
      <w:r>
        <w:tab/>
      </w:r>
      <w:r>
        <w:tab/>
      </w:r>
      <w:r w:rsidR="00057AB0">
        <w:t>timeStamp=creationTime)</w:t>
      </w:r>
    </w:p>
    <w:p w14:paraId="588E0ABE" w14:textId="750DFBF2" w:rsidR="00057AB0" w:rsidRDefault="00CC0B2F" w:rsidP="00057AB0">
      <w:pPr>
        <w:pStyle w:val="Code"/>
      </w:pPr>
      <w:r>
        <w:tab/>
      </w:r>
      <w:r>
        <w:tab/>
      </w:r>
      <w:r w:rsidR="00057AB0">
        <w:t># Pop the tasks</w:t>
      </w:r>
    </w:p>
    <w:p w14:paraId="5C3EF250" w14:textId="056C3ADC" w:rsidR="00057AB0" w:rsidRDefault="00CC0B2F" w:rsidP="00057AB0">
      <w:pPr>
        <w:pStyle w:val="Code"/>
      </w:pPr>
      <w:r>
        <w:tab/>
      </w:r>
      <w:r>
        <w:tab/>
        <w:t>f</w:t>
      </w:r>
      <w:r w:rsidR="00057AB0">
        <w:t>or index in sorted(tasksToPop, reverse=True):</w:t>
      </w:r>
    </w:p>
    <w:p w14:paraId="75E2D85A" w14:textId="08A62219" w:rsidR="00057AB0" w:rsidRDefault="00CC0B2F" w:rsidP="00057AB0">
      <w:pPr>
        <w:pStyle w:val="Code"/>
      </w:pPr>
      <w:r>
        <w:tab/>
      </w:r>
      <w:r>
        <w:tab/>
      </w:r>
      <w:r>
        <w:tab/>
      </w:r>
      <w:r w:rsidR="00057AB0">
        <w:t>self.taskSchedule.pop(index)</w:t>
      </w:r>
    </w:p>
    <w:p w14:paraId="10B9051A" w14:textId="26F362F6" w:rsidR="00057AB0" w:rsidRDefault="00CC0B2F" w:rsidP="00057AB0">
      <w:pPr>
        <w:pStyle w:val="Code"/>
      </w:pPr>
      <w:r>
        <w:tab/>
      </w:r>
      <w:r w:rsidR="00057AB0">
        <w:t># Assign a new task if the task status is "unassigned"</w:t>
      </w:r>
    </w:p>
    <w:p w14:paraId="13F0F6A0" w14:textId="62283BC6" w:rsidR="00FE7763" w:rsidRDefault="00CC0B2F" w:rsidP="00057AB0">
      <w:pPr>
        <w:pStyle w:val="Code"/>
      </w:pPr>
      <w:r>
        <w:tab/>
      </w:r>
      <w:r w:rsidR="00057AB0">
        <w:t># Or generate a new task if there are not, and generation on demand</w:t>
      </w:r>
    </w:p>
    <w:p w14:paraId="25056773" w14:textId="3C8A14EA" w:rsidR="00057AB0" w:rsidRDefault="00FE7763" w:rsidP="00057AB0">
      <w:pPr>
        <w:pStyle w:val="Code"/>
      </w:pPr>
      <w:r>
        <w:tab/>
      </w:r>
      <w:r>
        <w:tab/>
      </w:r>
      <w:r>
        <w:tab/>
      </w:r>
      <w:r w:rsidR="00057AB0">
        <w:t>is enabled</w:t>
      </w:r>
    </w:p>
    <w:p w14:paraId="5092141E" w14:textId="185123C3" w:rsidR="00FE7763" w:rsidRDefault="00CC0B2F" w:rsidP="00575DE9">
      <w:pPr>
        <w:pStyle w:val="Code"/>
      </w:pPr>
      <w:r>
        <w:tab/>
      </w:r>
      <w:r w:rsidR="00FE7763" w:rsidRPr="00FE7763">
        <w:t># Or if there are no tasks, and generation is disabled, the agent</w:t>
      </w:r>
    </w:p>
    <w:p w14:paraId="689BE380" w14:textId="7BD59FA4" w:rsidR="00FE7763" w:rsidRDefault="00FE7763" w:rsidP="00575DE9">
      <w:pPr>
        <w:pStyle w:val="Code"/>
      </w:pPr>
      <w:r>
        <w:tab/>
      </w:r>
      <w:r>
        <w:tab/>
      </w:r>
      <w:r>
        <w:tab/>
      </w:r>
      <w:r w:rsidRPr="00FE7763">
        <w:t>is aimless</w:t>
      </w:r>
    </w:p>
    <w:p w14:paraId="6D490744" w14:textId="4D5A526F" w:rsidR="00FE7763" w:rsidRDefault="00CC0B2F" w:rsidP="00057AB0">
      <w:pPr>
        <w:pStyle w:val="Code"/>
      </w:pPr>
      <w:r>
        <w:tab/>
      </w:r>
      <w:r w:rsidR="00057AB0">
        <w:t xml:space="preserve">if self.currentAgent.taskStatus == "unassigned" and </w:t>
      </w:r>
    </w:p>
    <w:p w14:paraId="0C666C0C" w14:textId="1D194FE8" w:rsidR="00FE7763" w:rsidRDefault="00FE7763" w:rsidP="00057AB0">
      <w:pPr>
        <w:pStyle w:val="Code"/>
      </w:pPr>
      <w:r>
        <w:tab/>
      </w:r>
      <w:r>
        <w:tab/>
      </w:r>
      <w:r>
        <w:tab/>
      </w:r>
      <w:r w:rsidR="00057AB0">
        <w:t xml:space="preserve">self.currentAgent.currentTask is None and </w:t>
      </w:r>
    </w:p>
    <w:p w14:paraId="3AB65685" w14:textId="6F1B3A1D" w:rsidR="00057AB0" w:rsidRDefault="00FE7763" w:rsidP="00057AB0">
      <w:pPr>
        <w:pStyle w:val="Code"/>
      </w:pPr>
      <w:r>
        <w:tab/>
      </w:r>
      <w:r>
        <w:tab/>
      </w:r>
      <w:r>
        <w:tab/>
      </w:r>
      <w:r w:rsidR="00057AB0">
        <w:t>self.currentAgent.pathfinder.returnNextMove() is None:</w:t>
      </w:r>
    </w:p>
    <w:p w14:paraId="407D6DB7" w14:textId="2ECB393B" w:rsidR="00FE7763" w:rsidRDefault="00CC0B2F" w:rsidP="00057AB0">
      <w:pPr>
        <w:pStyle w:val="Code"/>
      </w:pPr>
      <w:r>
        <w:tab/>
      </w:r>
      <w:r>
        <w:tab/>
      </w:r>
      <w:r w:rsidR="00057AB0">
        <w:t>taskSelect = self.simulationTasker.selectTaskForAgent(</w:t>
      </w:r>
    </w:p>
    <w:p w14:paraId="0D0BC9B1" w14:textId="455F56D6" w:rsidR="00057AB0" w:rsidRDefault="00FE7763" w:rsidP="00057AB0">
      <w:pPr>
        <w:pStyle w:val="Code"/>
      </w:pPr>
      <w:r>
        <w:tab/>
      </w:r>
      <w:r>
        <w:tab/>
      </w:r>
      <w:r>
        <w:tab/>
      </w:r>
      <w:r>
        <w:tab/>
      </w:r>
      <w:r w:rsidR="00057AB0">
        <w:t>self.currentAgent, timeStamp=self.stepCompleted)</w:t>
      </w:r>
    </w:p>
    <w:p w14:paraId="33246E5D" w14:textId="759337BD" w:rsidR="00057AB0" w:rsidRDefault="00CC0B2F" w:rsidP="00057AB0">
      <w:pPr>
        <w:pStyle w:val="Code"/>
      </w:pPr>
      <w:r>
        <w:tab/>
      </w:r>
      <w:r>
        <w:tab/>
      </w:r>
      <w:r w:rsidR="00057AB0">
        <w:t>if type(taskSelect) is not int and taskSelect is not True:</w:t>
      </w:r>
    </w:p>
    <w:p w14:paraId="66867A6B" w14:textId="4BB289B4" w:rsidR="00FE7763" w:rsidRDefault="00CC0B2F" w:rsidP="00057AB0">
      <w:pPr>
        <w:pStyle w:val="Code"/>
      </w:pPr>
      <w:r>
        <w:tab/>
      </w:r>
      <w:r>
        <w:tab/>
      </w:r>
      <w:r>
        <w:tab/>
      </w:r>
      <w:r w:rsidR="00057AB0">
        <w:t>if self.simulationSettings["taskGenerationAsAvailableTrigger"]</w:t>
      </w:r>
    </w:p>
    <w:p w14:paraId="0A754699" w14:textId="1B599EFA" w:rsidR="00057AB0" w:rsidRDefault="00FE7763" w:rsidP="00057AB0">
      <w:pPr>
        <w:pStyle w:val="Code"/>
      </w:pPr>
      <w:r>
        <w:tab/>
      </w:r>
      <w:r>
        <w:tab/>
      </w:r>
      <w:r>
        <w:tab/>
      </w:r>
      <w:r>
        <w:tab/>
      </w:r>
      <w:r>
        <w:tab/>
      </w:r>
      <w:r w:rsidR="00057AB0">
        <w:t>== "ondemand":</w:t>
      </w:r>
    </w:p>
    <w:p w14:paraId="443E546B" w14:textId="58349577" w:rsidR="00057AB0" w:rsidRDefault="00CC0B2F" w:rsidP="00057AB0">
      <w:pPr>
        <w:pStyle w:val="Code"/>
      </w:pPr>
      <w:r>
        <w:tab/>
      </w:r>
      <w:r>
        <w:tab/>
      </w:r>
      <w:r>
        <w:tab/>
      </w:r>
      <w:r>
        <w:tab/>
      </w:r>
      <w:r w:rsidR="00057AB0">
        <w:t>self.generateTask()</w:t>
      </w:r>
    </w:p>
    <w:p w14:paraId="2639546E" w14:textId="7456DC5B" w:rsidR="00057AB0" w:rsidRDefault="00CC0B2F" w:rsidP="00057AB0">
      <w:pPr>
        <w:pStyle w:val="Code"/>
      </w:pPr>
      <w:r>
        <w:tab/>
      </w:r>
      <w:r>
        <w:tab/>
      </w:r>
      <w:r>
        <w:tab/>
      </w:r>
      <w:r>
        <w:tab/>
      </w:r>
      <w:r w:rsidR="00057AB0">
        <w:t>self.requestedStateID = "taskAssignment"</w:t>
      </w:r>
    </w:p>
    <w:p w14:paraId="0068C559" w14:textId="43507F00" w:rsidR="00057AB0" w:rsidRDefault="00CC0B2F" w:rsidP="00057AB0">
      <w:pPr>
        <w:pStyle w:val="Code"/>
      </w:pPr>
      <w:r>
        <w:tab/>
      </w:r>
      <w:r>
        <w:tab/>
      </w:r>
      <w:r>
        <w:tab/>
      </w:r>
      <w:r>
        <w:tab/>
      </w:r>
      <w:r w:rsidR="00057AB0">
        <w:t>return</w:t>
      </w:r>
    </w:p>
    <w:p w14:paraId="4E67A273" w14:textId="02250B3B" w:rsidR="00057AB0" w:rsidRDefault="00CC0B2F" w:rsidP="00057AB0">
      <w:pPr>
        <w:pStyle w:val="Code"/>
      </w:pPr>
      <w:r>
        <w:tab/>
      </w:r>
      <w:r>
        <w:tab/>
      </w:r>
      <w:r>
        <w:tab/>
      </w:r>
      <w:r w:rsidR="00057AB0">
        <w:t>else:</w:t>
      </w:r>
    </w:p>
    <w:p w14:paraId="3B8971EE" w14:textId="622C7CF2" w:rsidR="00FE7763" w:rsidRDefault="00CC0B2F" w:rsidP="00057AB0">
      <w:pPr>
        <w:pStyle w:val="Code"/>
      </w:pPr>
      <w:r>
        <w:tab/>
      </w:r>
      <w:r>
        <w:tab/>
      </w:r>
      <w:r>
        <w:tab/>
      </w:r>
      <w:r>
        <w:tab/>
      </w:r>
      <w:r w:rsidR="00057AB0">
        <w:t># If task cannot be generated yet, then the agent</w:t>
      </w:r>
    </w:p>
    <w:p w14:paraId="78CFFBAE" w14:textId="5FC237B1" w:rsidR="00057AB0" w:rsidRDefault="00FE7763" w:rsidP="00057AB0">
      <w:pPr>
        <w:pStyle w:val="Code"/>
      </w:pPr>
      <w:r>
        <w:tab/>
      </w:r>
      <w:r>
        <w:tab/>
      </w:r>
      <w:r>
        <w:tab/>
      </w:r>
      <w:r>
        <w:tab/>
      </w:r>
      <w:r>
        <w:tab/>
      </w:r>
      <w:r>
        <w:tab/>
      </w:r>
      <w:r w:rsidR="00057AB0">
        <w:t>is free and directionless and does nothing</w:t>
      </w:r>
    </w:p>
    <w:p w14:paraId="6E51D591" w14:textId="38DF61BC" w:rsidR="00057AB0" w:rsidRDefault="00CC0B2F" w:rsidP="00057AB0">
      <w:pPr>
        <w:pStyle w:val="Code"/>
      </w:pPr>
      <w:r>
        <w:tab/>
      </w:r>
      <w:r>
        <w:tab/>
      </w:r>
      <w:r>
        <w:tab/>
      </w:r>
      <w:r>
        <w:tab/>
      </w:r>
      <w:r w:rsidR="00057AB0">
        <w:t>self.requestedStateID = "selectAction"</w:t>
      </w:r>
    </w:p>
    <w:p w14:paraId="547B1535" w14:textId="6CB53A5E" w:rsidR="00057AB0" w:rsidRDefault="00CC0B2F" w:rsidP="00057AB0">
      <w:pPr>
        <w:pStyle w:val="Code"/>
      </w:pPr>
      <w:r>
        <w:tab/>
      </w:r>
      <w:r>
        <w:tab/>
      </w:r>
      <w:r>
        <w:tab/>
      </w:r>
      <w:r>
        <w:tab/>
      </w:r>
      <w:r w:rsidR="00057AB0">
        <w:t>return</w:t>
      </w:r>
    </w:p>
    <w:p w14:paraId="10E98413" w14:textId="7F8D1684" w:rsidR="00057AB0" w:rsidRDefault="00CC0B2F" w:rsidP="00057AB0">
      <w:pPr>
        <w:pStyle w:val="Code"/>
      </w:pPr>
      <w:r>
        <w:tab/>
      </w:r>
      <w:r>
        <w:tab/>
      </w:r>
      <w:r w:rsidR="00057AB0">
        <w:t>else:</w:t>
      </w:r>
    </w:p>
    <w:p w14:paraId="6412FC94" w14:textId="77777777" w:rsidR="0075479E" w:rsidRDefault="00CC0B2F" w:rsidP="00057AB0">
      <w:pPr>
        <w:pStyle w:val="Code"/>
      </w:pPr>
      <w:r>
        <w:tab/>
      </w:r>
      <w:r>
        <w:tab/>
      </w:r>
      <w:r>
        <w:tab/>
      </w:r>
      <w:r w:rsidR="00057AB0">
        <w:t>if self.simulationSettings["taskGenerationAsAvailableTrigger"] ==</w:t>
      </w:r>
    </w:p>
    <w:p w14:paraId="697C7D01" w14:textId="6F849FEB" w:rsidR="00057AB0" w:rsidRDefault="0075479E" w:rsidP="00057AB0">
      <w:pPr>
        <w:pStyle w:val="Code"/>
      </w:pPr>
      <w:r>
        <w:tab/>
      </w:r>
      <w:r>
        <w:tab/>
      </w:r>
      <w:r>
        <w:tab/>
      </w:r>
      <w:r>
        <w:tab/>
      </w:r>
      <w:r>
        <w:tab/>
      </w:r>
      <w:r w:rsidR="00057AB0">
        <w:t>"onassig</w:t>
      </w:r>
      <w:r w:rsidR="00AA084F">
        <w:t>m</w:t>
      </w:r>
      <w:r w:rsidR="00057AB0">
        <w:t>nent":</w:t>
      </w:r>
    </w:p>
    <w:p w14:paraId="5E5B58F4" w14:textId="72FA0EDC" w:rsidR="00057AB0" w:rsidRDefault="00CC0B2F" w:rsidP="00057AB0">
      <w:pPr>
        <w:pStyle w:val="Code"/>
      </w:pPr>
      <w:r>
        <w:tab/>
      </w:r>
      <w:r>
        <w:tab/>
      </w:r>
      <w:r>
        <w:tab/>
      </w:r>
      <w:r>
        <w:tab/>
      </w:r>
      <w:r w:rsidR="00057AB0">
        <w:t>self.generateTask()</w:t>
      </w:r>
    </w:p>
    <w:p w14:paraId="71706C5E" w14:textId="3B58BD3F" w:rsidR="00057AB0" w:rsidRDefault="00CC0B2F" w:rsidP="00057AB0">
      <w:pPr>
        <w:pStyle w:val="Code"/>
      </w:pPr>
      <w:r>
        <w:tab/>
      </w:r>
      <w:r>
        <w:tab/>
      </w:r>
      <w:r>
        <w:tab/>
      </w:r>
      <w:r w:rsidR="0075479E">
        <w:tab/>
      </w:r>
      <w:r w:rsidR="00057AB0">
        <w:t># Task generated successfully</w:t>
      </w:r>
    </w:p>
    <w:p w14:paraId="00FA494A" w14:textId="1EB35C3E" w:rsidR="00057AB0" w:rsidRDefault="00CC0B2F" w:rsidP="00057AB0">
      <w:pPr>
        <w:pStyle w:val="Code"/>
      </w:pPr>
      <w:r>
        <w:tab/>
      </w:r>
      <w:r>
        <w:tab/>
      </w:r>
      <w:r>
        <w:tab/>
      </w:r>
      <w:r w:rsidR="00057AB0">
        <w:t>self.requestedStateID = "selectAction"</w:t>
      </w:r>
    </w:p>
    <w:p w14:paraId="1CDA482B" w14:textId="61E66E7E" w:rsidR="00057AB0" w:rsidRDefault="00CC0B2F" w:rsidP="00057AB0">
      <w:pPr>
        <w:pStyle w:val="Code"/>
      </w:pPr>
      <w:r>
        <w:tab/>
      </w:r>
      <w:r>
        <w:tab/>
      </w:r>
      <w:r>
        <w:tab/>
      </w:r>
      <w:r w:rsidR="00057AB0">
        <w:t xml:space="preserve">return </w:t>
      </w:r>
    </w:p>
    <w:p w14:paraId="7D0F5A82" w14:textId="6592A566" w:rsidR="00057AB0" w:rsidRDefault="00CC0B2F" w:rsidP="00057AB0">
      <w:pPr>
        <w:pStyle w:val="Code"/>
      </w:pPr>
      <w:r>
        <w:tab/>
      </w:r>
      <w:r w:rsidR="00057AB0">
        <w:t>else:</w:t>
      </w:r>
    </w:p>
    <w:p w14:paraId="51101E1B" w14:textId="45E0395C" w:rsidR="00057AB0" w:rsidRDefault="00CC0B2F" w:rsidP="00057AB0">
      <w:pPr>
        <w:pStyle w:val="Code"/>
      </w:pPr>
      <w:r>
        <w:tab/>
      </w:r>
      <w:r>
        <w:tab/>
      </w:r>
      <w:r w:rsidR="00057AB0">
        <w:t># Agent does not need a task, so continue to the next state</w:t>
      </w:r>
    </w:p>
    <w:p w14:paraId="60E92768" w14:textId="53D60E01" w:rsidR="00057AB0" w:rsidRDefault="00CC0B2F" w:rsidP="00057AB0">
      <w:pPr>
        <w:pStyle w:val="Code"/>
      </w:pPr>
      <w:r>
        <w:tab/>
      </w:r>
      <w:r>
        <w:tab/>
      </w:r>
      <w:r w:rsidR="00057AB0">
        <w:t>self.requestedStateID = "selectAction"</w:t>
      </w:r>
    </w:p>
    <w:p w14:paraId="75B7F2B5" w14:textId="55E42C74" w:rsidR="00057AB0" w:rsidRDefault="00CC0B2F" w:rsidP="00057AB0">
      <w:pPr>
        <w:pStyle w:val="Code"/>
      </w:pPr>
      <w:r>
        <w:tab/>
      </w:r>
      <w:r>
        <w:tab/>
      </w:r>
      <w:r w:rsidR="00057AB0">
        <w:t>Return</w:t>
      </w:r>
    </w:p>
    <w:p w14:paraId="5C33E197" w14:textId="0F16917E" w:rsidR="00057AB0" w:rsidRDefault="00057AB0" w:rsidP="00075560">
      <w:r>
        <w:t xml:space="preserve">As a matter of priority, tasks which should be entered into the simulation state </w:t>
      </w:r>
      <w:r w:rsidR="00450263">
        <w:t>because of</w:t>
      </w:r>
      <w:r>
        <w:t xml:space="preserve"> a task schedule are handled first, otherwise they could be skipped. </w:t>
      </w:r>
      <w:r w:rsidR="00CC0B2F">
        <w:t xml:space="preserve">If </w:t>
      </w:r>
      <w:r w:rsidR="00992DF4">
        <w:t>tasks should be added</w:t>
      </w:r>
      <w:r w:rsidR="00CC0B2F">
        <w:t xml:space="preserve">, a list of the new tasks is generated. </w:t>
      </w:r>
      <w:r w:rsidR="00FE7763">
        <w:t>When the simulation</w:t>
      </w:r>
      <w:r w:rsidR="00992DF4">
        <w:t xml:space="preserve"> was defined</w:t>
      </w:r>
      <w:r w:rsidR="00FE7763">
        <w:t xml:space="preserve">, </w:t>
      </w:r>
      <w:r w:rsidR="00992DF4">
        <w:t>a</w:t>
      </w:r>
      <w:r w:rsidR="00FE7763">
        <w:t xml:space="preserve"> file containing the schedule (of format described in Appendix E) was read in and processed. The resulting list of tasks </w:t>
      </w:r>
      <w:r w:rsidR="00992DF4">
        <w:t>was</w:t>
      </w:r>
      <w:r w:rsidR="00FE7763">
        <w:t xml:space="preserve"> saved as </w:t>
      </w:r>
      <w:r w:rsidR="00F31F8A" w:rsidRPr="00F31F8A">
        <w:rPr>
          <w:rStyle w:val="CodeChar"/>
        </w:rPr>
        <w:t>"</w:t>
      </w:r>
      <w:r w:rsidR="00FE7763" w:rsidRPr="00AA084F">
        <w:rPr>
          <w:rStyle w:val="CodeChar"/>
        </w:rPr>
        <w:t>self.taskSchedule</w:t>
      </w:r>
      <w:r w:rsidR="00F31F8A">
        <w:rPr>
          <w:rStyle w:val="CodeChar"/>
        </w:rPr>
        <w:t>"</w:t>
      </w:r>
      <w:r w:rsidR="00FE7763">
        <w:t>.</w:t>
      </w:r>
    </w:p>
    <w:p w14:paraId="45E8B737" w14:textId="5E2B2771" w:rsidR="00FE7763" w:rsidRPr="00057AB0" w:rsidRDefault="00FE7763" w:rsidP="00075560">
      <w:r>
        <w:t xml:space="preserve">This list of tasks is processed at each step. A task is created using the information in the list when the corresponding list entry indicates that a task should be released on a timestep which is </w:t>
      </w:r>
      <w:r w:rsidR="00A72D23">
        <w:t>less</w:t>
      </w:r>
      <w:r>
        <w:t xml:space="preserve"> than or equal to the current simulation timestep (lines 49-6</w:t>
      </w:r>
      <w:r w:rsidR="00450263">
        <w:t>0</w:t>
      </w:r>
      <w:r>
        <w:t>). When this happens, to prevent duplication, the tasks are also popped from the task schedule and will never be added</w:t>
      </w:r>
      <w:r w:rsidR="00A72D23">
        <w:t xml:space="preserve"> to the simulation</w:t>
      </w:r>
      <w:r>
        <w:t xml:space="preserve"> again (lines 6</w:t>
      </w:r>
      <w:r w:rsidR="00450263">
        <w:t>1</w:t>
      </w:r>
      <w:r>
        <w:t>-6</w:t>
      </w:r>
      <w:r w:rsidR="00450263">
        <w:t>3</w:t>
      </w:r>
      <w:r>
        <w:t>).</w:t>
      </w:r>
    </w:p>
    <w:p w14:paraId="797DEE4F" w14:textId="77777777" w:rsidR="0075479E" w:rsidRDefault="00450263" w:rsidP="00075560">
      <w:r>
        <w:lastRenderedPageBreak/>
        <w:t xml:space="preserve">From this point, it is decided whether an agent will be assigned a new task. </w:t>
      </w:r>
    </w:p>
    <w:p w14:paraId="011EB6FF" w14:textId="221ACED8" w:rsidR="00613B14" w:rsidRDefault="00450263" w:rsidP="00075560">
      <w:r>
        <w:t xml:space="preserve">If an agent is not currently assigned to a task and has reached the end of its planned movement sequence, then it can be assigned a task (lines 69-71). The tasking script is called to enact a required function </w:t>
      </w:r>
      <w:r w:rsidRPr="00450263">
        <w:rPr>
          <w:rStyle w:val="CodeChar"/>
        </w:rPr>
        <w:t>"selectTaskForAgent"</w:t>
      </w:r>
      <w:r>
        <w:t xml:space="preserve">, which must return an internal task ID if an agent was assigned a task (lines 72-73). </w:t>
      </w:r>
    </w:p>
    <w:p w14:paraId="5EA9ECCE" w14:textId="20105A59" w:rsidR="0075479E" w:rsidRDefault="00450263" w:rsidP="00075560">
      <w:r>
        <w:t xml:space="preserve">If an agent was not assigned a task as a result of calling the </w:t>
      </w:r>
      <w:r w:rsidRPr="00F31F8A">
        <w:rPr>
          <w:rStyle w:val="CodeChar"/>
        </w:rPr>
        <w:t>"selectTaskForAgent"</w:t>
      </w:r>
      <w:r>
        <w:t xml:space="preserve"> function, then the simulation checks to see if the user-defined rules allow for a task to be generated. In this case, the situation is encoded as a string value: </w:t>
      </w:r>
      <w:r w:rsidRPr="00F31F8A">
        <w:rPr>
          <w:rStyle w:val="CodeChar"/>
        </w:rPr>
        <w:t>"ondemand"</w:t>
      </w:r>
      <w:r>
        <w:t>. If the case is a match for any rules</w:t>
      </w:r>
      <w:r w:rsidR="000D1EBF">
        <w:t xml:space="preserve"> </w:t>
      </w:r>
      <w:r>
        <w:t>then a task is generated</w:t>
      </w:r>
      <w:r w:rsidR="00AF1128">
        <w:t xml:space="preserve"> using the relevant tasker script’s </w:t>
      </w:r>
      <w:r w:rsidR="00AF1128" w:rsidRPr="00AF1128">
        <w:rPr>
          <w:rStyle w:val="CodeChar"/>
        </w:rPr>
        <w:t>"generateTask"</w:t>
      </w:r>
      <w:r w:rsidR="00AF1128">
        <w:t xml:space="preserve"> function</w:t>
      </w:r>
      <w:r>
        <w:t xml:space="preserve"> and the simulation re-enters the state to try assigning a task to the agent again (lines 77-79). </w:t>
      </w:r>
      <w:r w:rsidR="00AF1128">
        <w:t>Otherwise,</w:t>
      </w:r>
      <w:r w:rsidR="0075479E">
        <w:t xml:space="preserve"> the simulation was unable to generate a task, leaving the agent without a directive. The simulation should still advance to the action planning state </w:t>
      </w:r>
      <w:r w:rsidR="000D1EBF">
        <w:t xml:space="preserve">where aimless agents will be handled </w:t>
      </w:r>
      <w:r w:rsidR="0075479E">
        <w:t>(lines 80-84).</w:t>
      </w:r>
    </w:p>
    <w:p w14:paraId="70457462" w14:textId="6FEE8151" w:rsidR="00613B14" w:rsidRDefault="00450263" w:rsidP="00C077A7">
      <w:r>
        <w:t xml:space="preserve">If the agent was successfully assigned a task, then the simulation checks to see if the user-defined rules allow for a task to be generated. In this case, the situation is encoded with the string value </w:t>
      </w:r>
      <w:r w:rsidRPr="00F31F8A">
        <w:rPr>
          <w:rStyle w:val="CodeChar"/>
        </w:rPr>
        <w:t>"onassignment"</w:t>
      </w:r>
      <w:r>
        <w:t xml:space="preserve">. If this case is a match for any rules, then a task is generated (lines </w:t>
      </w:r>
      <w:r w:rsidR="0075479E">
        <w:t>85-89)</w:t>
      </w:r>
      <w:r>
        <w:t>. The simulation then progresses to the action planning state</w:t>
      </w:r>
      <w:r w:rsidR="0075479E">
        <w:t xml:space="preserve"> (lines 90-91)</w:t>
      </w:r>
      <w:r>
        <w:t>.</w:t>
      </w:r>
    </w:p>
    <w:p w14:paraId="05278837" w14:textId="074BD030" w:rsidR="00613B14" w:rsidRDefault="0075479E" w:rsidP="00C077A7">
      <w:r>
        <w:t xml:space="preserve">If an agent was already assigned a task, then the state is simply skipped and </w:t>
      </w:r>
      <w:r w:rsidR="00DF6FC6">
        <w:t xml:space="preserve">the simulation </w:t>
      </w:r>
      <w:r>
        <w:t xml:space="preserve">advances </w:t>
      </w:r>
      <w:r w:rsidR="00DF6FC6">
        <w:t xml:space="preserve">directly </w:t>
      </w:r>
      <w:r>
        <w:t>to the action planning state (lines 92-95).</w:t>
      </w:r>
    </w:p>
    <w:p w14:paraId="487F12B6" w14:textId="1D252192" w:rsidR="0075479E" w:rsidRDefault="0075479E" w:rsidP="00713970">
      <w:pPr>
        <w:pStyle w:val="Heading3"/>
        <w:spacing w:line="240" w:lineRule="auto"/>
      </w:pPr>
      <w:bookmarkStart w:id="156" w:name="_Toc151829359"/>
      <w:r>
        <w:t>Select Action</w:t>
      </w:r>
      <w:bookmarkEnd w:id="156"/>
    </w:p>
    <w:p w14:paraId="04995634" w14:textId="3472A5BC" w:rsidR="0075479E" w:rsidRDefault="0075479E" w:rsidP="00C077A7">
      <w:r>
        <w:t xml:space="preserve">This state exists to decide whether an agent ought to try and move toward its goal or, if it is at its goal, perform some action pertaining to the execution of its task. </w:t>
      </w:r>
    </w:p>
    <w:p w14:paraId="699CE759" w14:textId="77777777" w:rsidR="0075479E" w:rsidRDefault="0075479E" w:rsidP="0075479E">
      <w:pPr>
        <w:pStyle w:val="Code"/>
      </w:pPr>
      <w:r>
        <w:t>def selectAction(self):</w:t>
      </w:r>
    </w:p>
    <w:p w14:paraId="756FD641" w14:textId="5F460B72" w:rsidR="0075479E" w:rsidRDefault="0075479E" w:rsidP="0075479E">
      <w:pPr>
        <w:pStyle w:val="Code"/>
      </w:pPr>
      <w:r>
        <w:tab/>
        <w:t># Agent needs to determine its action for this step</w:t>
      </w:r>
    </w:p>
    <w:p w14:paraId="5E7B6556" w14:textId="49A28CEA" w:rsidR="0075479E" w:rsidRDefault="0075479E" w:rsidP="0075479E">
      <w:pPr>
        <w:pStyle w:val="Code"/>
      </w:pPr>
      <w:r>
        <w:tab/>
        <w:t># If the agent has already acted, then its "turn" is over</w:t>
      </w:r>
    </w:p>
    <w:p w14:paraId="3EEB7978" w14:textId="33DCB748" w:rsidR="0075479E" w:rsidRDefault="0075479E" w:rsidP="0075479E">
      <w:pPr>
        <w:pStyle w:val="Code"/>
      </w:pPr>
      <w:r>
        <w:tab/>
        <w:t>if self.currentAgent.actionTaken == True:</w:t>
      </w:r>
    </w:p>
    <w:p w14:paraId="6A9FD9A4" w14:textId="272BA7CA" w:rsidR="0075479E" w:rsidRDefault="0075479E" w:rsidP="0075479E">
      <w:pPr>
        <w:pStyle w:val="Code"/>
      </w:pPr>
      <w:r>
        <w:tab/>
      </w:r>
      <w:r>
        <w:tab/>
        <w:t>self.requestedStateID = "selectAgent"</w:t>
      </w:r>
    </w:p>
    <w:p w14:paraId="116D5BBF" w14:textId="700856A2" w:rsidR="0075479E" w:rsidRDefault="0075479E" w:rsidP="0075479E">
      <w:pPr>
        <w:pStyle w:val="Code"/>
      </w:pPr>
      <w:r>
        <w:tab/>
      </w:r>
      <w:r>
        <w:tab/>
        <w:t>return</w:t>
      </w:r>
    </w:p>
    <w:p w14:paraId="3002F804" w14:textId="77777777" w:rsidR="0075479E" w:rsidRDefault="0075479E" w:rsidP="0075479E">
      <w:pPr>
        <w:pStyle w:val="Code"/>
      </w:pPr>
      <w:r>
        <w:tab/>
        <w:t xml:space="preserve"># If the agent is already on its task-given target tile, </w:t>
      </w:r>
    </w:p>
    <w:p w14:paraId="6C7380ED" w14:textId="3D8856B7" w:rsidR="0075479E" w:rsidRDefault="0075479E" w:rsidP="0075479E">
      <w:pPr>
        <w:pStyle w:val="Code"/>
      </w:pPr>
      <w:r>
        <w:tab/>
      </w:r>
      <w:r>
        <w:tab/>
      </w:r>
      <w:r>
        <w:tab/>
        <w:t>it should act immediately</w:t>
      </w:r>
    </w:p>
    <w:p w14:paraId="119345B3" w14:textId="77777777" w:rsidR="0075479E" w:rsidRDefault="0075479E" w:rsidP="0075479E">
      <w:pPr>
        <w:pStyle w:val="Code"/>
      </w:pPr>
      <w:r>
        <w:tab/>
        <w:t>if self.currentAgent.currentNode == self.currentAgent.returnTargetNode()</w:t>
      </w:r>
    </w:p>
    <w:p w14:paraId="1B7CEFED" w14:textId="24BB72D9" w:rsidR="0075479E" w:rsidRDefault="0075479E" w:rsidP="0075479E">
      <w:pPr>
        <w:pStyle w:val="Code"/>
      </w:pPr>
      <w:r>
        <w:tab/>
      </w:r>
      <w:r>
        <w:tab/>
      </w:r>
      <w:r>
        <w:tab/>
        <w:t>and self.currentAgent.currentTask is not None:</w:t>
      </w:r>
    </w:p>
    <w:p w14:paraId="79309598" w14:textId="094F2B61" w:rsidR="0075479E" w:rsidRDefault="0075479E" w:rsidP="0075479E">
      <w:pPr>
        <w:pStyle w:val="Code"/>
      </w:pPr>
      <w:r>
        <w:tab/>
      </w:r>
      <w:r>
        <w:tab/>
        <w:t># An action is about to be taken, but it could be free</w:t>
      </w:r>
    </w:p>
    <w:p w14:paraId="57E7E81F" w14:textId="57133F2F" w:rsidR="0075479E" w:rsidRDefault="0075479E" w:rsidP="0075479E">
      <w:pPr>
        <w:pStyle w:val="Code"/>
      </w:pPr>
      <w:r>
        <w:tab/>
      </w:r>
      <w:r>
        <w:tab/>
        <w:t>self.requestedStateID = "taskInteraction"</w:t>
      </w:r>
    </w:p>
    <w:p w14:paraId="4F5AFB64" w14:textId="77777777" w:rsidR="0075479E" w:rsidRDefault="0075479E" w:rsidP="0075479E">
      <w:pPr>
        <w:pStyle w:val="Code"/>
      </w:pPr>
      <w:r>
        <w:tab/>
      </w:r>
      <w:r>
        <w:tab/>
        <w:t xml:space="preserve">if self.simulationSettings["agentMiscOptionTaskInteractCostValue"] == </w:t>
      </w:r>
    </w:p>
    <w:p w14:paraId="76C0C97F" w14:textId="213C3F9E" w:rsidR="0075479E" w:rsidRDefault="0075479E" w:rsidP="0075479E">
      <w:pPr>
        <w:pStyle w:val="Code"/>
      </w:pPr>
      <w:r>
        <w:tab/>
      </w:r>
      <w:r>
        <w:tab/>
      </w:r>
      <w:r>
        <w:tab/>
      </w:r>
      <w:r>
        <w:tab/>
        <w:t>"No cost for pickup/dropoff":</w:t>
      </w:r>
    </w:p>
    <w:p w14:paraId="3D624EF0" w14:textId="50A2A8F2" w:rsidR="0075479E" w:rsidRDefault="0075479E" w:rsidP="0075479E">
      <w:pPr>
        <w:pStyle w:val="Code"/>
      </w:pPr>
      <w:r>
        <w:tab/>
      </w:r>
      <w:r>
        <w:tab/>
      </w:r>
      <w:r>
        <w:tab/>
        <w:t>self.currentAgent.actionTaken = False</w:t>
      </w:r>
    </w:p>
    <w:p w14:paraId="7F7B3556" w14:textId="7B1B1AA3" w:rsidR="0075479E" w:rsidRDefault="0075479E" w:rsidP="0075479E">
      <w:pPr>
        <w:pStyle w:val="Code"/>
      </w:pPr>
      <w:r>
        <w:tab/>
      </w:r>
      <w:r>
        <w:tab/>
      </w:r>
      <w:r>
        <w:tab/>
        <w:t>self.requestedStateID = "taskInteraction"</w:t>
      </w:r>
    </w:p>
    <w:p w14:paraId="52E8292E" w14:textId="77777777" w:rsidR="0075479E" w:rsidRDefault="0075479E" w:rsidP="0075479E">
      <w:pPr>
        <w:pStyle w:val="Code"/>
      </w:pPr>
      <w:r>
        <w:tab/>
      </w:r>
      <w:r>
        <w:tab/>
        <w:t>elif self.simulationSettings["agentMiscOptionTaskInteractCostValue"] ==</w:t>
      </w:r>
    </w:p>
    <w:p w14:paraId="34BA1084" w14:textId="56C24567" w:rsidR="0075479E" w:rsidRDefault="0075479E" w:rsidP="0075479E">
      <w:pPr>
        <w:pStyle w:val="Code"/>
      </w:pPr>
      <w:r>
        <w:tab/>
      </w:r>
      <w:r>
        <w:tab/>
      </w:r>
      <w:r>
        <w:tab/>
      </w:r>
      <w:r>
        <w:tab/>
        <w:t>"Pickup/dropoff require step":</w:t>
      </w:r>
    </w:p>
    <w:p w14:paraId="7ECA2D55" w14:textId="0AE579B3" w:rsidR="0075479E" w:rsidRDefault="0075479E" w:rsidP="0075479E">
      <w:pPr>
        <w:pStyle w:val="Code"/>
      </w:pPr>
      <w:r>
        <w:tab/>
      </w:r>
      <w:r>
        <w:tab/>
      </w:r>
      <w:r>
        <w:tab/>
        <w:t>self.currentAgent.actionTaken = True</w:t>
      </w:r>
    </w:p>
    <w:p w14:paraId="2D3A15C8" w14:textId="16BE466C" w:rsidR="0075479E" w:rsidRDefault="0075479E" w:rsidP="0075479E">
      <w:pPr>
        <w:pStyle w:val="Code"/>
      </w:pPr>
      <w:r>
        <w:tab/>
      </w:r>
      <w:r>
        <w:tab/>
      </w:r>
      <w:r>
        <w:tab/>
        <w:t>self.requestedStateID = "taskInteraction"</w:t>
      </w:r>
    </w:p>
    <w:p w14:paraId="286275E5" w14:textId="4E8CD90C" w:rsidR="0075479E" w:rsidRDefault="0075479E" w:rsidP="0075479E">
      <w:pPr>
        <w:pStyle w:val="Code"/>
      </w:pPr>
      <w:r>
        <w:tab/>
      </w:r>
      <w:r>
        <w:tab/>
        <w:t>return</w:t>
      </w:r>
    </w:p>
    <w:p w14:paraId="64519CAB" w14:textId="750F5559" w:rsidR="0075479E" w:rsidRDefault="0075479E" w:rsidP="0075479E">
      <w:pPr>
        <w:pStyle w:val="Code"/>
      </w:pPr>
      <w:r>
        <w:tab/>
        <w:t>else:</w:t>
      </w:r>
    </w:p>
    <w:p w14:paraId="7E92EDA3" w14:textId="2D8979DC" w:rsidR="0075479E" w:rsidRDefault="0075479E" w:rsidP="0075479E">
      <w:pPr>
        <w:pStyle w:val="Code"/>
      </w:pPr>
      <w:r>
        <w:lastRenderedPageBreak/>
        <w:tab/>
      </w:r>
      <w:r>
        <w:tab/>
        <w:t># If the agent is not at its target tile, it should be trying</w:t>
      </w:r>
    </w:p>
    <w:p w14:paraId="596C8295" w14:textId="2903DA6B" w:rsidR="0075479E" w:rsidRDefault="0075479E" w:rsidP="0075479E">
      <w:pPr>
        <w:pStyle w:val="Code"/>
      </w:pPr>
      <w:r>
        <w:tab/>
      </w:r>
      <w:r>
        <w:tab/>
      </w:r>
      <w:r>
        <w:tab/>
      </w:r>
      <w:r>
        <w:tab/>
        <w:t>to move there</w:t>
      </w:r>
    </w:p>
    <w:p w14:paraId="041D755E" w14:textId="20F5D9F8" w:rsidR="0075479E" w:rsidRDefault="0075479E" w:rsidP="0075479E">
      <w:pPr>
        <w:pStyle w:val="Code"/>
      </w:pPr>
      <w:r>
        <w:tab/>
      </w:r>
      <w:r>
        <w:tab/>
        <w:t>self.requestedStateID = "agentPlanMove"</w:t>
      </w:r>
    </w:p>
    <w:p w14:paraId="7C55CF86" w14:textId="0143CC00" w:rsidR="0075479E" w:rsidRPr="0075479E" w:rsidRDefault="0075479E" w:rsidP="0075479E">
      <w:pPr>
        <w:pStyle w:val="Code"/>
      </w:pPr>
      <w:r>
        <w:tab/>
      </w:r>
      <w:r>
        <w:tab/>
        <w:t>return</w:t>
      </w:r>
    </w:p>
    <w:p w14:paraId="3E6AEC46" w14:textId="06FFF0B5" w:rsidR="00613B14" w:rsidRDefault="00242AC6" w:rsidP="00C077A7">
      <w:r>
        <w:t xml:space="preserve">Immediately, an agent is checked for having already planned some action. If it has, then the simulation </w:t>
      </w:r>
      <w:r w:rsidR="00DF6FC6">
        <w:t>advances directly</w:t>
      </w:r>
      <w:r>
        <w:t xml:space="preserve"> to choos</w:t>
      </w:r>
      <w:r w:rsidR="00DF6FC6">
        <w:t>ing</w:t>
      </w:r>
      <w:r>
        <w:t xml:space="preserve"> another agent (lines 99-101).</w:t>
      </w:r>
    </w:p>
    <w:p w14:paraId="63CF1B27" w14:textId="180FCAED" w:rsidR="00242AC6" w:rsidRDefault="00242AC6" w:rsidP="00C077A7">
      <w:r>
        <w:t>Otherwise, via priority, if the agent is in the target location for its currently assigned task and status, the agent should attempt to resolve its task state (lines 104-105). Two possibilities arise based on user-defined rules currently available in FleetBench: the interaction consumes the agents turn, or the interaction is “free” and resolves instantly.</w:t>
      </w:r>
    </w:p>
    <w:p w14:paraId="5632978C" w14:textId="1ACA6B71" w:rsidR="00242AC6" w:rsidRDefault="00242AC6" w:rsidP="00242AC6">
      <w:r>
        <w:t xml:space="preserve">If the interaction is free, then the simulation simply advances directly to the interaction state (lines 108-111). </w:t>
      </w:r>
    </w:p>
    <w:p w14:paraId="37120E0D" w14:textId="68CF1A3C" w:rsidR="00242AC6" w:rsidRDefault="00242AC6" w:rsidP="00242AC6">
      <w:r>
        <w:t>If the interaction consumes the agents turn on this timestep, then the agent is marked as having taken an action, and the simulation advances to the task interaction state where necessary updates to task and agent status are made (lines 112-114).</w:t>
      </w:r>
    </w:p>
    <w:p w14:paraId="7093E543" w14:textId="0B1DA169" w:rsidR="00613B14" w:rsidRDefault="00242AC6" w:rsidP="00C077A7">
      <w:r>
        <w:t>If the agent still needs to reach its goal node, then the simulation advances to the movement planning state, where it will either advance toward or seek a path to the goal location (lines 117-121).</w:t>
      </w:r>
    </w:p>
    <w:p w14:paraId="4912E486" w14:textId="0B403D25" w:rsidR="00613B14" w:rsidRDefault="00242AC6" w:rsidP="00713970">
      <w:pPr>
        <w:pStyle w:val="Heading3"/>
        <w:spacing w:line="240" w:lineRule="auto"/>
      </w:pPr>
      <w:bookmarkStart w:id="157" w:name="_Toc151829360"/>
      <w:r>
        <w:t>Task Interaction</w:t>
      </w:r>
      <w:bookmarkEnd w:id="157"/>
    </w:p>
    <w:p w14:paraId="6C85E824" w14:textId="7B0AEBD5" w:rsidR="00242AC6" w:rsidRDefault="007A39AB" w:rsidP="00C077A7">
      <w:r>
        <w:t>This state triggers an update to task and agent statuses. Preconditions for whether this should be possible will have been satisfied before this state is entered, meaning no guarding is necessary. Exiting the state is done with a dependence on whether the agent can pursue further actions.</w:t>
      </w:r>
    </w:p>
    <w:p w14:paraId="09B370A4" w14:textId="77777777" w:rsidR="007A39AB" w:rsidRDefault="007A39AB" w:rsidP="007A39AB">
      <w:pPr>
        <w:pStyle w:val="Code"/>
      </w:pPr>
      <w:r>
        <w:t>def taskInteraction(self):</w:t>
      </w:r>
    </w:p>
    <w:p w14:paraId="266C14A2" w14:textId="14EB8801" w:rsidR="007A39AB" w:rsidRDefault="007A39AB" w:rsidP="007A39AB">
      <w:pPr>
        <w:pStyle w:val="Code"/>
      </w:pPr>
      <w:r>
        <w:tab/>
        <w:t># Agent should be able to interact with the task</w:t>
      </w:r>
    </w:p>
    <w:p w14:paraId="68E90EE0" w14:textId="77777777" w:rsidR="000419C0" w:rsidRDefault="007A39AB" w:rsidP="007A39AB">
      <w:pPr>
        <w:pStyle w:val="Code"/>
      </w:pPr>
      <w:r>
        <w:tab/>
        <w:t>interactionResult = self.currentAgent.taskInteraction(</w:t>
      </w:r>
    </w:p>
    <w:p w14:paraId="583AF78E" w14:textId="31A064A7" w:rsidR="007A39AB" w:rsidRDefault="000419C0" w:rsidP="007A39AB">
      <w:pPr>
        <w:pStyle w:val="Code"/>
      </w:pPr>
      <w:r>
        <w:tab/>
      </w:r>
      <w:r>
        <w:tab/>
      </w:r>
      <w:r>
        <w:tab/>
      </w:r>
      <w:r w:rsidR="007A39AB">
        <w:t>self.currentAgent.currentNode, self.stepCompleted)</w:t>
      </w:r>
    </w:p>
    <w:p w14:paraId="6937E3B1" w14:textId="6250067A" w:rsidR="007A39AB" w:rsidRDefault="007A39AB" w:rsidP="007A39AB">
      <w:pPr>
        <w:pStyle w:val="Code"/>
      </w:pPr>
      <w:r>
        <w:tab/>
        <w:t>if interactionResult == "completed":</w:t>
      </w:r>
    </w:p>
    <w:p w14:paraId="2026E6BA" w14:textId="53FBC334" w:rsidR="007A39AB" w:rsidRDefault="007A39AB" w:rsidP="007A39AB">
      <w:pPr>
        <w:pStyle w:val="Code"/>
      </w:pPr>
      <w:r>
        <w:tab/>
      </w:r>
      <w:r>
        <w:tab/>
        <w:t># If the task was finshed, count the completion</w:t>
      </w:r>
    </w:p>
    <w:p w14:paraId="0F6E36DA" w14:textId="6A1C982C" w:rsidR="007A39AB" w:rsidRDefault="007A39AB" w:rsidP="007A39AB">
      <w:pPr>
        <w:pStyle w:val="Code"/>
      </w:pPr>
      <w:r>
        <w:tab/>
      </w:r>
      <w:r>
        <w:tab/>
        <w:t>self.tasksCompleted = self.tasksCompleted + 1</w:t>
      </w:r>
    </w:p>
    <w:p w14:paraId="759DE211" w14:textId="77777777" w:rsidR="00947756" w:rsidRDefault="007A39AB" w:rsidP="007A39AB">
      <w:pPr>
        <w:pStyle w:val="Code"/>
      </w:pPr>
      <w:r>
        <w:tab/>
      </w:r>
      <w:r>
        <w:tab/>
        <w:t xml:space="preserve">if self.simulationSettings["taskGenerationAsAvailableTrigger"] == </w:t>
      </w:r>
    </w:p>
    <w:p w14:paraId="123B1567" w14:textId="4F074A8C" w:rsidR="007A39AB" w:rsidRDefault="00947756" w:rsidP="007A39AB">
      <w:pPr>
        <w:pStyle w:val="Code"/>
      </w:pPr>
      <w:r>
        <w:tab/>
      </w:r>
      <w:r>
        <w:tab/>
      </w:r>
      <w:r>
        <w:tab/>
      </w:r>
      <w:r>
        <w:tab/>
      </w:r>
      <w:r w:rsidR="007A39AB">
        <w:t>"completed":</w:t>
      </w:r>
    </w:p>
    <w:p w14:paraId="39C86BD7" w14:textId="6430A11F" w:rsidR="007A39AB" w:rsidRDefault="007A39AB" w:rsidP="007A39AB">
      <w:pPr>
        <w:pStyle w:val="Code"/>
      </w:pPr>
      <w:r>
        <w:tab/>
      </w:r>
      <w:r>
        <w:tab/>
      </w:r>
      <w:r>
        <w:tab/>
        <w:t>self.generateTask()</w:t>
      </w:r>
    </w:p>
    <w:p w14:paraId="58DDEDF2" w14:textId="0B36430F" w:rsidR="007A39AB" w:rsidRDefault="007A39AB" w:rsidP="007A39AB">
      <w:pPr>
        <w:pStyle w:val="Code"/>
      </w:pPr>
      <w:r>
        <w:tab/>
        <w:t>elif interactionResult == "pickedUp":</w:t>
      </w:r>
    </w:p>
    <w:p w14:paraId="1FDA677D" w14:textId="77777777" w:rsidR="00947756" w:rsidRDefault="007A39AB" w:rsidP="007A39AB">
      <w:pPr>
        <w:pStyle w:val="Code"/>
      </w:pPr>
      <w:r>
        <w:tab/>
      </w:r>
      <w:r>
        <w:tab/>
        <w:t xml:space="preserve">if self.simulationSettings["taskGenerationAsAvailableTrigger"] == </w:t>
      </w:r>
    </w:p>
    <w:p w14:paraId="54FE4AC2" w14:textId="7799E12E" w:rsidR="007A39AB" w:rsidRDefault="00947756" w:rsidP="007A39AB">
      <w:pPr>
        <w:pStyle w:val="Code"/>
      </w:pPr>
      <w:r>
        <w:tab/>
      </w:r>
      <w:r>
        <w:tab/>
      </w:r>
      <w:r>
        <w:tab/>
      </w:r>
      <w:r>
        <w:tab/>
      </w:r>
      <w:r w:rsidR="007A39AB">
        <w:t>"onpickup":</w:t>
      </w:r>
    </w:p>
    <w:p w14:paraId="62497837" w14:textId="4DC35F40" w:rsidR="007A39AB" w:rsidRDefault="007A39AB" w:rsidP="007A39AB">
      <w:pPr>
        <w:pStyle w:val="Code"/>
      </w:pPr>
      <w:r>
        <w:tab/>
      </w:r>
      <w:r>
        <w:tab/>
      </w:r>
      <w:r>
        <w:tab/>
        <w:t>self.generateTask()</w:t>
      </w:r>
    </w:p>
    <w:p w14:paraId="064748CA" w14:textId="1C89408F" w:rsidR="007A39AB" w:rsidRDefault="007A39AB" w:rsidP="007A39AB">
      <w:pPr>
        <w:pStyle w:val="Code"/>
      </w:pPr>
      <w:r>
        <w:tab/>
        <w:t># If this counted as an action, then the agent cannot move</w:t>
      </w:r>
    </w:p>
    <w:p w14:paraId="77C029B2" w14:textId="75C5F66E" w:rsidR="007A39AB" w:rsidRDefault="007A39AB" w:rsidP="007A39AB">
      <w:pPr>
        <w:pStyle w:val="Code"/>
      </w:pPr>
      <w:r>
        <w:tab/>
        <w:t>if self.currentAgent.actionTaken == True:</w:t>
      </w:r>
    </w:p>
    <w:p w14:paraId="588994B5" w14:textId="42CB9495" w:rsidR="007A39AB" w:rsidRDefault="007A39AB" w:rsidP="007A39AB">
      <w:pPr>
        <w:pStyle w:val="Code"/>
      </w:pPr>
      <w:r>
        <w:tab/>
      </w:r>
      <w:r>
        <w:tab/>
        <w:t>self.requestedStateID = "checkAgentQueue"</w:t>
      </w:r>
    </w:p>
    <w:p w14:paraId="5E40C992" w14:textId="77777777" w:rsidR="00947756" w:rsidRDefault="007A39AB" w:rsidP="007A39AB">
      <w:pPr>
        <w:pStyle w:val="Code"/>
      </w:pPr>
      <w:r>
        <w:tab/>
        <w:t xml:space="preserve">elif self.currentAgent.actionTaken == False and </w:t>
      </w:r>
    </w:p>
    <w:p w14:paraId="311AB7D3" w14:textId="6637B16F" w:rsidR="007A39AB" w:rsidRDefault="00947756" w:rsidP="007A39AB">
      <w:pPr>
        <w:pStyle w:val="Code"/>
      </w:pPr>
      <w:r>
        <w:tab/>
      </w:r>
      <w:r>
        <w:tab/>
      </w:r>
      <w:r>
        <w:tab/>
      </w:r>
      <w:r w:rsidR="007A39AB">
        <w:t>self.currentAgent.currentTask is None:</w:t>
      </w:r>
    </w:p>
    <w:p w14:paraId="690AEBD9" w14:textId="6D962845" w:rsidR="007A39AB" w:rsidRDefault="007A39AB" w:rsidP="007A39AB">
      <w:pPr>
        <w:pStyle w:val="Code"/>
      </w:pPr>
      <w:r>
        <w:tab/>
      </w:r>
      <w:r>
        <w:tab/>
        <w:t># If not, then it can also move</w:t>
      </w:r>
    </w:p>
    <w:p w14:paraId="16258FF5" w14:textId="41D04CAD" w:rsidR="007A39AB" w:rsidRDefault="007A39AB" w:rsidP="007A39AB">
      <w:pPr>
        <w:pStyle w:val="Code"/>
      </w:pPr>
      <w:r>
        <w:tab/>
      </w:r>
      <w:r>
        <w:tab/>
        <w:t>self.requestedStateID = "taskAssignment"</w:t>
      </w:r>
    </w:p>
    <w:p w14:paraId="4583ABD1" w14:textId="77777777" w:rsidR="00947756" w:rsidRDefault="007A39AB" w:rsidP="007A39AB">
      <w:pPr>
        <w:pStyle w:val="Code"/>
      </w:pPr>
      <w:r>
        <w:lastRenderedPageBreak/>
        <w:tab/>
        <w:t xml:space="preserve">elif self.currentAgent.actionTaken == False and </w:t>
      </w:r>
    </w:p>
    <w:p w14:paraId="3A107861" w14:textId="6F4E184C" w:rsidR="007A39AB" w:rsidRDefault="00947756" w:rsidP="007A39AB">
      <w:pPr>
        <w:pStyle w:val="Code"/>
      </w:pPr>
      <w:r>
        <w:tab/>
      </w:r>
      <w:r>
        <w:tab/>
      </w:r>
      <w:r>
        <w:tab/>
      </w:r>
      <w:r w:rsidR="007A39AB">
        <w:t>self.currentAgent.currentTask is not None:</w:t>
      </w:r>
    </w:p>
    <w:p w14:paraId="24E6FAEE" w14:textId="2211D467" w:rsidR="007A39AB" w:rsidRDefault="007A39AB" w:rsidP="007A39AB">
      <w:pPr>
        <w:pStyle w:val="Code"/>
      </w:pPr>
      <w:r>
        <w:tab/>
      </w:r>
      <w:r>
        <w:tab/>
        <w:t>self.requestedStateID = "selectAction"</w:t>
      </w:r>
    </w:p>
    <w:p w14:paraId="26B578E0" w14:textId="011CBB18" w:rsidR="007A39AB" w:rsidRPr="00242AC6" w:rsidRDefault="007A39AB" w:rsidP="007A39AB">
      <w:pPr>
        <w:pStyle w:val="Code"/>
      </w:pPr>
      <w:r>
        <w:tab/>
        <w:t>return</w:t>
      </w:r>
    </w:p>
    <w:p w14:paraId="451056F5" w14:textId="55B6FC54" w:rsidR="00613B14" w:rsidRDefault="000419C0" w:rsidP="00C077A7">
      <w:r>
        <w:t>As mentioned, the first action taken is to have the agent execute its interaction routine, supplying its current location and the current simulation timestep for logging purposes (lines 12</w:t>
      </w:r>
      <w:r w:rsidR="001B6DB3">
        <w:t>4</w:t>
      </w:r>
      <w:r>
        <w:t>-12</w:t>
      </w:r>
      <w:r w:rsidR="001B6DB3">
        <w:t>5</w:t>
      </w:r>
      <w:r>
        <w:t>).</w:t>
      </w:r>
    </w:p>
    <w:p w14:paraId="2EF61455" w14:textId="1D545713" w:rsidR="000419C0" w:rsidRDefault="000419C0" w:rsidP="00C077A7">
      <w:r>
        <w:t xml:space="preserve">The next action taken depends on whether the task was completed or started as a result of the interaction (remember that the tasks in FleetBench consist of pickup and delivery only). </w:t>
      </w:r>
    </w:p>
    <w:p w14:paraId="72AEE966" w14:textId="5582A335" w:rsidR="000419C0" w:rsidRDefault="000419C0" w:rsidP="00C077A7">
      <w:r>
        <w:t>If the task was completed, then its completion should be logged for data (line 12</w:t>
      </w:r>
      <w:r w:rsidR="001B6DB3">
        <w:t>8</w:t>
      </w:r>
      <w:r>
        <w:t>). Additionally, if the user-defined rules for the simulation state a new task should be generated every time a task is completed, then a task should be generated (lines 1</w:t>
      </w:r>
      <w:r w:rsidR="001B6DB3">
        <w:t>29</w:t>
      </w:r>
      <w:r>
        <w:t>-13</w:t>
      </w:r>
      <w:r w:rsidR="001B6DB3">
        <w:t>1</w:t>
      </w:r>
      <w:r>
        <w:t>).</w:t>
      </w:r>
    </w:p>
    <w:p w14:paraId="5C6D8337" w14:textId="2767420D" w:rsidR="000419C0" w:rsidRDefault="000419C0" w:rsidP="00C077A7">
      <w:r>
        <w:t>If the task was only started, then a check is done for a user-defined rule that causes a task to be generated when a task is started (lines 13</w:t>
      </w:r>
      <w:r w:rsidR="001B6DB3">
        <w:t>2</w:t>
      </w:r>
      <w:r>
        <w:t>-13</w:t>
      </w:r>
      <w:r w:rsidR="001B6DB3">
        <w:t>5</w:t>
      </w:r>
      <w:r>
        <w:t>).</w:t>
      </w:r>
    </w:p>
    <w:p w14:paraId="2CC59B11" w14:textId="22A0777C" w:rsidR="008629B1" w:rsidRDefault="008629B1" w:rsidP="00C077A7">
      <w:r>
        <w:t xml:space="preserve">With tabulation </w:t>
      </w:r>
      <w:r w:rsidR="00F70276">
        <w:t>of task interactions completed,</w:t>
      </w:r>
      <w:r>
        <w:t xml:space="preserve"> a decision must be made regarding which state is to be advanced to. If the user-defined rules state that an agent interacting with a task results in a timestep being used up, the agent should be marked as having a plan and the simulation should advance to selecting a new agent (lines 13</w:t>
      </w:r>
      <w:r w:rsidR="001B6DB3">
        <w:t>7</w:t>
      </w:r>
      <w:r>
        <w:t>-13</w:t>
      </w:r>
      <w:r w:rsidR="001B6DB3">
        <w:t>8</w:t>
      </w:r>
      <w:r>
        <w:t>). If the agent could continue to move but does not have a task, it will need a new task (lines 1</w:t>
      </w:r>
      <w:r w:rsidR="001B6DB3">
        <w:t>39</w:t>
      </w:r>
      <w:r>
        <w:t>-14</w:t>
      </w:r>
      <w:r w:rsidR="001B6DB3">
        <w:t>2</w:t>
      </w:r>
      <w:r>
        <w:t>). If it does have a task, then it is sufficient to move immediately toward planning a new action (lines 14</w:t>
      </w:r>
      <w:r w:rsidR="001B6DB3">
        <w:t>3</w:t>
      </w:r>
      <w:r>
        <w:t>-14</w:t>
      </w:r>
      <w:r w:rsidR="001B6DB3">
        <w:t>5</w:t>
      </w:r>
      <w:r>
        <w:t>).</w:t>
      </w:r>
    </w:p>
    <w:p w14:paraId="4078A7DE" w14:textId="2372DEEA" w:rsidR="008629B1" w:rsidRDefault="008629B1" w:rsidP="00713970">
      <w:pPr>
        <w:pStyle w:val="Heading3"/>
        <w:spacing w:line="240" w:lineRule="auto"/>
      </w:pPr>
      <w:bookmarkStart w:id="158" w:name="_Toc151829361"/>
      <w:r>
        <w:t>Plan Move</w:t>
      </w:r>
      <w:bookmarkEnd w:id="158"/>
    </w:p>
    <w:p w14:paraId="5ABE6527" w14:textId="01149762" w:rsidR="008629B1" w:rsidRPr="008629B1" w:rsidRDefault="008629B1" w:rsidP="00C077A7">
      <w:r>
        <w:t>This state produces a large number of outcomes. The objective is to seek and reserve the optimal action for an individual agent in a particular timestep and system state.</w:t>
      </w:r>
    </w:p>
    <w:p w14:paraId="46F6AD23" w14:textId="77777777" w:rsidR="008629B1" w:rsidRDefault="008629B1" w:rsidP="008629B1">
      <w:pPr>
        <w:pStyle w:val="Code"/>
      </w:pPr>
      <w:r>
        <w:t>def agentPlanMove(self):</w:t>
      </w:r>
    </w:p>
    <w:p w14:paraId="0AA2AFA1" w14:textId="19D97D80" w:rsidR="008629B1" w:rsidRDefault="008629B1" w:rsidP="008629B1">
      <w:pPr>
        <w:pStyle w:val="Code"/>
      </w:pPr>
      <w:r>
        <w:tab/>
        <w:t># Determine whether the agent can move or needs to find a path first</w:t>
      </w:r>
    </w:p>
    <w:p w14:paraId="75E9C53B" w14:textId="79363B67" w:rsidR="008629B1" w:rsidRDefault="008629B1" w:rsidP="008629B1">
      <w:pPr>
        <w:pStyle w:val="Code"/>
      </w:pPr>
      <w:r>
        <w:tab/>
        <w:t>agentTargetNode = self.currentAgent.returnTargetNode()</w:t>
      </w:r>
    </w:p>
    <w:p w14:paraId="563E93F5" w14:textId="6ACAFAFE" w:rsidR="008629B1" w:rsidRDefault="008629B1" w:rsidP="008629B1">
      <w:pPr>
        <w:pStyle w:val="Code"/>
      </w:pPr>
      <w:r>
        <w:tab/>
        <w:t>if agentTargetNode is None:</w:t>
      </w:r>
    </w:p>
    <w:p w14:paraId="39BF1417" w14:textId="46A985EF" w:rsidR="008629B1" w:rsidRDefault="008629B1" w:rsidP="008629B1">
      <w:pPr>
        <w:pStyle w:val="Code"/>
      </w:pPr>
      <w:r>
        <w:tab/>
      </w:r>
      <w:r>
        <w:tab/>
        <w:t># Agent doesn't currently have a target</w:t>
      </w:r>
    </w:p>
    <w:p w14:paraId="2623DCCE" w14:textId="77777777" w:rsidR="00D459B9" w:rsidRDefault="008629B1" w:rsidP="008629B1">
      <w:pPr>
        <w:pStyle w:val="Code"/>
      </w:pPr>
      <w:r>
        <w:tab/>
      </w:r>
      <w:r>
        <w:tab/>
        <w:t>agentTargetNode = self.simulationTasker.handleAimlessAgent(</w:t>
      </w:r>
    </w:p>
    <w:p w14:paraId="6AF2EF69" w14:textId="2121B685" w:rsidR="008629B1" w:rsidRDefault="00D459B9" w:rsidP="008629B1">
      <w:pPr>
        <w:pStyle w:val="Code"/>
      </w:pPr>
      <w:r>
        <w:tab/>
      </w:r>
      <w:r>
        <w:tab/>
      </w:r>
      <w:r>
        <w:tab/>
      </w:r>
      <w:r>
        <w:tab/>
      </w:r>
      <w:r w:rsidR="008629B1">
        <w:t>self.currentAgent)</w:t>
      </w:r>
    </w:p>
    <w:p w14:paraId="0281B53A" w14:textId="77777777" w:rsidR="00D459B9" w:rsidRDefault="008629B1" w:rsidP="008629B1">
      <w:pPr>
        <w:pStyle w:val="Code"/>
      </w:pPr>
      <w:r>
        <w:tab/>
        <w:t>if self.currentAgent.pathfinder is None or</w:t>
      </w:r>
    </w:p>
    <w:p w14:paraId="243E16B8" w14:textId="1B655AFD" w:rsidR="008629B1" w:rsidRDefault="00D459B9" w:rsidP="008629B1">
      <w:pPr>
        <w:pStyle w:val="Code"/>
      </w:pPr>
      <w:r>
        <w:tab/>
      </w:r>
      <w:r>
        <w:tab/>
      </w:r>
      <w:r>
        <w:tab/>
      </w:r>
      <w:r w:rsidR="008629B1">
        <w:t>self.currentAgent.pathfinder.invalid == True:</w:t>
      </w:r>
    </w:p>
    <w:p w14:paraId="4732ADAE" w14:textId="77777777" w:rsidR="00D459B9" w:rsidRDefault="008629B1" w:rsidP="008629B1">
      <w:pPr>
        <w:pStyle w:val="Code"/>
      </w:pPr>
      <w:r>
        <w:tab/>
      </w:r>
      <w:r>
        <w:tab/>
        <w:t>self.currentAgent.pathfinder = self.agentActionAlgorithm(</w:t>
      </w:r>
    </w:p>
    <w:p w14:paraId="0724353A" w14:textId="77777777" w:rsidR="00D459B9" w:rsidRDefault="00D459B9" w:rsidP="008629B1">
      <w:pPr>
        <w:pStyle w:val="Code"/>
      </w:pPr>
      <w:r>
        <w:tab/>
      </w:r>
      <w:r>
        <w:tab/>
      </w:r>
      <w:r>
        <w:tab/>
      </w:r>
      <w:r>
        <w:tab/>
      </w:r>
      <w:r w:rsidR="008629B1">
        <w:t xml:space="preserve">self.currentAgent.numID, self.simCanvasRef, self.simGraph, </w:t>
      </w:r>
    </w:p>
    <w:p w14:paraId="497CF3B4" w14:textId="77777777" w:rsidR="00D459B9" w:rsidRDefault="00D459B9" w:rsidP="008629B1">
      <w:pPr>
        <w:pStyle w:val="Code"/>
      </w:pPr>
      <w:r>
        <w:tab/>
      </w:r>
      <w:r>
        <w:tab/>
      </w:r>
      <w:r>
        <w:tab/>
      </w:r>
      <w:r>
        <w:tab/>
      </w:r>
      <w:r w:rsidR="008629B1">
        <w:t xml:space="preserve">self.currentAgent.currentNode, agentTargetNode, </w:t>
      </w:r>
    </w:p>
    <w:p w14:paraId="545F4061" w14:textId="77777777" w:rsidR="00D459B9" w:rsidRDefault="00D459B9" w:rsidP="008629B1">
      <w:pPr>
        <w:pStyle w:val="Code"/>
      </w:pPr>
      <w:r>
        <w:tab/>
      </w:r>
      <w:r>
        <w:tab/>
      </w:r>
      <w:r>
        <w:tab/>
      </w:r>
      <w:r>
        <w:tab/>
      </w:r>
      <w:r w:rsidR="008629B1">
        <w:t xml:space="preserve">self.agentActionConfig, self.infoShareManager, self.currentAgent, </w:t>
      </w:r>
    </w:p>
    <w:p w14:paraId="35E8E76C" w14:textId="3E08FE04" w:rsidR="008629B1" w:rsidRDefault="00D459B9" w:rsidP="008629B1">
      <w:pPr>
        <w:pStyle w:val="Code"/>
      </w:pPr>
      <w:r>
        <w:tab/>
      </w:r>
      <w:r>
        <w:tab/>
      </w:r>
      <w:r>
        <w:tab/>
      </w:r>
      <w:r>
        <w:tab/>
      </w:r>
      <w:r w:rsidR="008629B1">
        <w:t>self.simulationSettings)</w:t>
      </w:r>
    </w:p>
    <w:p w14:paraId="625A7A15" w14:textId="72269FDD" w:rsidR="008629B1" w:rsidRDefault="008629B1" w:rsidP="008629B1">
      <w:pPr>
        <w:pStyle w:val="Code"/>
      </w:pPr>
      <w:r>
        <w:tab/>
      </w:r>
      <w:r>
        <w:tab/>
        <w:t>self.requestedStateID = "agentPathfind"</w:t>
      </w:r>
    </w:p>
    <w:p w14:paraId="440A6686" w14:textId="1424D6F6" w:rsidR="008629B1" w:rsidRDefault="008629B1" w:rsidP="008629B1">
      <w:pPr>
        <w:pStyle w:val="Code"/>
      </w:pPr>
      <w:r>
        <w:tab/>
      </w:r>
      <w:r>
        <w:tab/>
        <w:t>return</w:t>
      </w:r>
    </w:p>
    <w:p w14:paraId="0BE6575F" w14:textId="7674D2BF" w:rsidR="008629B1" w:rsidRDefault="008629B1" w:rsidP="008629B1">
      <w:pPr>
        <w:pStyle w:val="Code"/>
      </w:pPr>
      <w:r>
        <w:tab/>
        <w:t>nextNodeInPath = self.currentAgent.pathfinder.returnNextMove()</w:t>
      </w:r>
    </w:p>
    <w:p w14:paraId="3E8CF1CF" w14:textId="3729201A" w:rsidR="008629B1" w:rsidRDefault="008629B1" w:rsidP="008629B1">
      <w:pPr>
        <w:pStyle w:val="Code"/>
      </w:pPr>
      <w:r>
        <w:tab/>
        <w:t>if nextNodeInPath is not None:</w:t>
      </w:r>
    </w:p>
    <w:p w14:paraId="0710CFC1" w14:textId="20B3A243" w:rsidR="00D459B9" w:rsidRDefault="008629B1" w:rsidP="008629B1">
      <w:pPr>
        <w:pStyle w:val="Code"/>
      </w:pPr>
      <w:r>
        <w:tab/>
      </w:r>
      <w:r>
        <w:tab/>
        <w:t>validMove = self.agentMovementManager</w:t>
      </w:r>
      <w:r w:rsidR="00533EB6">
        <w:t>.submitAgentAction</w:t>
      </w:r>
      <w:r>
        <w:t>(</w:t>
      </w:r>
    </w:p>
    <w:p w14:paraId="68FDB37A" w14:textId="77777777" w:rsidR="00D459B9" w:rsidRDefault="00D459B9" w:rsidP="008629B1">
      <w:pPr>
        <w:pStyle w:val="Code"/>
      </w:pPr>
      <w:r>
        <w:tab/>
      </w:r>
      <w:r>
        <w:tab/>
      </w:r>
      <w:r>
        <w:tab/>
      </w:r>
      <w:r>
        <w:tab/>
      </w:r>
      <w:r w:rsidR="008629B1">
        <w:t>self.currentAgent, (self.currentAgent.currentNode,</w:t>
      </w:r>
    </w:p>
    <w:p w14:paraId="35F2CDDC" w14:textId="2664B81D" w:rsidR="008629B1" w:rsidRDefault="00D459B9" w:rsidP="008629B1">
      <w:pPr>
        <w:pStyle w:val="Code"/>
      </w:pPr>
      <w:r>
        <w:lastRenderedPageBreak/>
        <w:tab/>
      </w:r>
      <w:r>
        <w:tab/>
      </w:r>
      <w:r>
        <w:tab/>
      </w:r>
      <w:r>
        <w:tab/>
      </w:r>
      <w:r w:rsidR="008629B1">
        <w:t>nextNodeInPath))</w:t>
      </w:r>
    </w:p>
    <w:p w14:paraId="589183D8" w14:textId="37103476" w:rsidR="008629B1" w:rsidRDefault="008629B1" w:rsidP="008629B1">
      <w:pPr>
        <w:pStyle w:val="Code"/>
      </w:pPr>
      <w:r>
        <w:tab/>
      </w:r>
      <w:r>
        <w:tab/>
        <w:t>if validMove is True or validMove is None:</w:t>
      </w:r>
    </w:p>
    <w:p w14:paraId="746E2A9E" w14:textId="03B96FC9" w:rsidR="008629B1" w:rsidRDefault="008629B1" w:rsidP="008629B1">
      <w:pPr>
        <w:pStyle w:val="Code"/>
      </w:pPr>
      <w:r>
        <w:tab/>
      </w:r>
      <w:r>
        <w:tab/>
      </w:r>
      <w:r>
        <w:tab/>
        <w:t>self.currentAgent.actionTaken = True</w:t>
      </w:r>
    </w:p>
    <w:p w14:paraId="4165E244" w14:textId="7C021F1F" w:rsidR="008629B1" w:rsidRDefault="008629B1" w:rsidP="008629B1">
      <w:pPr>
        <w:pStyle w:val="Code"/>
      </w:pPr>
      <w:r>
        <w:tab/>
      </w:r>
      <w:r>
        <w:tab/>
      </w:r>
      <w:r>
        <w:tab/>
        <w:t>self.requestedStateID = "checkAgentQueue"</w:t>
      </w:r>
    </w:p>
    <w:p w14:paraId="7CA60FB5" w14:textId="7870F5CC" w:rsidR="008629B1" w:rsidRDefault="008629B1" w:rsidP="008629B1">
      <w:pPr>
        <w:pStyle w:val="Code"/>
      </w:pPr>
      <w:r>
        <w:tab/>
      </w:r>
      <w:r>
        <w:tab/>
        <w:t>else:</w:t>
      </w:r>
    </w:p>
    <w:p w14:paraId="177FDF69" w14:textId="209297F6" w:rsidR="008629B1" w:rsidRDefault="008629B1" w:rsidP="008629B1">
      <w:pPr>
        <w:pStyle w:val="Code"/>
      </w:pPr>
      <w:r>
        <w:tab/>
      </w:r>
      <w:r>
        <w:tab/>
      </w:r>
      <w:r>
        <w:tab/>
        <w:t>self.conflicts = self.conflicts + 1</w:t>
      </w:r>
    </w:p>
    <w:p w14:paraId="1FAA71F3" w14:textId="32DC6DCB" w:rsidR="008629B1" w:rsidRDefault="008629B1" w:rsidP="008629B1">
      <w:pPr>
        <w:pStyle w:val="Code"/>
      </w:pPr>
      <w:r>
        <w:tab/>
      </w:r>
      <w:r>
        <w:tab/>
      </w:r>
      <w:r>
        <w:tab/>
        <w:t>self.requestedStateID = "agentPlanMove"</w:t>
      </w:r>
    </w:p>
    <w:p w14:paraId="68E23098" w14:textId="61D272A0" w:rsidR="008629B1" w:rsidRDefault="008629B1" w:rsidP="008629B1">
      <w:pPr>
        <w:pStyle w:val="Code"/>
      </w:pPr>
      <w:r>
        <w:tab/>
      </w:r>
      <w:r>
        <w:tab/>
        <w:t>return</w:t>
      </w:r>
    </w:p>
    <w:p w14:paraId="486F35B3" w14:textId="72E99A5C" w:rsidR="008629B1" w:rsidRDefault="008629B1" w:rsidP="008629B1">
      <w:pPr>
        <w:pStyle w:val="Code"/>
      </w:pPr>
      <w:r>
        <w:tab/>
        <w:t>else:</w:t>
      </w:r>
    </w:p>
    <w:p w14:paraId="6D6BDEE1" w14:textId="02C67DE8" w:rsidR="008629B1" w:rsidRDefault="008629B1" w:rsidP="008629B1">
      <w:pPr>
        <w:pStyle w:val="Code"/>
      </w:pPr>
      <w:r>
        <w:tab/>
      </w:r>
      <w:r>
        <w:tab/>
        <w:t># If the agent does not have a complete path, it needs to find one</w:t>
      </w:r>
    </w:p>
    <w:p w14:paraId="290221A3" w14:textId="77777777" w:rsidR="00D459B9" w:rsidRDefault="008629B1" w:rsidP="008629B1">
      <w:pPr>
        <w:pStyle w:val="Code"/>
      </w:pPr>
      <w:r>
        <w:tab/>
      </w:r>
      <w:r>
        <w:tab/>
        <w:t>self.currentAgent.pathfinder = self.agentActionAlgorithm(</w:t>
      </w:r>
    </w:p>
    <w:p w14:paraId="5EE09897" w14:textId="77777777" w:rsidR="00D459B9" w:rsidRDefault="00D459B9" w:rsidP="008629B1">
      <w:pPr>
        <w:pStyle w:val="Code"/>
      </w:pPr>
      <w:r>
        <w:tab/>
      </w:r>
      <w:r>
        <w:tab/>
      </w:r>
      <w:r>
        <w:tab/>
      </w:r>
      <w:r>
        <w:tab/>
      </w:r>
      <w:r w:rsidR="008629B1">
        <w:t xml:space="preserve">self.currentAgent.numID, self.simCanvasRef, self.simGraph, </w:t>
      </w:r>
    </w:p>
    <w:p w14:paraId="0179012A" w14:textId="77777777" w:rsidR="00D459B9" w:rsidRDefault="00D459B9" w:rsidP="008629B1">
      <w:pPr>
        <w:pStyle w:val="Code"/>
      </w:pPr>
      <w:r>
        <w:tab/>
      </w:r>
      <w:r>
        <w:tab/>
      </w:r>
      <w:r>
        <w:tab/>
      </w:r>
      <w:r>
        <w:tab/>
      </w:r>
      <w:r w:rsidR="008629B1">
        <w:t xml:space="preserve">self.currentAgent.currentNode, agentTargetNode, </w:t>
      </w:r>
    </w:p>
    <w:p w14:paraId="4315E224" w14:textId="77777777" w:rsidR="00D459B9" w:rsidRDefault="00D459B9" w:rsidP="008629B1">
      <w:pPr>
        <w:pStyle w:val="Code"/>
      </w:pPr>
      <w:r>
        <w:tab/>
      </w:r>
      <w:r>
        <w:tab/>
      </w:r>
      <w:r>
        <w:tab/>
      </w:r>
      <w:r>
        <w:tab/>
      </w:r>
      <w:r w:rsidR="008629B1">
        <w:t xml:space="preserve">self.agentActionConfig, self.infoShareManager, self.currentAgent, </w:t>
      </w:r>
    </w:p>
    <w:p w14:paraId="15CE7C33" w14:textId="5EFE08E8" w:rsidR="008629B1" w:rsidRDefault="00D459B9" w:rsidP="008629B1">
      <w:pPr>
        <w:pStyle w:val="Code"/>
      </w:pPr>
      <w:r>
        <w:tab/>
      </w:r>
      <w:r>
        <w:tab/>
      </w:r>
      <w:r>
        <w:tab/>
      </w:r>
      <w:r>
        <w:tab/>
      </w:r>
      <w:r w:rsidR="008629B1">
        <w:t>self.simulationSettings)</w:t>
      </w:r>
    </w:p>
    <w:p w14:paraId="2D7F6820" w14:textId="2A1F178B" w:rsidR="008629B1" w:rsidRDefault="008629B1" w:rsidP="008629B1">
      <w:pPr>
        <w:pStyle w:val="Code"/>
      </w:pPr>
      <w:r>
        <w:tab/>
      </w:r>
      <w:r>
        <w:tab/>
        <w:t>self.requestedStateID = "agentPathfind"</w:t>
      </w:r>
    </w:p>
    <w:p w14:paraId="0C43A6D6" w14:textId="216F0961" w:rsidR="00613B14" w:rsidRDefault="008629B1" w:rsidP="008629B1">
      <w:pPr>
        <w:pStyle w:val="Code"/>
      </w:pPr>
      <w:r>
        <w:tab/>
      </w:r>
      <w:r>
        <w:tab/>
        <w:t>return</w:t>
      </w:r>
    </w:p>
    <w:p w14:paraId="434A25AA" w14:textId="034BF5F3" w:rsidR="008629B1" w:rsidRDefault="00D459B9" w:rsidP="00A54B68">
      <w:r>
        <w:t xml:space="preserve">The first determination to be made is </w:t>
      </w:r>
      <w:r w:rsidR="00A54B68">
        <w:t xml:space="preserve">what an agent is attempting to do with its movement (line 149). If the agent lacks an objective, then a call is made to the tasker script </w:t>
      </w:r>
      <w:r w:rsidR="00F70276">
        <w:t>method</w:t>
      </w:r>
      <w:r w:rsidR="00A54B68">
        <w:t xml:space="preserve"> </w:t>
      </w:r>
      <w:r w:rsidR="00A54B68" w:rsidRPr="00C213C9">
        <w:rPr>
          <w:rStyle w:val="CodeChar"/>
        </w:rPr>
        <w:t>"handleAimlessAgent"</w:t>
      </w:r>
      <w:r w:rsidR="00A54B68">
        <w:t>, which should return some kind of objective for the agent to seek (lines 150-153).</w:t>
      </w:r>
    </w:p>
    <w:p w14:paraId="6B239D9D" w14:textId="2F340940" w:rsidR="00A54B68" w:rsidRDefault="00A54B68" w:rsidP="00A54B68">
      <w:r>
        <w:t>Next, the simulation checks to see whether the instance of the pathfinder belonging to the current agent is still valid, supplying a new instance if not. The pathfinder will obviously not have found a path at this point, so the simulation state is advanced to the pathfinding state (lines 154-162).</w:t>
      </w:r>
    </w:p>
    <w:p w14:paraId="3C67979D" w14:textId="1EA8B805" w:rsidR="00A54B68" w:rsidRDefault="00A54B68" w:rsidP="00A54B68">
      <w:r>
        <w:t xml:space="preserve">If instead the agent does have a valid pathfinder, the simulation checks to see if it also has a planned path by requesting the next move in the path (line 163). If there is no planned path, then </w:t>
      </w:r>
      <w:r w:rsidR="009B42EC">
        <w:t>the pathfinder instance is fed updated information about the objectives and the simulation enters the pathfinding loop (lines 177-183).</w:t>
      </w:r>
    </w:p>
    <w:p w14:paraId="4C147361" w14:textId="303906B8" w:rsidR="0021536D" w:rsidRDefault="009B42EC" w:rsidP="00A54B68">
      <w:r>
        <w:t xml:space="preserve">If the agent does have a planned path, then the next move to be taken is extracted and passed to the movement manager script </w:t>
      </w:r>
      <w:r w:rsidR="0021536D">
        <w:t xml:space="preserve">via a </w:t>
      </w:r>
      <w:r w:rsidR="0021536D" w:rsidRPr="0021536D">
        <w:rPr>
          <w:rStyle w:val="CodeChar"/>
        </w:rPr>
        <w:t>"submitAgentAction"</w:t>
      </w:r>
      <w:r w:rsidR="0021536D">
        <w:t xml:space="preserve"> call. The move is checked for its validity and the value is returned (lines 164-167). If the returned value indicates that the move is acceptable, then the agent is marked as having planned an action and the simulation seeks a new agent by advancing the simulation to check the agent queue (lines 168-170).</w:t>
      </w:r>
    </w:p>
    <w:p w14:paraId="446BE8CA" w14:textId="18B337D8" w:rsidR="0021536D" w:rsidRDefault="0021536D" w:rsidP="00A54B68">
      <w:r>
        <w:t>If the action results in a problem of some sort, a conflict is logged and the simulation moves to try planning again (lines 171-174). In these cases it is up to the script developer to ensure something about the system changes between the action being submitted the first and second time</w:t>
      </w:r>
      <w:r w:rsidR="00F70276">
        <w:t>, else an endless loop could be created which does not trip any recursion limits.</w:t>
      </w:r>
    </w:p>
    <w:p w14:paraId="28CB79F0" w14:textId="77777777" w:rsidR="00312332" w:rsidRDefault="00312332" w:rsidP="00713970">
      <w:pPr>
        <w:pStyle w:val="Heading3"/>
        <w:spacing w:line="240" w:lineRule="auto"/>
      </w:pPr>
      <w:bookmarkStart w:id="159" w:name="_Toc151829362"/>
      <w:r>
        <w:t>Pathfinding</w:t>
      </w:r>
      <w:bookmarkEnd w:id="159"/>
    </w:p>
    <w:p w14:paraId="2111A729" w14:textId="3C95CD95" w:rsidR="00312332" w:rsidRDefault="00312332" w:rsidP="00312332">
      <w:r>
        <w:t xml:space="preserve">This state is intended to be called cyclically until a complete path to the goal is found or proven to be impossible by the pathfinding script. This is only done to enable hooking of visualization functions which update on each call to the pathfinder, demonstrating the </w:t>
      </w:r>
      <w:r>
        <w:lastRenderedPageBreak/>
        <w:t xml:space="preserve">progress of the search. This is not a requirement, and the script designer could immediately return the complete path in a single </w:t>
      </w:r>
      <w:r w:rsidR="00F70276">
        <w:t>execution of the state</w:t>
      </w:r>
      <w:r>
        <w:t xml:space="preserve"> if desired.</w:t>
      </w:r>
    </w:p>
    <w:p w14:paraId="5E195E6B" w14:textId="77777777" w:rsidR="00312332" w:rsidRDefault="00312332" w:rsidP="00312332">
      <w:pPr>
        <w:pStyle w:val="Code"/>
      </w:pPr>
      <w:r>
        <w:t>def agentPathfind(self):</w:t>
      </w:r>
    </w:p>
    <w:p w14:paraId="23AF3881" w14:textId="353D9242" w:rsidR="00312332" w:rsidRDefault="00312332" w:rsidP="00312332">
      <w:pPr>
        <w:pStyle w:val="Code"/>
      </w:pPr>
      <w:r>
        <w:tab/>
        <w:t># For speed, only use the rendered version of the pathfinder if the</w:t>
      </w:r>
    </w:p>
    <w:p w14:paraId="00BEAF0A" w14:textId="7DFCC28A" w:rsidR="00312332" w:rsidRDefault="00312332" w:rsidP="00312332">
      <w:pPr>
        <w:pStyle w:val="Code"/>
      </w:pPr>
      <w:r>
        <w:tab/>
      </w:r>
      <w:r>
        <w:tab/>
      </w:r>
      <w:r>
        <w:tab/>
        <w:t>state is being rendered</w:t>
      </w:r>
    </w:p>
    <w:p w14:paraId="75C7B399" w14:textId="62A981A6" w:rsidR="00312332" w:rsidRDefault="00312332" w:rsidP="00312332">
      <w:pPr>
        <w:pStyle w:val="Code"/>
      </w:pPr>
      <w:r>
        <w:tab/>
        <w:t>if self.simulationStateMachineMap["agentPathfind"]["renderStateBool"]:</w:t>
      </w:r>
    </w:p>
    <w:p w14:paraId="0941DAE6" w14:textId="6D87E329" w:rsidR="00312332" w:rsidRDefault="00312332" w:rsidP="00312332">
      <w:pPr>
        <w:pStyle w:val="Code"/>
      </w:pPr>
      <w:r>
        <w:tab/>
      </w:r>
      <w:r>
        <w:tab/>
        <w:t>pathStatus = self.currentAgent.pathfinder.searchStepRender()</w:t>
      </w:r>
    </w:p>
    <w:p w14:paraId="3E777169" w14:textId="7899C08D" w:rsidR="00312332" w:rsidRDefault="00312332" w:rsidP="00312332">
      <w:pPr>
        <w:pStyle w:val="Code"/>
      </w:pPr>
      <w:r>
        <w:tab/>
        <w:t>else:</w:t>
      </w:r>
    </w:p>
    <w:p w14:paraId="0746AA68" w14:textId="782383E6" w:rsidR="00312332" w:rsidRDefault="00312332" w:rsidP="00312332">
      <w:pPr>
        <w:pStyle w:val="Code"/>
      </w:pPr>
      <w:r>
        <w:tab/>
      </w:r>
      <w:r>
        <w:tab/>
        <w:t>pathStatus = self.currentAgent.pathfinder.searchStep()</w:t>
      </w:r>
    </w:p>
    <w:p w14:paraId="3D04026A" w14:textId="77777777" w:rsidR="00312332" w:rsidRDefault="00312332" w:rsidP="00312332">
      <w:pPr>
        <w:pStyle w:val="Code"/>
      </w:pPr>
    </w:p>
    <w:p w14:paraId="5DDD83E8" w14:textId="601FFD98" w:rsidR="00312332" w:rsidRDefault="00312332" w:rsidP="00312332">
      <w:pPr>
        <w:pStyle w:val="Code"/>
      </w:pPr>
      <w:r>
        <w:tab/>
        <w:t>if pathStatus == False:</w:t>
      </w:r>
    </w:p>
    <w:p w14:paraId="0A460BF7" w14:textId="3F98885E" w:rsidR="00312332" w:rsidRDefault="00312332" w:rsidP="00312332">
      <w:pPr>
        <w:pStyle w:val="Code"/>
      </w:pPr>
      <w:r>
        <w:tab/>
      </w:r>
      <w:r>
        <w:tab/>
        <w:t>self.requestedStateID = "agentPathfind"</w:t>
      </w:r>
    </w:p>
    <w:p w14:paraId="3C45C80A" w14:textId="75C5E068" w:rsidR="00312332" w:rsidRDefault="00312332" w:rsidP="00312332">
      <w:pPr>
        <w:pStyle w:val="Code"/>
      </w:pPr>
      <w:r>
        <w:tab/>
      </w:r>
      <w:r>
        <w:tab/>
        <w:t>return</w:t>
      </w:r>
    </w:p>
    <w:p w14:paraId="5C180225" w14:textId="2A59DF14" w:rsidR="00312332" w:rsidRDefault="00312332" w:rsidP="00312332">
      <w:pPr>
        <w:pStyle w:val="Code"/>
      </w:pPr>
      <w:r>
        <w:tab/>
        <w:t>elif pathStatus == True:</w:t>
      </w:r>
    </w:p>
    <w:p w14:paraId="2EF53E87" w14:textId="0D9A6EA0" w:rsidR="00312332" w:rsidRDefault="00312332" w:rsidP="00312332">
      <w:pPr>
        <w:pStyle w:val="Code"/>
      </w:pPr>
      <w:r>
        <w:tab/>
      </w:r>
      <w:r>
        <w:tab/>
        <w:t>self.requestedStateID = "agentPlanMove"</w:t>
      </w:r>
    </w:p>
    <w:p w14:paraId="116C9783" w14:textId="30191466" w:rsidR="00312332" w:rsidRDefault="00312332" w:rsidP="00312332">
      <w:pPr>
        <w:pStyle w:val="Code"/>
      </w:pPr>
      <w:r>
        <w:tab/>
      </w:r>
      <w:r>
        <w:tab/>
        <w:t>return</w:t>
      </w:r>
    </w:p>
    <w:p w14:paraId="0DFD4799" w14:textId="3BCAE313" w:rsidR="00312332" w:rsidRDefault="00312332" w:rsidP="00312332">
      <w:pPr>
        <w:pStyle w:val="Code"/>
      </w:pPr>
      <w:r>
        <w:tab/>
        <w:t>elif pathStatus == "wait":</w:t>
      </w:r>
    </w:p>
    <w:p w14:paraId="48B0653D" w14:textId="5AEA69B0" w:rsidR="00312332" w:rsidRDefault="00312332" w:rsidP="00312332">
      <w:pPr>
        <w:pStyle w:val="Code"/>
      </w:pPr>
      <w:r>
        <w:tab/>
      </w:r>
      <w:r>
        <w:tab/>
        <w:t>self.pathfindFailures = self.pathfindFailures + 1</w:t>
      </w:r>
    </w:p>
    <w:p w14:paraId="0A0A015E" w14:textId="537A26B2" w:rsidR="00312332" w:rsidRDefault="00312332" w:rsidP="00312332">
      <w:pPr>
        <w:pStyle w:val="Code"/>
      </w:pPr>
      <w:r>
        <w:tab/>
      </w:r>
      <w:r>
        <w:tab/>
        <w:t>self.agentMovementManager.submitAgentAction(self.currentAgent, "crash")</w:t>
      </w:r>
    </w:p>
    <w:p w14:paraId="3CE33A68" w14:textId="6D3B1DA8" w:rsidR="00312332" w:rsidRDefault="00312332" w:rsidP="00312332">
      <w:pPr>
        <w:pStyle w:val="Code"/>
      </w:pPr>
      <w:r>
        <w:tab/>
      </w:r>
      <w:r>
        <w:tab/>
        <w:t>self.currentAgent.pathfinder.__reset__()</w:t>
      </w:r>
    </w:p>
    <w:p w14:paraId="744477A7" w14:textId="2BCE607B" w:rsidR="00312332" w:rsidRDefault="00312332" w:rsidP="00312332">
      <w:pPr>
        <w:pStyle w:val="Code"/>
      </w:pPr>
      <w:r>
        <w:tab/>
      </w:r>
      <w:r>
        <w:tab/>
        <w:t>self.currentAgent.actionTaken = True</w:t>
      </w:r>
    </w:p>
    <w:p w14:paraId="01AF33A3" w14:textId="7AD29CF6" w:rsidR="00312332" w:rsidRDefault="00312332" w:rsidP="00312332">
      <w:pPr>
        <w:pStyle w:val="Code"/>
      </w:pPr>
      <w:r>
        <w:tab/>
      </w:r>
      <w:r>
        <w:tab/>
        <w:t>self.requestedStateID = "checkAgentQueue"</w:t>
      </w:r>
    </w:p>
    <w:p w14:paraId="37C1C07B" w14:textId="609D7F5F" w:rsidR="00312332" w:rsidRDefault="00312332" w:rsidP="00A54B68">
      <w:r>
        <w:t xml:space="preserve">Two separate function calls exist to separate rendered search steps from unrendered search steps: </w:t>
      </w:r>
      <w:r w:rsidRPr="00312332">
        <w:rPr>
          <w:rStyle w:val="CodeChar"/>
        </w:rPr>
        <w:t>"searchStepRender"</w:t>
      </w:r>
      <w:r>
        <w:t xml:space="preserve"> and </w:t>
      </w:r>
      <w:r w:rsidRPr="00312332">
        <w:rPr>
          <w:rStyle w:val="CodeChar"/>
        </w:rPr>
        <w:t>"searchStep"</w:t>
      </w:r>
      <w:r>
        <w:t>. As TkInter is not a</w:t>
      </w:r>
      <w:r w:rsidR="00F70276">
        <w:t xml:space="preserve"> highly</w:t>
      </w:r>
      <w:r>
        <w:t xml:space="preserve"> performant GUI library</w:t>
      </w:r>
      <w:r w:rsidR="00F70276">
        <w:t xml:space="preserve"> and Python is not a highly performant language</w:t>
      </w:r>
      <w:r>
        <w:t>, not requiring any draw actions to the simulation canvas is highly preferred when possible</w:t>
      </w:r>
      <w:r w:rsidR="00B23E8C">
        <w:t xml:space="preserve"> (lines 187-190)</w:t>
      </w:r>
      <w:r>
        <w:t>.</w:t>
      </w:r>
    </w:p>
    <w:p w14:paraId="07C52C0A" w14:textId="04B18532" w:rsidR="00B23E8C" w:rsidRDefault="00B23E8C" w:rsidP="00A54B68">
      <w:r>
        <w:t>Each call returns a status indicator for whether the path has been found.</w:t>
      </w:r>
    </w:p>
    <w:p w14:paraId="73D688A6" w14:textId="0AD34C5A" w:rsidR="00B23E8C" w:rsidRDefault="00B23E8C" w:rsidP="00A54B68">
      <w:r>
        <w:t xml:space="preserve">If the returned value is </w:t>
      </w:r>
      <w:r w:rsidRPr="00B23E8C">
        <w:rPr>
          <w:rStyle w:val="CodeChar"/>
        </w:rPr>
        <w:t>False</w:t>
      </w:r>
      <w:r>
        <w:t>, then the pathfinder did not find a complete path in this loop. This is distinct from proving that a path is impossible, and leads to re-entering the pathfinding state to search again (lines 192-194).</w:t>
      </w:r>
    </w:p>
    <w:p w14:paraId="6CDD4205" w14:textId="25302BE4" w:rsidR="00B23E8C" w:rsidRDefault="00B23E8C" w:rsidP="00A54B68">
      <w:r>
        <w:t xml:space="preserve">If the returned value is </w:t>
      </w:r>
      <w:r w:rsidRPr="00B23E8C">
        <w:rPr>
          <w:rStyle w:val="CodeChar"/>
        </w:rPr>
        <w:t>True</w:t>
      </w:r>
      <w:r>
        <w:t>, then the pathfinder has completed its search for a path and the simulation can advance to movement execution states (lines 195-197).</w:t>
      </w:r>
    </w:p>
    <w:p w14:paraId="1AC9490C" w14:textId="1C818C36" w:rsidR="00B23E8C" w:rsidRDefault="00B23E8C" w:rsidP="00A54B68">
      <w:r>
        <w:t xml:space="preserve">If the path is proven to be impossible, then the expected return string is </w:t>
      </w:r>
      <w:r w:rsidRPr="00F70276">
        <w:rPr>
          <w:rStyle w:val="CodeChar"/>
        </w:rPr>
        <w:t>"wait"</w:t>
      </w:r>
      <w:r>
        <w:t>. When this happens, the agent is experiencing a confused state where it cannot determine</w:t>
      </w:r>
      <w:r w:rsidR="00F70276">
        <w:t xml:space="preserve"> what</w:t>
      </w:r>
      <w:r>
        <w:t xml:space="preserve"> its best action</w:t>
      </w:r>
      <w:r w:rsidR="00F70276">
        <w:t xml:space="preserve"> is</w:t>
      </w:r>
      <w:r>
        <w:t>. This is treated like a collision: the pathfinder is reset, but the action for this timestep is logged as a collision and the system advances to the movement execution state where the collisions are handled (lines 198-203).</w:t>
      </w:r>
    </w:p>
    <w:p w14:paraId="5181AD58" w14:textId="17B5AC7C" w:rsidR="00B23E8C" w:rsidRDefault="00B23E8C" w:rsidP="00A54B68">
      <w:r>
        <w:t>No other returned values are acceptable.</w:t>
      </w:r>
    </w:p>
    <w:p w14:paraId="37EE681B" w14:textId="64C013BA" w:rsidR="0021536D" w:rsidRDefault="0021536D" w:rsidP="00713970">
      <w:pPr>
        <w:pStyle w:val="Heading3"/>
        <w:spacing w:line="240" w:lineRule="auto"/>
      </w:pPr>
      <w:bookmarkStart w:id="160" w:name="_Toc151829363"/>
      <w:r>
        <w:t>Movement Execution</w:t>
      </w:r>
      <w:bookmarkEnd w:id="160"/>
    </w:p>
    <w:p w14:paraId="6D767B02" w14:textId="0C92D3CE" w:rsidR="0021536D" w:rsidRDefault="00AE2ACE" w:rsidP="00A54B68">
      <w:r>
        <w:t xml:space="preserve">This state is responsible for making function calls that mutate the state of the system by </w:t>
      </w:r>
      <w:r w:rsidR="00F70276">
        <w:t>executing agent plans for the timestep</w:t>
      </w:r>
      <w:r>
        <w:t xml:space="preserve"> (if no conflicts arise). If there are conflicts, then the agents must form new plans, or the simulation would crash or break user-defined rules.</w:t>
      </w:r>
    </w:p>
    <w:p w14:paraId="6C42E210" w14:textId="77777777" w:rsidR="00AE2ACE" w:rsidRDefault="00AE2ACE" w:rsidP="00AE2ACE">
      <w:pPr>
        <w:pStyle w:val="Code"/>
      </w:pPr>
      <w:r>
        <w:lastRenderedPageBreak/>
        <w:t>def agentMove(self):</w:t>
      </w:r>
    </w:p>
    <w:p w14:paraId="23225869" w14:textId="77777777" w:rsidR="00F07A82" w:rsidRDefault="00AE2ACE" w:rsidP="00AE2ACE">
      <w:pPr>
        <w:pStyle w:val="Code"/>
      </w:pPr>
      <w:r>
        <w:tab/>
        <w:t xml:space="preserve"># Asks the movement manager to verify there are no collisions </w:t>
      </w:r>
    </w:p>
    <w:p w14:paraId="35722A71" w14:textId="67241E66" w:rsidR="00AE2ACE" w:rsidRDefault="00F07A82" w:rsidP="00AE2ACE">
      <w:pPr>
        <w:pStyle w:val="Code"/>
      </w:pPr>
      <w:r>
        <w:tab/>
      </w:r>
      <w:r>
        <w:tab/>
      </w:r>
      <w:r>
        <w:tab/>
      </w:r>
      <w:r w:rsidR="00AE2ACE">
        <w:t>on this step of the simulation</w:t>
      </w:r>
    </w:p>
    <w:p w14:paraId="77D3141A" w14:textId="1495E8A1" w:rsidR="00AE2ACE" w:rsidRDefault="00AE2ACE" w:rsidP="00AE2ACE">
      <w:pPr>
        <w:pStyle w:val="Code"/>
      </w:pPr>
      <w:r>
        <w:tab/>
        <w:t>if self.agentCollisionBehavior == "Respected":</w:t>
      </w:r>
    </w:p>
    <w:p w14:paraId="77B72E97" w14:textId="5D66BE53" w:rsidR="00AE2ACE" w:rsidRDefault="00AE2ACE" w:rsidP="00AE2ACE">
      <w:pPr>
        <w:pStyle w:val="Code"/>
      </w:pPr>
      <w:r>
        <w:tab/>
      </w:r>
      <w:r>
        <w:tab/>
        <w:t>conflicts = self.agentMovementManager.checkAgentCollisions()</w:t>
      </w:r>
    </w:p>
    <w:p w14:paraId="4D67FAF0" w14:textId="59C6710D" w:rsidR="00AE2ACE" w:rsidRDefault="00AE2ACE" w:rsidP="00AE2ACE">
      <w:pPr>
        <w:pStyle w:val="Code"/>
      </w:pPr>
      <w:r>
        <w:tab/>
      </w:r>
      <w:r>
        <w:tab/>
        <w:t>if isinstance(conflicts, dict):</w:t>
      </w:r>
    </w:p>
    <w:p w14:paraId="4D6959AB" w14:textId="0CEA6CD4" w:rsidR="00AE2ACE" w:rsidRDefault="00AE2ACE" w:rsidP="00AE2ACE">
      <w:pPr>
        <w:pStyle w:val="Code"/>
      </w:pPr>
      <w:r>
        <w:tab/>
      </w:r>
      <w:r>
        <w:tab/>
      </w:r>
      <w:r>
        <w:tab/>
        <w:t># Did not resolve, do new planning</w:t>
      </w:r>
    </w:p>
    <w:p w14:paraId="5DA1D314" w14:textId="6C109D0C" w:rsidR="00AE2ACE" w:rsidRDefault="00AE2ACE" w:rsidP="00AE2ACE">
      <w:pPr>
        <w:pStyle w:val="Code"/>
      </w:pPr>
      <w:r>
        <w:tab/>
      </w:r>
      <w:r>
        <w:tab/>
      </w:r>
      <w:r>
        <w:tab/>
        <w:t>self.conflicts = self.conflicts + 1</w:t>
      </w:r>
    </w:p>
    <w:p w14:paraId="242B9DEE" w14:textId="4A48092A" w:rsidR="00AE2ACE" w:rsidRDefault="00AE2ACE" w:rsidP="00AE2ACE">
      <w:pPr>
        <w:pStyle w:val="Code"/>
      </w:pPr>
      <w:r>
        <w:tab/>
      </w:r>
      <w:r>
        <w:tab/>
      </w:r>
      <w:r>
        <w:tab/>
        <w:t>self.agentQueue = conflicts["agents"]</w:t>
      </w:r>
    </w:p>
    <w:p w14:paraId="38566A02" w14:textId="1D9A725C" w:rsidR="00AE2ACE" w:rsidRDefault="00AE2ACE" w:rsidP="00AE2ACE">
      <w:pPr>
        <w:pStyle w:val="Code"/>
      </w:pPr>
      <w:r>
        <w:tab/>
      </w:r>
      <w:r>
        <w:tab/>
      </w:r>
      <w:r>
        <w:tab/>
        <w:t>for agent in self.agentQueue:</w:t>
      </w:r>
    </w:p>
    <w:p w14:paraId="662DB18E" w14:textId="789945B9" w:rsidR="00AE2ACE" w:rsidRDefault="00AE2ACE" w:rsidP="00AE2ACE">
      <w:pPr>
        <w:pStyle w:val="Code"/>
      </w:pPr>
      <w:r>
        <w:tab/>
      </w:r>
      <w:r>
        <w:tab/>
      </w:r>
      <w:r>
        <w:tab/>
      </w:r>
      <w:r>
        <w:tab/>
        <w:t>self.simAgentManagerRef.agentList[agent].actionTaken = False</w:t>
      </w:r>
    </w:p>
    <w:p w14:paraId="020184D5" w14:textId="55E64531" w:rsidR="00AE2ACE" w:rsidRDefault="00AE2ACE" w:rsidP="00AE2ACE">
      <w:pPr>
        <w:pStyle w:val="Code"/>
      </w:pPr>
      <w:r>
        <w:tab/>
      </w:r>
      <w:r>
        <w:tab/>
      </w:r>
      <w:r>
        <w:tab/>
      </w:r>
      <w:r>
        <w:tab/>
        <w:t>self.simAgentManagerRef.agentList[agent].pathfinder.__reset__()</w:t>
      </w:r>
    </w:p>
    <w:p w14:paraId="0F51969B" w14:textId="12D41882" w:rsidR="00AE2ACE" w:rsidRDefault="00AE2ACE" w:rsidP="00AE2ACE">
      <w:pPr>
        <w:pStyle w:val="Code"/>
      </w:pPr>
      <w:r>
        <w:tab/>
      </w:r>
      <w:r>
        <w:tab/>
      </w:r>
      <w:r>
        <w:tab/>
        <w:t>self.requestedStateID = "selectAgent"</w:t>
      </w:r>
    </w:p>
    <w:p w14:paraId="480B66C4" w14:textId="1645E7A3" w:rsidR="00AE2ACE" w:rsidRDefault="00AE2ACE" w:rsidP="00AE2ACE">
      <w:pPr>
        <w:pStyle w:val="Code"/>
      </w:pPr>
      <w:r>
        <w:tab/>
      </w:r>
      <w:r>
        <w:tab/>
      </w:r>
      <w:r>
        <w:tab/>
        <w:t>return</w:t>
      </w:r>
    </w:p>
    <w:p w14:paraId="78724F5B" w14:textId="020B2327" w:rsidR="00AE2ACE" w:rsidRDefault="00AE2ACE" w:rsidP="00AE2ACE">
      <w:pPr>
        <w:pStyle w:val="Code"/>
      </w:pPr>
      <w:r>
        <w:tab/>
      </w:r>
      <w:r>
        <w:tab/>
        <w:t>elif isinstance(conflicts, int):</w:t>
      </w:r>
    </w:p>
    <w:p w14:paraId="4EBE5D73" w14:textId="62DA9A20" w:rsidR="00AE2ACE" w:rsidRDefault="00AE2ACE" w:rsidP="00AE2ACE">
      <w:pPr>
        <w:pStyle w:val="Code"/>
      </w:pPr>
      <w:r>
        <w:tab/>
      </w:r>
      <w:r>
        <w:tab/>
      </w:r>
      <w:r>
        <w:tab/>
        <w:t># Just report the number of conflicts that needed to be resolved</w:t>
      </w:r>
    </w:p>
    <w:p w14:paraId="7813DD31" w14:textId="520390F5" w:rsidR="00AE2ACE" w:rsidRDefault="00AE2ACE" w:rsidP="00AE2ACE">
      <w:pPr>
        <w:pStyle w:val="Code"/>
      </w:pPr>
      <w:r>
        <w:tab/>
      </w:r>
      <w:r>
        <w:tab/>
      </w:r>
      <w:r>
        <w:tab/>
        <w:t>self.conflicts = self.conflicts + conflicts</w:t>
      </w:r>
    </w:p>
    <w:p w14:paraId="11C4795F" w14:textId="5837F9A0" w:rsidR="00AE2ACE" w:rsidRPr="0021536D" w:rsidRDefault="00AE2ACE" w:rsidP="00AE2ACE">
      <w:pPr>
        <w:pStyle w:val="Code"/>
      </w:pPr>
      <w:r>
        <w:tab/>
        <w:t>self.requestedStateID = "endSimStep"</w:t>
      </w:r>
    </w:p>
    <w:p w14:paraId="582BB942" w14:textId="3F7FFC26" w:rsidR="008629B1" w:rsidRDefault="00F07A82" w:rsidP="00C077A7">
      <w:r>
        <w:t xml:space="preserve">The check for conflicts only needs to be done at this point for cases in which agents existing on the same node or edge is problematic behavior (line </w:t>
      </w:r>
      <w:r w:rsidR="00B23E8C">
        <w:t>20</w:t>
      </w:r>
      <w:r w:rsidR="00F70276">
        <w:t>7</w:t>
      </w:r>
      <w:r>
        <w:t xml:space="preserve">). If agents are allowed to move through each other by a user-defined rule, then there is no need to do any checks and movement is assumed to have been executed at the same time as planning occurred. </w:t>
      </w:r>
    </w:p>
    <w:p w14:paraId="4C4D21AB" w14:textId="4FE2C8AB" w:rsidR="008629B1" w:rsidRDefault="00F07A82" w:rsidP="00C077A7">
      <w:r>
        <w:t xml:space="preserve">Checking for conflicts is done by calling another function in the movement manager script, </w:t>
      </w:r>
      <w:r w:rsidRPr="00F07A82">
        <w:rPr>
          <w:rStyle w:val="CodeChar"/>
        </w:rPr>
        <w:t>"checkAgentCollisions"</w:t>
      </w:r>
      <w:r>
        <w:t>. This function returns nothing, an integer count of the number of collisions which were resolved by the manager, or a dictionary of agents who are involved in a collision which needs to be resolved by re-starting the state machine’s cycle for those agents</w:t>
      </w:r>
      <w:r w:rsidR="000D1EBF">
        <w:t xml:space="preserve"> (lines </w:t>
      </w:r>
      <w:r w:rsidR="00B23E8C">
        <w:t>2</w:t>
      </w:r>
      <w:r w:rsidR="00EF53A5">
        <w:t>09</w:t>
      </w:r>
      <w:r w:rsidR="00B23E8C">
        <w:t>-21</w:t>
      </w:r>
      <w:r w:rsidR="00EF53A5">
        <w:t>7</w:t>
      </w:r>
      <w:r w:rsidR="000D1EBF">
        <w:t>)</w:t>
      </w:r>
      <w:r>
        <w:t xml:space="preserve">. The movement manager is able to determine the order </w:t>
      </w:r>
      <w:r w:rsidR="000D1EBF">
        <w:t>in which these colliding agents act by mutating the priority queue of agents in the system.</w:t>
      </w:r>
    </w:p>
    <w:p w14:paraId="53B8F1E8" w14:textId="0B96BA87" w:rsidR="000D1EBF" w:rsidRPr="000D1EBF" w:rsidRDefault="000D1EBF" w:rsidP="00C077A7">
      <w:r>
        <w:t xml:space="preserve">If able, the system will naturally advance to the end of step state (line </w:t>
      </w:r>
      <w:r w:rsidR="00B23E8C">
        <w:t>22</w:t>
      </w:r>
      <w:r w:rsidR="00EF53A5">
        <w:t>1</w:t>
      </w:r>
      <w:r>
        <w:t>).</w:t>
      </w:r>
    </w:p>
    <w:p w14:paraId="182AB065" w14:textId="73F6ED63" w:rsidR="00312332" w:rsidRDefault="00B23E8C" w:rsidP="00713970">
      <w:pPr>
        <w:pStyle w:val="Heading3"/>
        <w:spacing w:line="240" w:lineRule="auto"/>
      </w:pPr>
      <w:bookmarkStart w:id="161" w:name="_Toc151829364"/>
      <w:r>
        <w:t>Checking the Agent Queue</w:t>
      </w:r>
      <w:bookmarkEnd w:id="161"/>
    </w:p>
    <w:p w14:paraId="3C3F29FB" w14:textId="688FBD7C" w:rsidR="00EF53A5" w:rsidRPr="00EF53A5" w:rsidRDefault="00EF53A5" w:rsidP="00C077A7">
      <w:r>
        <w:t>Checking the agent queue amounts to seeking the next agent for which a plan needs to be made in the current timestep. The agent queue is treated as a priority list which can be changed over the lifetime of the simulation to reflect a change in priorities. This is most useful in resolving collisions which use a reservation table to change the possible actions for each agent involved in the crash.</w:t>
      </w:r>
    </w:p>
    <w:p w14:paraId="76130222" w14:textId="77777777" w:rsidR="00B23E8C" w:rsidRDefault="00B23E8C" w:rsidP="00B23E8C">
      <w:pPr>
        <w:pStyle w:val="Code"/>
      </w:pPr>
      <w:r>
        <w:t>def checkAgentQueue(self):</w:t>
      </w:r>
    </w:p>
    <w:p w14:paraId="7E363748" w14:textId="43780554" w:rsidR="00B23E8C" w:rsidRDefault="00B23E8C" w:rsidP="00B23E8C">
      <w:pPr>
        <w:pStyle w:val="Code"/>
      </w:pPr>
      <w:r>
        <w:tab/>
        <w:t>for agent in self.agentQueue:</w:t>
      </w:r>
    </w:p>
    <w:p w14:paraId="2268B1DC" w14:textId="0031FEB3" w:rsidR="00B23E8C" w:rsidRDefault="00B23E8C" w:rsidP="00B23E8C">
      <w:pPr>
        <w:pStyle w:val="Code"/>
      </w:pPr>
      <w:r>
        <w:tab/>
      </w:r>
      <w:r>
        <w:tab/>
        <w:t>if self.simAgentManagerRef.agentList[agent].actionTaken is False:</w:t>
      </w:r>
    </w:p>
    <w:p w14:paraId="251CA2DF" w14:textId="501131E6" w:rsidR="00B23E8C" w:rsidRDefault="00B23E8C" w:rsidP="00B23E8C">
      <w:pPr>
        <w:pStyle w:val="Code"/>
      </w:pPr>
      <w:r>
        <w:tab/>
      </w:r>
      <w:r>
        <w:tab/>
      </w:r>
      <w:r>
        <w:tab/>
        <w:t># If at least one agent is found that has not acted, select it</w:t>
      </w:r>
    </w:p>
    <w:p w14:paraId="56A0FAEC" w14:textId="2AB93657" w:rsidR="00B23E8C" w:rsidRDefault="00B23E8C" w:rsidP="00B23E8C">
      <w:pPr>
        <w:pStyle w:val="Code"/>
      </w:pPr>
      <w:r>
        <w:tab/>
      </w:r>
      <w:r>
        <w:tab/>
      </w:r>
      <w:r>
        <w:tab/>
        <w:t>self.requestedStateID = "selectAgent"</w:t>
      </w:r>
    </w:p>
    <w:p w14:paraId="78C710E0" w14:textId="416238CB" w:rsidR="00B23E8C" w:rsidRDefault="00B23E8C" w:rsidP="00B23E8C">
      <w:pPr>
        <w:pStyle w:val="Code"/>
      </w:pPr>
      <w:r>
        <w:tab/>
      </w:r>
      <w:r>
        <w:tab/>
      </w:r>
      <w:r>
        <w:tab/>
        <w:t>return</w:t>
      </w:r>
    </w:p>
    <w:p w14:paraId="07DF6182" w14:textId="0F288CCC" w:rsidR="00B23E8C" w:rsidRDefault="00B23E8C" w:rsidP="00B23E8C">
      <w:pPr>
        <w:pStyle w:val="Code"/>
      </w:pPr>
      <w:r>
        <w:tab/>
        <w:t># Otherwise, all agents have acted and the simulation should advance</w:t>
      </w:r>
    </w:p>
    <w:p w14:paraId="326DC3EE" w14:textId="67437D02" w:rsidR="00B23E8C" w:rsidRDefault="00B23E8C" w:rsidP="00B23E8C">
      <w:pPr>
        <w:pStyle w:val="Code"/>
      </w:pPr>
      <w:r>
        <w:tab/>
        <w:t>self.requestedStateID = "agentMove"</w:t>
      </w:r>
    </w:p>
    <w:p w14:paraId="4051D306" w14:textId="1C6918FA" w:rsidR="00B23E8C" w:rsidRPr="00B23E8C" w:rsidRDefault="00B23E8C" w:rsidP="00B23E8C">
      <w:pPr>
        <w:pStyle w:val="Code"/>
      </w:pPr>
      <w:r>
        <w:tab/>
        <w:t>return</w:t>
      </w:r>
    </w:p>
    <w:p w14:paraId="75E495F6" w14:textId="224004ED" w:rsidR="00F07A82" w:rsidRDefault="00EF53A5" w:rsidP="00C077A7">
      <w:r>
        <w:lastRenderedPageBreak/>
        <w:t>By looping over the agent queue in an ordered fashion and evaluating each candidate for whether it has planned an action in this timestep, the first located agent is guaranteed to be the highest priority agent which still needs to commit to an action. Once this agent has been found, the state can immediately advance to the agent selection state (lines 223-227).</w:t>
      </w:r>
    </w:p>
    <w:p w14:paraId="49667CC9" w14:textId="5C0F7BF0" w:rsidR="00EF53A5" w:rsidRDefault="00EF53A5" w:rsidP="00C077A7">
      <w:r>
        <w:t>If there are no such agents, then a complete plan for this timestep has already been formed and the simulation should execute the planned actions (lines 229-230).</w:t>
      </w:r>
    </w:p>
    <w:p w14:paraId="39A8F178" w14:textId="1657F831" w:rsidR="00EF53A5" w:rsidRDefault="00EF53A5" w:rsidP="00713970">
      <w:pPr>
        <w:pStyle w:val="Heading3"/>
        <w:spacing w:line="240" w:lineRule="auto"/>
      </w:pPr>
      <w:bookmarkStart w:id="162" w:name="_Toc151829365"/>
      <w:r>
        <w:t>End Simulation Step</w:t>
      </w:r>
      <w:bookmarkEnd w:id="162"/>
    </w:p>
    <w:p w14:paraId="73C02335" w14:textId="61F9198B" w:rsidR="00EF53A5" w:rsidRDefault="00EF53A5" w:rsidP="00C077A7">
      <w:r>
        <w:t>The end of a simulation step should be reached only when all agents have performed some action for the timestep. At this point it becomes important to update the simulation display with the new tabulated data about the simulation performance, as the new state has been set in stone.</w:t>
      </w:r>
      <w:r w:rsidR="00AF1128">
        <w:t xml:space="preserve"> The state either allows procession to a new timestep, or ends the simulation if the relevant conditions are met.</w:t>
      </w:r>
    </w:p>
    <w:p w14:paraId="56D45040" w14:textId="77777777" w:rsidR="00EF53A5" w:rsidRDefault="00EF53A5" w:rsidP="00EF53A5">
      <w:pPr>
        <w:pStyle w:val="Code"/>
      </w:pPr>
      <w:r>
        <w:t>def endSimStep(self):</w:t>
      </w:r>
    </w:p>
    <w:p w14:paraId="3AA42409" w14:textId="7E57A729" w:rsidR="00EF53A5" w:rsidRDefault="00EF53A5" w:rsidP="00EF53A5">
      <w:pPr>
        <w:pStyle w:val="Code"/>
      </w:pPr>
      <w:r>
        <w:tab/>
        <w:t>self.requestedStateID = "newSimStep"</w:t>
      </w:r>
    </w:p>
    <w:p w14:paraId="722F10FD" w14:textId="0DF0CAED" w:rsidR="00EF53A5" w:rsidRDefault="00EF53A5" w:rsidP="00EF53A5">
      <w:pPr>
        <w:pStyle w:val="Code"/>
      </w:pPr>
      <w:r>
        <w:tab/>
        <w:t># Check if simulation objectives have been met</w:t>
      </w:r>
    </w:p>
    <w:p w14:paraId="5E8059C4" w14:textId="07098AE6" w:rsidR="00EF53A5" w:rsidRDefault="00EF53A5" w:rsidP="00EF53A5">
      <w:pPr>
        <w:pStyle w:val="Code"/>
      </w:pPr>
      <w:r>
        <w:tab/>
        <w:t>if self.simulationSettings["tasksAreScheduled"]:</w:t>
      </w:r>
    </w:p>
    <w:p w14:paraId="7D00A770" w14:textId="015CAFD1" w:rsidR="00EF53A5" w:rsidRDefault="00EF53A5" w:rsidP="00EF53A5">
      <w:pPr>
        <w:pStyle w:val="Code"/>
      </w:pPr>
      <w:r>
        <w:tab/>
      </w:r>
      <w:r>
        <w:tab/>
        <w:t># If using a task schedule</w:t>
      </w:r>
    </w:p>
    <w:p w14:paraId="1D2481D4" w14:textId="1396D02C" w:rsidR="00EF53A5" w:rsidRDefault="00EF53A5" w:rsidP="00EF53A5">
      <w:pPr>
        <w:pStyle w:val="Code"/>
      </w:pPr>
      <w:r>
        <w:tab/>
      </w:r>
      <w:r>
        <w:tab/>
        <w:t>if len(self.taskSchedule) == 0:</w:t>
      </w:r>
    </w:p>
    <w:p w14:paraId="1C956B86" w14:textId="04928186" w:rsidR="00EF53A5" w:rsidRDefault="00EF53A5" w:rsidP="00EF53A5">
      <w:pPr>
        <w:pStyle w:val="Code"/>
      </w:pPr>
      <w:r>
        <w:tab/>
      </w:r>
      <w:r>
        <w:tab/>
      </w:r>
      <w:r>
        <w:tab/>
        <w:t># If there are no more tasks to be released</w:t>
      </w:r>
    </w:p>
    <w:p w14:paraId="08A9E89B" w14:textId="77777777" w:rsidR="00EF53A5" w:rsidRDefault="00EF53A5" w:rsidP="00EF53A5">
      <w:pPr>
        <w:pStyle w:val="Code"/>
      </w:pPr>
      <w:r>
        <w:tab/>
      </w:r>
      <w:r>
        <w:tab/>
      </w:r>
      <w:r>
        <w:tab/>
        <w:t xml:space="preserve">if any(task.taskStatus != "completed" for </w:t>
      </w:r>
    </w:p>
    <w:p w14:paraId="2B4AAE6D" w14:textId="2469EEDC" w:rsidR="00EF53A5" w:rsidRDefault="00EF53A5" w:rsidP="00EF53A5">
      <w:pPr>
        <w:pStyle w:val="Code"/>
      </w:pPr>
      <w:r>
        <w:tab/>
      </w:r>
      <w:r>
        <w:tab/>
      </w:r>
      <w:r>
        <w:tab/>
      </w:r>
      <w:r>
        <w:tab/>
      </w:r>
      <w:r>
        <w:tab/>
        <w:t>task in self.simTaskManagerRef.taskList.values()):</w:t>
      </w:r>
    </w:p>
    <w:p w14:paraId="6B124EA8" w14:textId="31426EDE" w:rsidR="00EF53A5" w:rsidRDefault="00EF53A5" w:rsidP="00EF53A5">
      <w:pPr>
        <w:pStyle w:val="Code"/>
      </w:pPr>
      <w:r>
        <w:tab/>
      </w:r>
      <w:r>
        <w:tab/>
      </w:r>
      <w:r>
        <w:tab/>
      </w:r>
      <w:r>
        <w:tab/>
        <w:t># And there are tasks left to complete</w:t>
      </w:r>
    </w:p>
    <w:p w14:paraId="386072AD" w14:textId="47EEDD78" w:rsidR="00EF53A5" w:rsidRDefault="00EF53A5" w:rsidP="00EF53A5">
      <w:pPr>
        <w:pStyle w:val="Code"/>
      </w:pPr>
      <w:r>
        <w:tab/>
      </w:r>
      <w:r>
        <w:tab/>
      </w:r>
      <w:r>
        <w:tab/>
      </w:r>
      <w:r>
        <w:tab/>
        <w:t>self.scheduleCompleted = False</w:t>
      </w:r>
    </w:p>
    <w:p w14:paraId="671C2333" w14:textId="7A690EDF" w:rsidR="00EF53A5" w:rsidRDefault="00EF53A5" w:rsidP="00EF53A5">
      <w:pPr>
        <w:pStyle w:val="Code"/>
      </w:pPr>
      <w:r>
        <w:tab/>
      </w:r>
      <w:r>
        <w:tab/>
      </w:r>
      <w:r>
        <w:tab/>
        <w:t>else:</w:t>
      </w:r>
    </w:p>
    <w:p w14:paraId="3D7F38E3" w14:textId="7EB79EA7" w:rsidR="00EF53A5" w:rsidRDefault="00EF53A5" w:rsidP="00EF53A5">
      <w:pPr>
        <w:pStyle w:val="Code"/>
      </w:pPr>
      <w:r>
        <w:tab/>
      </w:r>
      <w:r>
        <w:tab/>
      </w:r>
      <w:r>
        <w:tab/>
      </w:r>
      <w:r>
        <w:tab/>
        <w:t># And there are no tasks left to complete</w:t>
      </w:r>
    </w:p>
    <w:p w14:paraId="54B642BE" w14:textId="7B29DD35" w:rsidR="00EF53A5" w:rsidRDefault="00EF53A5" w:rsidP="00EF53A5">
      <w:pPr>
        <w:pStyle w:val="Code"/>
      </w:pPr>
      <w:r>
        <w:tab/>
      </w:r>
      <w:r>
        <w:tab/>
      </w:r>
      <w:r>
        <w:tab/>
      </w:r>
      <w:r>
        <w:tab/>
        <w:t>self.scheduleCompleted = True</w:t>
      </w:r>
      <w:r>
        <w:tab/>
      </w:r>
    </w:p>
    <w:p w14:paraId="471EC3BE" w14:textId="0711EDC5" w:rsidR="00EF53A5" w:rsidRDefault="00EF53A5" w:rsidP="00EF53A5">
      <w:pPr>
        <w:pStyle w:val="Code"/>
      </w:pPr>
      <w:r>
        <w:tab/>
        <w:t>self.updateSimulationStats()</w:t>
      </w:r>
    </w:p>
    <w:p w14:paraId="2735D939" w14:textId="2596B250" w:rsidR="00EF53A5" w:rsidRDefault="00EF53A5" w:rsidP="00EF53A5">
      <w:pPr>
        <w:pStyle w:val="Code"/>
      </w:pPr>
      <w:r>
        <w:tab/>
        <w:t>for conditionType, evaluateCondition in self.simEndTriggerSet.items():</w:t>
      </w:r>
    </w:p>
    <w:p w14:paraId="57DB1548" w14:textId="76AC8D4D" w:rsidR="00EF53A5" w:rsidRDefault="00EF53A5" w:rsidP="00EF53A5">
      <w:pPr>
        <w:pStyle w:val="Code"/>
      </w:pPr>
      <w:r>
        <w:tab/>
      </w:r>
      <w:r>
        <w:tab/>
        <w:t>if evaluateCondition[0] is True:</w:t>
      </w:r>
    </w:p>
    <w:p w14:paraId="0ACC4021" w14:textId="3260BC7D" w:rsidR="00EF53A5" w:rsidRDefault="00EF53A5" w:rsidP="00EF53A5">
      <w:pPr>
        <w:pStyle w:val="Code"/>
      </w:pPr>
      <w:r>
        <w:tab/>
      </w:r>
      <w:r>
        <w:tab/>
      </w:r>
      <w:r>
        <w:tab/>
        <w:t>conditionTuple = evaluateCondition[1]</w:t>
      </w:r>
    </w:p>
    <w:p w14:paraId="58C4E4B7" w14:textId="5B853D1D" w:rsidR="00EF53A5" w:rsidRDefault="00EF53A5" w:rsidP="00EF53A5">
      <w:pPr>
        <w:pStyle w:val="Code"/>
      </w:pPr>
      <w:r>
        <w:tab/>
      </w:r>
      <w:r>
        <w:tab/>
      </w:r>
      <w:r>
        <w:tab/>
        <w:t>triggerValue = conditionTuple[0]</w:t>
      </w:r>
    </w:p>
    <w:p w14:paraId="14871933" w14:textId="40344F38" w:rsidR="00EF53A5" w:rsidRDefault="00EF53A5" w:rsidP="00EF53A5">
      <w:pPr>
        <w:pStyle w:val="Code"/>
      </w:pPr>
      <w:r>
        <w:tab/>
      </w:r>
      <w:r>
        <w:tab/>
      </w:r>
      <w:r>
        <w:tab/>
        <w:t>currentValue = getattr(self, conditionTuple[1])</w:t>
      </w:r>
    </w:p>
    <w:p w14:paraId="1DDE6F67" w14:textId="1D45147E" w:rsidR="00EF53A5" w:rsidRDefault="00EF53A5" w:rsidP="00EF53A5">
      <w:pPr>
        <w:pStyle w:val="Code"/>
      </w:pPr>
      <w:r>
        <w:tab/>
      </w:r>
      <w:r>
        <w:tab/>
      </w:r>
      <w:r>
        <w:tab/>
        <w:t>if currentValue &gt;= triggerValue:</w:t>
      </w:r>
    </w:p>
    <w:p w14:paraId="217E1C2A" w14:textId="4088C43C" w:rsidR="00EF53A5" w:rsidRDefault="00EF53A5" w:rsidP="00EF53A5">
      <w:pPr>
        <w:pStyle w:val="Code"/>
      </w:pPr>
      <w:r>
        <w:tab/>
      </w:r>
      <w:r>
        <w:tab/>
      </w:r>
      <w:r>
        <w:tab/>
      </w:r>
      <w:r>
        <w:tab/>
        <w:t>self.requestedStateID = "endSimulation"</w:t>
      </w:r>
    </w:p>
    <w:p w14:paraId="7E0B2B2E" w14:textId="150C96B5" w:rsidR="00EF53A5" w:rsidRDefault="00EF53A5" w:rsidP="00EF53A5">
      <w:pPr>
        <w:pStyle w:val="Code"/>
      </w:pPr>
      <w:r>
        <w:tab/>
      </w:r>
      <w:r>
        <w:tab/>
      </w:r>
      <w:r>
        <w:tab/>
      </w:r>
      <w:r>
        <w:tab/>
        <w:t>return</w:t>
      </w:r>
    </w:p>
    <w:p w14:paraId="0D847F32" w14:textId="231DA1F6" w:rsidR="00EF53A5" w:rsidRDefault="00EF53A5" w:rsidP="00EF53A5">
      <w:pPr>
        <w:pStyle w:val="Code"/>
      </w:pPr>
      <w:r>
        <w:tab/>
      </w:r>
      <w:r>
        <w:tab/>
      </w:r>
      <w:r>
        <w:tab/>
        <w:t>else:</w:t>
      </w:r>
    </w:p>
    <w:p w14:paraId="2F1061D4" w14:textId="34F4161D" w:rsidR="00EF53A5" w:rsidRDefault="00EF53A5" w:rsidP="00EF53A5">
      <w:pPr>
        <w:pStyle w:val="Code"/>
      </w:pPr>
      <w:r>
        <w:tab/>
      </w:r>
      <w:r>
        <w:tab/>
      </w:r>
      <w:r>
        <w:tab/>
      </w:r>
      <w:r>
        <w:tab/>
        <w:t>pass</w:t>
      </w:r>
    </w:p>
    <w:p w14:paraId="5F68D75E" w14:textId="6731E14E" w:rsidR="00EF53A5" w:rsidRDefault="00EF53A5" w:rsidP="00EF53A5">
      <w:pPr>
        <w:pStyle w:val="Code"/>
      </w:pPr>
      <w:r>
        <w:tab/>
        <w:t>if self.infoShareManager is not None:</w:t>
      </w:r>
    </w:p>
    <w:p w14:paraId="6A799537" w14:textId="0DBFE8A5" w:rsidR="00EF53A5" w:rsidRDefault="00EF53A5" w:rsidP="00EF53A5">
      <w:pPr>
        <w:pStyle w:val="Code"/>
      </w:pPr>
      <w:r>
        <w:tab/>
      </w:r>
      <w:r>
        <w:tab/>
        <w:t>self.infoShareManager.updateSimulationDepth(self.stepCompleted+1)</w:t>
      </w:r>
    </w:p>
    <w:p w14:paraId="1F11EFC9" w14:textId="0D60450B" w:rsidR="00EF53A5" w:rsidRDefault="00EF53A5" w:rsidP="00EF53A5">
      <w:pPr>
        <w:pStyle w:val="Code"/>
      </w:pPr>
      <w:r>
        <w:tab/>
        <w:t># Reset all agents action taken states</w:t>
      </w:r>
    </w:p>
    <w:p w14:paraId="0E28B156" w14:textId="12268E9F" w:rsidR="00EF53A5" w:rsidRDefault="00EF53A5" w:rsidP="00EF53A5">
      <w:pPr>
        <w:pStyle w:val="Code"/>
      </w:pPr>
      <w:r>
        <w:tab/>
        <w:t>self.agentQueue = self.agentMovementManager.getCurrentPriorityOrder()</w:t>
      </w:r>
    </w:p>
    <w:p w14:paraId="4A27F660" w14:textId="16C4088D" w:rsidR="00EF53A5" w:rsidRDefault="00EF53A5" w:rsidP="00EF53A5">
      <w:pPr>
        <w:pStyle w:val="Code"/>
      </w:pPr>
      <w:r>
        <w:tab/>
        <w:t>for agent in self.agentQueue:</w:t>
      </w:r>
    </w:p>
    <w:p w14:paraId="7A239B4F" w14:textId="11C3E246" w:rsidR="00EF53A5" w:rsidRDefault="00EF53A5" w:rsidP="00EF53A5">
      <w:pPr>
        <w:pStyle w:val="Code"/>
      </w:pPr>
      <w:r>
        <w:tab/>
      </w:r>
      <w:r>
        <w:tab/>
        <w:t>self.simAgentManagerRef.agentList[agent].actionTaken = False</w:t>
      </w:r>
    </w:p>
    <w:p w14:paraId="249A4251" w14:textId="6DA7B3D9" w:rsidR="00EF53A5" w:rsidRPr="00EF53A5" w:rsidRDefault="00EF53A5" w:rsidP="00EF53A5">
      <w:pPr>
        <w:pStyle w:val="Code"/>
      </w:pPr>
      <w:r>
        <w:tab/>
        <w:t>self.agentMovementManager.setCurrentPriorityOrder([])</w:t>
      </w:r>
    </w:p>
    <w:p w14:paraId="567899E5" w14:textId="69F12275" w:rsidR="00EF53A5" w:rsidRDefault="00AF1128" w:rsidP="00C077A7">
      <w:r>
        <w:t>By default, the next state to be advanced to is the new step state (line 232).</w:t>
      </w:r>
      <w:r w:rsidR="000707BC">
        <w:t xml:space="preserve"> Simulation statistics are also calculated and their display values updated (line 245).</w:t>
      </w:r>
    </w:p>
    <w:p w14:paraId="2698F8CA" w14:textId="63C33702" w:rsidR="00AF1128" w:rsidRDefault="00AF1128" w:rsidP="00C077A7">
      <w:r>
        <w:lastRenderedPageBreak/>
        <w:t>Three conditions are currently implemented in FleetBench. If any of the</w:t>
      </w:r>
      <w:r w:rsidR="00F70276">
        <w:t xml:space="preserve"> criteria are fulfilled</w:t>
      </w:r>
      <w:r>
        <w:t xml:space="preserve"> during the evaluation process in the end step state, the simulation terminates successfully.</w:t>
      </w:r>
    </w:p>
    <w:p w14:paraId="4D1C01E3" w14:textId="72DE7AD0" w:rsidR="00AF1128" w:rsidRDefault="00AF1128" w:rsidP="00C077A7">
      <w:r>
        <w:t xml:space="preserve">The first evaluated condition is completion of the supplied task schedule. This is represented by all tasks having been removed from the task schedule field and all tasks in the system having the </w:t>
      </w:r>
      <w:r w:rsidRPr="000707BC">
        <w:rPr>
          <w:rStyle w:val="CodeChar"/>
        </w:rPr>
        <w:t>"completed"</w:t>
      </w:r>
      <w:r>
        <w:t xml:space="preserve"> state. If this is the case, the condition is marked as True. If not, then the condition is False (lines 234-244).</w:t>
      </w:r>
    </w:p>
    <w:p w14:paraId="7BCB42D0" w14:textId="550CA7E3" w:rsidR="00AF1128" w:rsidRDefault="00AF1128" w:rsidP="00C077A7">
      <w:r>
        <w:t xml:space="preserve">The second </w:t>
      </w:r>
      <w:r w:rsidR="000707BC">
        <w:t>and third conditions are evaluated via direct numerical comparison; whether the number of timesteps or number of tasks has reached some user-determined value set at the beginning of the simulation.</w:t>
      </w:r>
    </w:p>
    <w:p w14:paraId="77C1FC39" w14:textId="4A705191" w:rsidR="000707BC" w:rsidRDefault="000707BC" w:rsidP="00C077A7">
      <w:r>
        <w:t xml:space="preserve">Comparison of all three conditions to the goal values is regulated by a single data structure called the </w:t>
      </w:r>
      <w:r w:rsidRPr="000707BC">
        <w:rPr>
          <w:rStyle w:val="CodeChar"/>
        </w:rPr>
        <w:t>"simEndTriggerSet"</w:t>
      </w:r>
      <w:r>
        <w:t xml:space="preserve"> which is currently defined as:</w:t>
      </w:r>
    </w:p>
    <w:p w14:paraId="56C20CCF" w14:textId="77777777" w:rsidR="000707BC" w:rsidRDefault="000707BC" w:rsidP="000707BC">
      <w:pPr>
        <w:pStyle w:val="Code"/>
      </w:pPr>
      <w:r>
        <w:t>self.simEndTriggerSet = {</w:t>
      </w:r>
    </w:p>
    <w:p w14:paraId="6D724946" w14:textId="1CDAFA5E" w:rsidR="000707BC" w:rsidRDefault="000707BC" w:rsidP="000707BC">
      <w:pPr>
        <w:pStyle w:val="Code"/>
      </w:pPr>
      <w:r>
        <w:tab/>
        <w:t>"endOnTaskCount": [endOnTaskCount, (endTaskCount, "tasksCompleted")],</w:t>
      </w:r>
    </w:p>
    <w:p w14:paraId="5471E7BB" w14:textId="110E6354" w:rsidR="000707BC" w:rsidRDefault="000707BC" w:rsidP="000707BC">
      <w:pPr>
        <w:pStyle w:val="Code"/>
      </w:pPr>
      <w:r>
        <w:tab/>
        <w:t>"endOnStepCount": [endOnStepCount, (endStepCount, "stepCompleted")],</w:t>
      </w:r>
    </w:p>
    <w:p w14:paraId="30D3E0F4" w14:textId="04816268" w:rsidR="000707BC" w:rsidRDefault="000707BC" w:rsidP="000707BC">
      <w:pPr>
        <w:pStyle w:val="Code"/>
      </w:pPr>
      <w:r>
        <w:tab/>
        <w:t>"endOnSchedule": [endOnSchedule, (True, "scheduleCompleted")]</w:t>
      </w:r>
    </w:p>
    <w:p w14:paraId="3378F7B8" w14:textId="0DDE3D09" w:rsidR="000707BC" w:rsidRDefault="000707BC" w:rsidP="000707BC">
      <w:pPr>
        <w:pStyle w:val="Code"/>
      </w:pPr>
      <w:r>
        <w:t>}</w:t>
      </w:r>
    </w:p>
    <w:p w14:paraId="6582782D" w14:textId="3D1DAF3E" w:rsidR="000707BC" w:rsidRDefault="000707BC" w:rsidP="00C077A7">
      <w:r>
        <w:t xml:space="preserve">The first element in the lists is </w:t>
      </w:r>
      <w:r w:rsidR="00F70276">
        <w:t xml:space="preserve">a </w:t>
      </w:r>
      <w:r>
        <w:t xml:space="preserve">Boolean value representing whether the condition should be evaluated at all. The first element in the tuple is the target value </w:t>
      </w:r>
      <w:r w:rsidR="00F70276">
        <w:t>at</w:t>
      </w:r>
      <w:r>
        <w:t xml:space="preserve"> which a simulation should be caused to terminate. The second element of the tuple is the string representation of a variable used to supply a </w:t>
      </w:r>
      <w:r w:rsidRPr="000707BC">
        <w:rPr>
          <w:rStyle w:val="CodeChar"/>
        </w:rPr>
        <w:t>"getattr"</w:t>
      </w:r>
      <w:r>
        <w:t xml:space="preserve"> call to fetch the current value for comparison against the </w:t>
      </w:r>
      <w:r w:rsidR="00F70276">
        <w:t>target value</w:t>
      </w:r>
      <w:r>
        <w:t xml:space="preserve"> when the conditions are evaluated.</w:t>
      </w:r>
    </w:p>
    <w:p w14:paraId="0F7A0D1E" w14:textId="0A45FA0C" w:rsidR="00EF53A5" w:rsidRDefault="000707BC" w:rsidP="00C077A7">
      <w:r>
        <w:t>In this way, a loop can be used to evaluate all conditions. If any condition returns true, the simulation will terminate instead of advance to the new simulation step (lines 246-255).</w:t>
      </w:r>
    </w:p>
    <w:p w14:paraId="0C7EB23A" w14:textId="781D6A27" w:rsidR="000707BC" w:rsidRDefault="000707BC" w:rsidP="00C077A7">
      <w:r>
        <w:t xml:space="preserve">If no end conditions are met, the </w:t>
      </w:r>
      <w:r w:rsidR="00DE7DAF">
        <w:t>simulation needs to prepare to advance to the next timestep.</w:t>
      </w:r>
    </w:p>
    <w:p w14:paraId="5915EEF4" w14:textId="190F78C8" w:rsidR="00DE7DAF" w:rsidRDefault="00DE7DAF" w:rsidP="00C077A7">
      <w:r>
        <w:t>First, the shared information manager (if it exists) is updated to expand any reservation information for an additional timestep (line 256-257).</w:t>
      </w:r>
    </w:p>
    <w:p w14:paraId="46DF144E" w14:textId="5978DB61" w:rsidR="000707BC" w:rsidRDefault="00DE7DAF" w:rsidP="00C077A7">
      <w:r>
        <w:t xml:space="preserve">Next, the agent priority queue is updated by fetching the movement manager’s version of the priority queue (259). This is done so that the order in which agents plan actions can be varied by the algorithm scripts, rather than hiding this functionality away from users who wish to extend </w:t>
      </w:r>
      <w:r w:rsidR="00F70276">
        <w:t>FleetBench</w:t>
      </w:r>
      <w:r>
        <w:t>. Every agent in the queue needs to be reset in order to plan a new action (lines 260-261).</w:t>
      </w:r>
    </w:p>
    <w:p w14:paraId="75C294AA" w14:textId="2FB5C045" w:rsidR="00DE7DAF" w:rsidRDefault="00DE7DAF" w:rsidP="00C077A7">
      <w:r>
        <w:t xml:space="preserve">Finally, the priority queue in the movement manager is reset to an empty list, to be populated as new actions are submitted and collisions are resolved by other systems (line 262). </w:t>
      </w:r>
    </w:p>
    <w:p w14:paraId="5B615AA3" w14:textId="5650DBDD" w:rsidR="000707BC" w:rsidRPr="00DE7DAF" w:rsidRDefault="00DE7DAF" w:rsidP="00713970">
      <w:pPr>
        <w:pStyle w:val="Heading3"/>
        <w:spacing w:line="240" w:lineRule="auto"/>
      </w:pPr>
      <w:bookmarkStart w:id="163" w:name="_Toc151829366"/>
      <w:r>
        <w:lastRenderedPageBreak/>
        <w:t>End Simulation State</w:t>
      </w:r>
      <w:bookmarkEnd w:id="163"/>
    </w:p>
    <w:p w14:paraId="481EBC10" w14:textId="5A341A3D" w:rsidR="000707BC" w:rsidRDefault="00DE7DAF" w:rsidP="00C077A7">
      <w:r>
        <w:t>This state is mostly barren, simply acting as a terminal state for the simulation to reach. It updates the UI and prevents any further state changes from occurring without closing the window (lines 269-270).</w:t>
      </w:r>
    </w:p>
    <w:p w14:paraId="6651FDCF" w14:textId="77777777" w:rsidR="00DE7DAF" w:rsidRDefault="00DE7DAF" w:rsidP="00DE7DAF">
      <w:pPr>
        <w:pStyle w:val="Code"/>
      </w:pPr>
      <w:r>
        <w:t>def endSimulation(self):</w:t>
      </w:r>
    </w:p>
    <w:p w14:paraId="22882809" w14:textId="1B2D0F45" w:rsidR="00DE7DAF" w:rsidRDefault="00DE7DAF" w:rsidP="00DE7DAF">
      <w:pPr>
        <w:pStyle w:val="Code"/>
      </w:pPr>
      <w:r>
        <w:tab/>
        <w:t>self.doNextStep = False</w:t>
      </w:r>
    </w:p>
    <w:p w14:paraId="60B55272" w14:textId="20E1FCBF" w:rsidR="00DE7DAF" w:rsidRPr="00EF53A5" w:rsidRDefault="00DE7DAF" w:rsidP="00DE7DAF">
      <w:pPr>
        <w:pStyle w:val="Code"/>
      </w:pPr>
      <w:r>
        <w:tab/>
        <w:t>self.simulationStopTicking()</w:t>
      </w:r>
    </w:p>
    <w:p w14:paraId="5D8B5B2F" w14:textId="35A8AD94" w:rsidR="00F07A82" w:rsidRDefault="00DE7DAF" w:rsidP="00C077A7">
      <w:r>
        <w:t>There is no need to do anything else, as the try-except block surrounding the execution of all state behaviors already leads to the error state in case of problems.</w:t>
      </w:r>
    </w:p>
    <w:p w14:paraId="625EB687" w14:textId="7F66FAA6" w:rsidR="00DE7DAF" w:rsidRDefault="00DE7DAF" w:rsidP="00C077A7">
      <w:r>
        <w:t>It is encouraged that solving algorithm scripts define and raise their own errors, which will be reproduced in the terminal of the program, with traceback information.</w:t>
      </w:r>
    </w:p>
    <w:p w14:paraId="2606794B" w14:textId="495F9BF4" w:rsidR="00DE7DAF" w:rsidRDefault="00DE7DAF" w:rsidP="00713970">
      <w:pPr>
        <w:pStyle w:val="Heading3"/>
        <w:spacing w:line="240" w:lineRule="auto"/>
      </w:pPr>
      <w:bookmarkStart w:id="164" w:name="_Toc151829367"/>
      <w:r>
        <w:t>Mandatory Script Functions</w:t>
      </w:r>
      <w:bookmarkEnd w:id="164"/>
    </w:p>
    <w:p w14:paraId="6A0E7FE1" w14:textId="77777777" w:rsidR="00075560" w:rsidRDefault="00DE7DAF" w:rsidP="00C077A7">
      <w:r>
        <w:t>The state machine has been thoroughly discussed in the previous sections. In this overview a number of functions which must exist in the algorithm script objects were referenced.</w:t>
      </w:r>
      <w:r w:rsidR="00F63417">
        <w:t xml:space="preserve"> For any extension of FleetBench with new solving algorithms, the state machine therefore enforces a set of required functions.</w:t>
      </w:r>
      <w:r>
        <w:t xml:space="preserve"> </w:t>
      </w:r>
    </w:p>
    <w:p w14:paraId="2A1A60AA" w14:textId="52FDB4D0" w:rsidR="00DE7DAF" w:rsidRDefault="00DE7DAF" w:rsidP="00C077A7">
      <w:r>
        <w:t xml:space="preserve">The required functions and </w:t>
      </w:r>
      <w:r w:rsidR="00F63417">
        <w:t xml:space="preserve">the </w:t>
      </w:r>
      <w:r>
        <w:t xml:space="preserve">arguments </w:t>
      </w:r>
      <w:r w:rsidR="00F63417">
        <w:t xml:space="preserve">passed by the state machine </w:t>
      </w:r>
      <w:r>
        <w:t>are summarized in the following table</w:t>
      </w:r>
      <w:r w:rsidR="00EC576E">
        <w:t>s</w:t>
      </w:r>
      <w:r>
        <w:t>:</w:t>
      </w:r>
    </w:p>
    <w:p w14:paraId="320B00C5" w14:textId="18541A4A" w:rsidR="00225929" w:rsidRPr="00225929" w:rsidRDefault="00EC576E" w:rsidP="001B11E3">
      <w:pPr>
        <w:pStyle w:val="Caption"/>
        <w:keepNext/>
        <w:spacing w:after="0"/>
        <w:jc w:val="left"/>
        <w:rPr>
          <w:vanish/>
          <w:specVanish/>
        </w:rPr>
      </w:pPr>
      <w:bookmarkStart w:id="165" w:name="_Ref151336546"/>
      <w:bookmarkStart w:id="166" w:name="_Ref151336540"/>
      <w:bookmarkStart w:id="167" w:name="_Toc151828259"/>
      <w:r w:rsidRPr="00EC576E">
        <w:rPr>
          <w:b/>
          <w:bCs/>
        </w:rPr>
        <w:t xml:space="preserve">Table </w:t>
      </w:r>
      <w:r w:rsidRPr="00EC576E">
        <w:rPr>
          <w:b/>
          <w:bCs/>
        </w:rPr>
        <w:fldChar w:fldCharType="begin"/>
      </w:r>
      <w:r w:rsidRPr="00EC576E">
        <w:rPr>
          <w:b/>
          <w:bCs/>
        </w:rPr>
        <w:instrText xml:space="preserve"> SEQ Table \* ARABIC </w:instrText>
      </w:r>
      <w:r w:rsidRPr="00EC576E">
        <w:rPr>
          <w:b/>
          <w:bCs/>
        </w:rPr>
        <w:fldChar w:fldCharType="separate"/>
      </w:r>
      <w:r w:rsidR="003667A2">
        <w:rPr>
          <w:b/>
          <w:bCs/>
          <w:noProof/>
        </w:rPr>
        <w:t>9</w:t>
      </w:r>
      <w:r w:rsidRPr="00EC576E">
        <w:rPr>
          <w:b/>
          <w:bCs/>
        </w:rPr>
        <w:fldChar w:fldCharType="end"/>
      </w:r>
      <w:bookmarkEnd w:id="165"/>
      <w:r w:rsidRPr="00EC576E">
        <w:rPr>
          <w:b/>
          <w:bCs/>
        </w:rPr>
        <w:t>:</w:t>
      </w:r>
      <w:r>
        <w:t xml:space="preserve"> Pathfinder script required functions</w:t>
      </w:r>
      <w:r w:rsidR="00F20367">
        <w:t>.</w:t>
      </w:r>
      <w:bookmarkEnd w:id="166"/>
      <w:bookmarkEnd w:id="167"/>
    </w:p>
    <w:p w14:paraId="2D5EA9E5" w14:textId="3EE6A9C0" w:rsidR="00EC576E" w:rsidRDefault="00F20367" w:rsidP="001B11E3">
      <w:pPr>
        <w:pStyle w:val="Caption"/>
        <w:keepNext/>
        <w:spacing w:after="0"/>
        <w:jc w:val="left"/>
      </w:pPr>
      <w:r>
        <w:t xml:space="preserve"> Call lines relative to this appendix.</w:t>
      </w:r>
    </w:p>
    <w:tbl>
      <w:tblPr>
        <w:tblStyle w:val="TableGrid"/>
        <w:tblW w:w="5000" w:type="pct"/>
        <w:tblLook w:val="04A0" w:firstRow="1" w:lastRow="0" w:firstColumn="1" w:lastColumn="0" w:noHBand="0" w:noVBand="1"/>
      </w:tblPr>
      <w:tblGrid>
        <w:gridCol w:w="2605"/>
        <w:gridCol w:w="1350"/>
        <w:gridCol w:w="2517"/>
        <w:gridCol w:w="2158"/>
      </w:tblGrid>
      <w:tr w:rsidR="00713970" w14:paraId="6D411E9A" w14:textId="77777777" w:rsidTr="00075560">
        <w:tc>
          <w:tcPr>
            <w:tcW w:w="1509" w:type="pct"/>
          </w:tcPr>
          <w:p w14:paraId="36CC18DE" w14:textId="16D64430" w:rsidR="00DE7DAF" w:rsidRPr="00337E71" w:rsidRDefault="00DE7DAF" w:rsidP="001B11E3">
            <w:pPr>
              <w:keepNext/>
              <w:keepLines/>
              <w:jc w:val="left"/>
              <w:rPr>
                <w:b/>
                <w:bCs/>
              </w:rPr>
            </w:pPr>
            <w:r w:rsidRPr="00337E71">
              <w:rPr>
                <w:b/>
                <w:bCs/>
              </w:rPr>
              <w:t>Function Name</w:t>
            </w:r>
          </w:p>
        </w:tc>
        <w:tc>
          <w:tcPr>
            <w:tcW w:w="782" w:type="pct"/>
          </w:tcPr>
          <w:p w14:paraId="4EE2E04D" w14:textId="635F6211" w:rsidR="00DE7DAF" w:rsidRPr="00337E71" w:rsidRDefault="00DE7DAF" w:rsidP="001B11E3">
            <w:pPr>
              <w:keepNext/>
              <w:keepLines/>
              <w:jc w:val="left"/>
              <w:rPr>
                <w:b/>
                <w:bCs/>
              </w:rPr>
            </w:pPr>
            <w:r w:rsidRPr="00337E71">
              <w:rPr>
                <w:b/>
                <w:bCs/>
              </w:rPr>
              <w:t>Call lines</w:t>
            </w:r>
          </w:p>
        </w:tc>
        <w:tc>
          <w:tcPr>
            <w:tcW w:w="1458" w:type="pct"/>
          </w:tcPr>
          <w:p w14:paraId="70C3DA23" w14:textId="06F38E8E" w:rsidR="00DE7DAF" w:rsidRPr="00337E71" w:rsidRDefault="00292369" w:rsidP="001B11E3">
            <w:pPr>
              <w:keepNext/>
              <w:keepLines/>
              <w:jc w:val="left"/>
              <w:rPr>
                <w:b/>
                <w:bCs/>
              </w:rPr>
            </w:pPr>
            <w:r w:rsidRPr="00337E71">
              <w:rPr>
                <w:b/>
                <w:bCs/>
              </w:rPr>
              <w:t>Arguments</w:t>
            </w:r>
          </w:p>
        </w:tc>
        <w:tc>
          <w:tcPr>
            <w:tcW w:w="1250" w:type="pct"/>
          </w:tcPr>
          <w:p w14:paraId="24946DB2" w14:textId="40735FC3" w:rsidR="00DE7DAF" w:rsidRPr="00337E71" w:rsidRDefault="00292369" w:rsidP="001B11E3">
            <w:pPr>
              <w:keepNext/>
              <w:keepLines/>
              <w:jc w:val="left"/>
              <w:rPr>
                <w:b/>
                <w:bCs/>
              </w:rPr>
            </w:pPr>
            <w:r w:rsidRPr="00337E71">
              <w:rPr>
                <w:b/>
                <w:bCs/>
              </w:rPr>
              <w:t>Return Values</w:t>
            </w:r>
          </w:p>
        </w:tc>
      </w:tr>
      <w:tr w:rsidR="00075560" w14:paraId="7839E4BC" w14:textId="77777777" w:rsidTr="00075560">
        <w:tc>
          <w:tcPr>
            <w:tcW w:w="1509" w:type="pct"/>
          </w:tcPr>
          <w:p w14:paraId="4FF58EFB" w14:textId="643B583A" w:rsidR="00292369" w:rsidRDefault="00E53D1B" w:rsidP="001B11E3">
            <w:pPr>
              <w:keepNext/>
              <w:keepLines/>
              <w:jc w:val="left"/>
            </w:pPr>
            <w:r>
              <w:t>.returnNextMove</w:t>
            </w:r>
          </w:p>
        </w:tc>
        <w:tc>
          <w:tcPr>
            <w:tcW w:w="782" w:type="pct"/>
          </w:tcPr>
          <w:p w14:paraId="1A7B041C" w14:textId="467DFAD1" w:rsidR="00292369" w:rsidRDefault="00EC576E" w:rsidP="001B11E3">
            <w:pPr>
              <w:keepNext/>
              <w:keepLines/>
              <w:jc w:val="left"/>
            </w:pPr>
            <w:r>
              <w:t>71, 163</w:t>
            </w:r>
          </w:p>
        </w:tc>
        <w:tc>
          <w:tcPr>
            <w:tcW w:w="1458" w:type="pct"/>
          </w:tcPr>
          <w:p w14:paraId="7C59603D" w14:textId="337530E4" w:rsidR="00292369" w:rsidRDefault="00EC576E" w:rsidP="001B11E3">
            <w:pPr>
              <w:keepNext/>
              <w:keepLines/>
              <w:jc w:val="left"/>
            </w:pPr>
            <w:r>
              <w:t>None</w:t>
            </w:r>
          </w:p>
        </w:tc>
        <w:tc>
          <w:tcPr>
            <w:tcW w:w="1250" w:type="pct"/>
          </w:tcPr>
          <w:p w14:paraId="0BCDFB99" w14:textId="3F432E36" w:rsidR="00292369" w:rsidRDefault="00EC576E" w:rsidP="001B11E3">
            <w:pPr>
              <w:keepNext/>
              <w:keepLines/>
              <w:jc w:val="left"/>
            </w:pPr>
            <w:r>
              <w:t>Node</w:t>
            </w:r>
            <w:r w:rsidR="00533EB6">
              <w:t xml:space="preserve"> ID</w:t>
            </w:r>
            <w:r>
              <w:t>, or None</w:t>
            </w:r>
          </w:p>
        </w:tc>
      </w:tr>
      <w:tr w:rsidR="00075560" w14:paraId="36250B1A" w14:textId="77777777" w:rsidTr="00075560">
        <w:tc>
          <w:tcPr>
            <w:tcW w:w="1509" w:type="pct"/>
          </w:tcPr>
          <w:p w14:paraId="6DB75979" w14:textId="002ADB83" w:rsidR="00292369" w:rsidRDefault="00F20367" w:rsidP="001B11E3">
            <w:pPr>
              <w:keepNext/>
              <w:keepLines/>
              <w:jc w:val="left"/>
            </w:pPr>
            <w:r>
              <w:t>.searchStepRender</w:t>
            </w:r>
          </w:p>
        </w:tc>
        <w:tc>
          <w:tcPr>
            <w:tcW w:w="782" w:type="pct"/>
          </w:tcPr>
          <w:p w14:paraId="2DF06314" w14:textId="208CDB3F" w:rsidR="00292369" w:rsidRDefault="00F20367" w:rsidP="001B11E3">
            <w:pPr>
              <w:keepNext/>
              <w:keepLines/>
              <w:jc w:val="left"/>
            </w:pPr>
            <w:r>
              <w:t>188</w:t>
            </w:r>
          </w:p>
        </w:tc>
        <w:tc>
          <w:tcPr>
            <w:tcW w:w="1458" w:type="pct"/>
          </w:tcPr>
          <w:p w14:paraId="7A15D44C" w14:textId="0339AA23" w:rsidR="00292369" w:rsidRDefault="00F20367" w:rsidP="001B11E3">
            <w:pPr>
              <w:keepNext/>
              <w:keepLines/>
              <w:jc w:val="left"/>
            </w:pPr>
            <w:r>
              <w:t>None</w:t>
            </w:r>
          </w:p>
        </w:tc>
        <w:tc>
          <w:tcPr>
            <w:tcW w:w="1250" w:type="pct"/>
          </w:tcPr>
          <w:p w14:paraId="327E663D" w14:textId="4862B68E" w:rsidR="00292369" w:rsidRDefault="00F20367" w:rsidP="001B11E3">
            <w:pPr>
              <w:keepNext/>
              <w:keepLines/>
              <w:jc w:val="left"/>
            </w:pPr>
            <w:r>
              <w:t>Status Code</w:t>
            </w:r>
          </w:p>
        </w:tc>
      </w:tr>
      <w:tr w:rsidR="00075560" w14:paraId="67E6A544" w14:textId="77777777" w:rsidTr="00075560">
        <w:tc>
          <w:tcPr>
            <w:tcW w:w="1509" w:type="pct"/>
          </w:tcPr>
          <w:p w14:paraId="75ACEE20" w14:textId="0E189B53" w:rsidR="00292369" w:rsidRDefault="00F20367" w:rsidP="001B11E3">
            <w:pPr>
              <w:keepNext/>
              <w:keepLines/>
              <w:jc w:val="left"/>
            </w:pPr>
            <w:r>
              <w:t>.searchStep</w:t>
            </w:r>
          </w:p>
        </w:tc>
        <w:tc>
          <w:tcPr>
            <w:tcW w:w="782" w:type="pct"/>
          </w:tcPr>
          <w:p w14:paraId="0638328C" w14:textId="3C5702BC" w:rsidR="00292369" w:rsidRDefault="00F20367" w:rsidP="001B11E3">
            <w:pPr>
              <w:keepNext/>
              <w:keepLines/>
              <w:jc w:val="left"/>
            </w:pPr>
            <w:r>
              <w:t>190</w:t>
            </w:r>
          </w:p>
        </w:tc>
        <w:tc>
          <w:tcPr>
            <w:tcW w:w="1458" w:type="pct"/>
          </w:tcPr>
          <w:p w14:paraId="34F7CE25" w14:textId="6EF0C0DA" w:rsidR="00292369" w:rsidRDefault="00F20367" w:rsidP="001B11E3">
            <w:pPr>
              <w:keepNext/>
              <w:keepLines/>
              <w:jc w:val="left"/>
            </w:pPr>
            <w:r>
              <w:t>None</w:t>
            </w:r>
          </w:p>
        </w:tc>
        <w:tc>
          <w:tcPr>
            <w:tcW w:w="1250" w:type="pct"/>
          </w:tcPr>
          <w:p w14:paraId="21AC3E81" w14:textId="718387F6" w:rsidR="00292369" w:rsidRDefault="00F20367" w:rsidP="001B11E3">
            <w:pPr>
              <w:keepNext/>
              <w:keepLines/>
              <w:jc w:val="left"/>
            </w:pPr>
            <w:r>
              <w:t>Status Code</w:t>
            </w:r>
          </w:p>
        </w:tc>
      </w:tr>
      <w:tr w:rsidR="00075560" w14:paraId="68ECE6A1" w14:textId="77777777" w:rsidTr="00075560">
        <w:tc>
          <w:tcPr>
            <w:tcW w:w="1509" w:type="pct"/>
          </w:tcPr>
          <w:p w14:paraId="3EB398EB" w14:textId="71B34832" w:rsidR="00634A19" w:rsidRDefault="00634A19" w:rsidP="001B11E3">
            <w:pPr>
              <w:keepNext/>
              <w:keepLines/>
              <w:jc w:val="left"/>
            </w:pPr>
            <w:r>
              <w:t>.__reset__</w:t>
            </w:r>
          </w:p>
        </w:tc>
        <w:tc>
          <w:tcPr>
            <w:tcW w:w="782" w:type="pct"/>
          </w:tcPr>
          <w:p w14:paraId="0AFE4E02" w14:textId="05E5A193" w:rsidR="00634A19" w:rsidRDefault="00634A19" w:rsidP="001B11E3">
            <w:pPr>
              <w:keepNext/>
              <w:keepLines/>
              <w:jc w:val="left"/>
            </w:pPr>
            <w:r>
              <w:t>201, 216</w:t>
            </w:r>
          </w:p>
        </w:tc>
        <w:tc>
          <w:tcPr>
            <w:tcW w:w="1458" w:type="pct"/>
          </w:tcPr>
          <w:p w14:paraId="59036603" w14:textId="62849F14" w:rsidR="00634A19" w:rsidRDefault="00634A19" w:rsidP="001B11E3">
            <w:pPr>
              <w:keepNext/>
              <w:keepLines/>
              <w:jc w:val="left"/>
            </w:pPr>
            <w:r>
              <w:t>None</w:t>
            </w:r>
          </w:p>
        </w:tc>
        <w:tc>
          <w:tcPr>
            <w:tcW w:w="1250" w:type="pct"/>
          </w:tcPr>
          <w:p w14:paraId="726D5F46" w14:textId="4C9A8A4D" w:rsidR="00634A19" w:rsidRDefault="00634A19" w:rsidP="001B11E3">
            <w:pPr>
              <w:keepNext/>
              <w:keepLines/>
              <w:jc w:val="left"/>
            </w:pPr>
            <w:r>
              <w:t>None</w:t>
            </w:r>
          </w:p>
        </w:tc>
      </w:tr>
    </w:tbl>
    <w:p w14:paraId="476C0B6D" w14:textId="77777777" w:rsidR="00DE7DAF" w:rsidRDefault="00DE7DAF" w:rsidP="001B11E3">
      <w:pPr>
        <w:jc w:val="left"/>
      </w:pPr>
    </w:p>
    <w:p w14:paraId="2A808A03" w14:textId="0A9719E1" w:rsidR="00225929" w:rsidRPr="00225929" w:rsidRDefault="00EC576E" w:rsidP="001B11E3">
      <w:pPr>
        <w:pStyle w:val="Caption"/>
        <w:keepNext/>
        <w:spacing w:after="0"/>
        <w:jc w:val="left"/>
        <w:rPr>
          <w:vanish/>
          <w:specVanish/>
        </w:rPr>
      </w:pPr>
      <w:bookmarkStart w:id="168" w:name="_Ref151336557"/>
      <w:bookmarkStart w:id="169" w:name="_Toc151828260"/>
      <w:r w:rsidRPr="00634A19">
        <w:rPr>
          <w:b/>
          <w:bCs/>
        </w:rPr>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3667A2">
        <w:rPr>
          <w:b/>
          <w:bCs/>
          <w:noProof/>
        </w:rPr>
        <w:t>10</w:t>
      </w:r>
      <w:r w:rsidRPr="00634A19">
        <w:rPr>
          <w:b/>
          <w:bCs/>
        </w:rPr>
        <w:fldChar w:fldCharType="end"/>
      </w:r>
      <w:bookmarkEnd w:id="168"/>
      <w:r w:rsidRPr="00634A19">
        <w:rPr>
          <w:b/>
          <w:bCs/>
        </w:rPr>
        <w:t>:</w:t>
      </w:r>
      <w:r>
        <w:t xml:space="preserve"> Tasker script required functions.</w:t>
      </w:r>
      <w:bookmarkEnd w:id="169"/>
    </w:p>
    <w:p w14:paraId="51EB729E" w14:textId="6B294D1F" w:rsidR="00EC576E" w:rsidRDefault="00F20367" w:rsidP="001B11E3">
      <w:pPr>
        <w:pStyle w:val="Caption"/>
        <w:keepNext/>
        <w:spacing w:after="0"/>
        <w:jc w:val="left"/>
      </w:pPr>
      <w:r>
        <w:t xml:space="preserve"> Call lines relative to this appendix.</w:t>
      </w:r>
    </w:p>
    <w:tbl>
      <w:tblPr>
        <w:tblStyle w:val="TableGrid"/>
        <w:tblW w:w="5003" w:type="pct"/>
        <w:tblLook w:val="04A0" w:firstRow="1" w:lastRow="0" w:firstColumn="1" w:lastColumn="0" w:noHBand="0" w:noVBand="1"/>
      </w:tblPr>
      <w:tblGrid>
        <w:gridCol w:w="2593"/>
        <w:gridCol w:w="1297"/>
        <w:gridCol w:w="2585"/>
        <w:gridCol w:w="2160"/>
      </w:tblGrid>
      <w:tr w:rsidR="00713970" w14:paraId="25C9C6D0" w14:textId="77777777" w:rsidTr="001B11E3">
        <w:tc>
          <w:tcPr>
            <w:tcW w:w="1501" w:type="pct"/>
          </w:tcPr>
          <w:p w14:paraId="4A2E68E1" w14:textId="77777777" w:rsidR="00EC576E" w:rsidRPr="00337E71" w:rsidRDefault="00EC576E" w:rsidP="001B11E3">
            <w:pPr>
              <w:keepNext/>
              <w:keepLines/>
              <w:jc w:val="left"/>
              <w:rPr>
                <w:b/>
                <w:bCs/>
              </w:rPr>
            </w:pPr>
            <w:r w:rsidRPr="00337E71">
              <w:rPr>
                <w:b/>
                <w:bCs/>
              </w:rPr>
              <w:t>Function Name</w:t>
            </w:r>
          </w:p>
        </w:tc>
        <w:tc>
          <w:tcPr>
            <w:tcW w:w="751" w:type="pct"/>
          </w:tcPr>
          <w:p w14:paraId="717A63B1" w14:textId="77777777" w:rsidR="00EC576E" w:rsidRPr="00337E71" w:rsidRDefault="00EC576E" w:rsidP="001B11E3">
            <w:pPr>
              <w:keepNext/>
              <w:keepLines/>
              <w:jc w:val="left"/>
              <w:rPr>
                <w:b/>
                <w:bCs/>
              </w:rPr>
            </w:pPr>
            <w:r w:rsidRPr="00337E71">
              <w:rPr>
                <w:b/>
                <w:bCs/>
              </w:rPr>
              <w:t>Call lines</w:t>
            </w:r>
          </w:p>
        </w:tc>
        <w:tc>
          <w:tcPr>
            <w:tcW w:w="1497" w:type="pct"/>
          </w:tcPr>
          <w:p w14:paraId="7F4F62FA" w14:textId="77777777" w:rsidR="00EC576E" w:rsidRPr="00337E71" w:rsidRDefault="00EC576E" w:rsidP="001B11E3">
            <w:pPr>
              <w:keepNext/>
              <w:keepLines/>
              <w:jc w:val="left"/>
              <w:rPr>
                <w:b/>
                <w:bCs/>
              </w:rPr>
            </w:pPr>
            <w:r w:rsidRPr="00337E71">
              <w:rPr>
                <w:b/>
                <w:bCs/>
              </w:rPr>
              <w:t>Arguments</w:t>
            </w:r>
          </w:p>
        </w:tc>
        <w:tc>
          <w:tcPr>
            <w:tcW w:w="1251" w:type="pct"/>
          </w:tcPr>
          <w:p w14:paraId="2394FD65" w14:textId="77777777" w:rsidR="00EC576E" w:rsidRPr="00337E71" w:rsidRDefault="00EC576E" w:rsidP="001B11E3">
            <w:pPr>
              <w:keepNext/>
              <w:keepLines/>
              <w:jc w:val="left"/>
              <w:rPr>
                <w:b/>
                <w:bCs/>
              </w:rPr>
            </w:pPr>
            <w:r w:rsidRPr="00337E71">
              <w:rPr>
                <w:b/>
                <w:bCs/>
              </w:rPr>
              <w:t>Return Values</w:t>
            </w:r>
          </w:p>
        </w:tc>
      </w:tr>
      <w:tr w:rsidR="00713970" w14:paraId="347E2C45" w14:textId="77777777" w:rsidTr="001B11E3">
        <w:tc>
          <w:tcPr>
            <w:tcW w:w="1501" w:type="pct"/>
          </w:tcPr>
          <w:p w14:paraId="48DCD91A" w14:textId="6DD724F4" w:rsidR="00EC576E" w:rsidRDefault="00EC576E" w:rsidP="001B11E3">
            <w:pPr>
              <w:keepNext/>
              <w:keepLines/>
              <w:jc w:val="left"/>
            </w:pPr>
            <w:r w:rsidRPr="00EC576E">
              <w:t>.generateTask</w:t>
            </w:r>
          </w:p>
        </w:tc>
        <w:tc>
          <w:tcPr>
            <w:tcW w:w="751" w:type="pct"/>
          </w:tcPr>
          <w:p w14:paraId="5B81957B" w14:textId="2787B794" w:rsidR="00EC576E" w:rsidRDefault="00EC576E" w:rsidP="001B11E3">
            <w:pPr>
              <w:keepNext/>
              <w:keepLines/>
              <w:jc w:val="left"/>
            </w:pPr>
            <w:r>
              <w:t>77, 88, 131, 135</w:t>
            </w:r>
          </w:p>
        </w:tc>
        <w:tc>
          <w:tcPr>
            <w:tcW w:w="1497" w:type="pct"/>
          </w:tcPr>
          <w:p w14:paraId="15508420" w14:textId="635FA7DF" w:rsidR="00EC576E" w:rsidRDefault="00EC576E" w:rsidP="001B11E3">
            <w:pPr>
              <w:keepNext/>
              <w:keepLines/>
              <w:jc w:val="left"/>
            </w:pPr>
            <w:r>
              <w:t>Current Timestep</w:t>
            </w:r>
          </w:p>
        </w:tc>
        <w:tc>
          <w:tcPr>
            <w:tcW w:w="1251" w:type="pct"/>
          </w:tcPr>
          <w:p w14:paraId="4CE97D71" w14:textId="1F643573" w:rsidR="00EC576E" w:rsidRDefault="00EC576E" w:rsidP="001B11E3">
            <w:pPr>
              <w:keepNext/>
              <w:keepLines/>
              <w:jc w:val="left"/>
            </w:pPr>
            <w:r>
              <w:t>Internal task ID</w:t>
            </w:r>
          </w:p>
        </w:tc>
      </w:tr>
      <w:tr w:rsidR="00713970" w14:paraId="39D5FB1A" w14:textId="77777777" w:rsidTr="001B11E3">
        <w:tc>
          <w:tcPr>
            <w:tcW w:w="1501" w:type="pct"/>
          </w:tcPr>
          <w:p w14:paraId="67753333" w14:textId="67B8007C" w:rsidR="00EC576E" w:rsidRDefault="00EC576E" w:rsidP="001B11E3">
            <w:pPr>
              <w:keepNext/>
              <w:keepLines/>
              <w:jc w:val="left"/>
            </w:pPr>
            <w:r>
              <w:t>.selectTaskForAgent</w:t>
            </w:r>
          </w:p>
        </w:tc>
        <w:tc>
          <w:tcPr>
            <w:tcW w:w="751" w:type="pct"/>
          </w:tcPr>
          <w:p w14:paraId="163A0718" w14:textId="75010788" w:rsidR="00EC576E" w:rsidRDefault="00EC576E" w:rsidP="001B11E3">
            <w:pPr>
              <w:keepNext/>
              <w:keepLines/>
              <w:jc w:val="left"/>
            </w:pPr>
            <w:r>
              <w:t>72</w:t>
            </w:r>
          </w:p>
        </w:tc>
        <w:tc>
          <w:tcPr>
            <w:tcW w:w="1497" w:type="pct"/>
          </w:tcPr>
          <w:p w14:paraId="4B2ED5D8" w14:textId="4F1F70D3" w:rsidR="00EC576E" w:rsidRDefault="00EC576E" w:rsidP="001B11E3">
            <w:pPr>
              <w:keepNext/>
              <w:keepLines/>
              <w:jc w:val="left"/>
            </w:pPr>
            <w:r>
              <w:t>Current Agent Object, Current Timestep</w:t>
            </w:r>
          </w:p>
        </w:tc>
        <w:tc>
          <w:tcPr>
            <w:tcW w:w="1251" w:type="pct"/>
          </w:tcPr>
          <w:p w14:paraId="5ECEAD2A" w14:textId="306736DB" w:rsidR="00EC576E" w:rsidRDefault="00EC576E" w:rsidP="001B11E3">
            <w:pPr>
              <w:keepNext/>
              <w:keepLines/>
              <w:jc w:val="left"/>
            </w:pPr>
            <w:r>
              <w:t>Internal task ID</w:t>
            </w:r>
          </w:p>
        </w:tc>
      </w:tr>
      <w:tr w:rsidR="00713970" w14:paraId="4D1619E4" w14:textId="77777777" w:rsidTr="001B11E3">
        <w:trPr>
          <w:trHeight w:val="57"/>
        </w:trPr>
        <w:tc>
          <w:tcPr>
            <w:tcW w:w="1501" w:type="pct"/>
          </w:tcPr>
          <w:p w14:paraId="610EDBED" w14:textId="1AB6309D" w:rsidR="00EC576E" w:rsidRDefault="00533EB6" w:rsidP="001B11E3">
            <w:pPr>
              <w:keepNext/>
              <w:keepLines/>
              <w:jc w:val="left"/>
            </w:pPr>
            <w:r>
              <w:t>.handleAimlessAgent</w:t>
            </w:r>
          </w:p>
        </w:tc>
        <w:tc>
          <w:tcPr>
            <w:tcW w:w="751" w:type="pct"/>
          </w:tcPr>
          <w:p w14:paraId="1217F7E1" w14:textId="45501569" w:rsidR="00EC576E" w:rsidRDefault="00533EB6" w:rsidP="001B11E3">
            <w:pPr>
              <w:keepNext/>
              <w:keepLines/>
              <w:jc w:val="left"/>
            </w:pPr>
            <w:r>
              <w:t>152</w:t>
            </w:r>
          </w:p>
        </w:tc>
        <w:tc>
          <w:tcPr>
            <w:tcW w:w="1497" w:type="pct"/>
          </w:tcPr>
          <w:p w14:paraId="3C8D31FA" w14:textId="2B88B6F0" w:rsidR="00EC576E" w:rsidRDefault="00533EB6" w:rsidP="001B11E3">
            <w:pPr>
              <w:keepNext/>
              <w:keepLines/>
              <w:jc w:val="left"/>
            </w:pPr>
            <w:r>
              <w:t>Current Agent Object</w:t>
            </w:r>
          </w:p>
        </w:tc>
        <w:tc>
          <w:tcPr>
            <w:tcW w:w="1251" w:type="pct"/>
          </w:tcPr>
          <w:p w14:paraId="0FC3295A" w14:textId="6E4AFEE6" w:rsidR="00EC576E" w:rsidRDefault="00533EB6" w:rsidP="001B11E3">
            <w:pPr>
              <w:keepNext/>
              <w:keepLines/>
              <w:jc w:val="left"/>
            </w:pPr>
            <w:r>
              <w:t>Node ID</w:t>
            </w:r>
          </w:p>
        </w:tc>
      </w:tr>
    </w:tbl>
    <w:p w14:paraId="0D5D2A5A" w14:textId="77777777" w:rsidR="00EC576E" w:rsidRDefault="00EC576E" w:rsidP="001B11E3">
      <w:pPr>
        <w:jc w:val="left"/>
      </w:pPr>
    </w:p>
    <w:p w14:paraId="1E86A6E6" w14:textId="4ABFCEA1" w:rsidR="00225929" w:rsidRPr="00225929" w:rsidRDefault="00634A19" w:rsidP="001B11E3">
      <w:pPr>
        <w:pStyle w:val="Caption"/>
        <w:keepNext/>
        <w:spacing w:after="0"/>
        <w:jc w:val="left"/>
        <w:rPr>
          <w:vanish/>
          <w:specVanish/>
        </w:rPr>
      </w:pPr>
      <w:bookmarkStart w:id="170" w:name="_Ref151336562"/>
      <w:bookmarkStart w:id="171" w:name="_Toc151828261"/>
      <w:r w:rsidRPr="00634A19">
        <w:rPr>
          <w:b/>
          <w:bCs/>
        </w:rPr>
        <w:lastRenderedPageBreak/>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3667A2">
        <w:rPr>
          <w:b/>
          <w:bCs/>
          <w:noProof/>
        </w:rPr>
        <w:t>11</w:t>
      </w:r>
      <w:r w:rsidRPr="00634A19">
        <w:rPr>
          <w:b/>
          <w:bCs/>
        </w:rPr>
        <w:fldChar w:fldCharType="end"/>
      </w:r>
      <w:bookmarkEnd w:id="170"/>
      <w:r w:rsidRPr="00634A19">
        <w:rPr>
          <w:b/>
          <w:bCs/>
        </w:rPr>
        <w:t>:</w:t>
      </w:r>
      <w:r>
        <w:t xml:space="preserve"> Mover script required functions.</w:t>
      </w:r>
      <w:bookmarkEnd w:id="171"/>
    </w:p>
    <w:p w14:paraId="7787DE34" w14:textId="1A8A2651" w:rsidR="00634A19" w:rsidRDefault="00634A19" w:rsidP="001B11E3">
      <w:pPr>
        <w:pStyle w:val="Caption"/>
        <w:keepNext/>
        <w:spacing w:after="0"/>
        <w:jc w:val="left"/>
      </w:pPr>
      <w:r>
        <w:t>Call lines relative to this appendix.</w:t>
      </w:r>
    </w:p>
    <w:tbl>
      <w:tblPr>
        <w:tblStyle w:val="TableGrid"/>
        <w:tblW w:w="5000" w:type="pct"/>
        <w:tblLook w:val="04A0" w:firstRow="1" w:lastRow="0" w:firstColumn="1" w:lastColumn="0" w:noHBand="0" w:noVBand="1"/>
      </w:tblPr>
      <w:tblGrid>
        <w:gridCol w:w="2604"/>
        <w:gridCol w:w="1260"/>
        <w:gridCol w:w="2610"/>
        <w:gridCol w:w="2156"/>
      </w:tblGrid>
      <w:tr w:rsidR="00713970" w14:paraId="2C257F10" w14:textId="77777777" w:rsidTr="00713970">
        <w:tc>
          <w:tcPr>
            <w:tcW w:w="1509" w:type="pct"/>
          </w:tcPr>
          <w:p w14:paraId="25D80F7B" w14:textId="77777777" w:rsidR="00EC576E" w:rsidRPr="00337E71" w:rsidRDefault="00EC576E" w:rsidP="001B11E3">
            <w:pPr>
              <w:keepNext/>
              <w:keepLines/>
              <w:jc w:val="left"/>
              <w:rPr>
                <w:b/>
                <w:bCs/>
              </w:rPr>
            </w:pPr>
            <w:r w:rsidRPr="00337E71">
              <w:rPr>
                <w:b/>
                <w:bCs/>
              </w:rPr>
              <w:t>Function Name</w:t>
            </w:r>
          </w:p>
        </w:tc>
        <w:tc>
          <w:tcPr>
            <w:tcW w:w="730" w:type="pct"/>
          </w:tcPr>
          <w:p w14:paraId="6CD6B36E" w14:textId="77777777" w:rsidR="00EC576E" w:rsidRPr="00337E71" w:rsidRDefault="00EC576E" w:rsidP="001B11E3">
            <w:pPr>
              <w:keepNext/>
              <w:keepLines/>
              <w:jc w:val="left"/>
              <w:rPr>
                <w:b/>
                <w:bCs/>
              </w:rPr>
            </w:pPr>
            <w:r w:rsidRPr="00337E71">
              <w:rPr>
                <w:b/>
                <w:bCs/>
              </w:rPr>
              <w:t>Call lines</w:t>
            </w:r>
          </w:p>
        </w:tc>
        <w:tc>
          <w:tcPr>
            <w:tcW w:w="1512" w:type="pct"/>
          </w:tcPr>
          <w:p w14:paraId="03AE6353" w14:textId="77777777" w:rsidR="00EC576E" w:rsidRPr="00337E71" w:rsidRDefault="00EC576E" w:rsidP="001B11E3">
            <w:pPr>
              <w:keepNext/>
              <w:keepLines/>
              <w:jc w:val="left"/>
              <w:rPr>
                <w:b/>
                <w:bCs/>
              </w:rPr>
            </w:pPr>
            <w:r w:rsidRPr="00337E71">
              <w:rPr>
                <w:b/>
                <w:bCs/>
              </w:rPr>
              <w:t>Arguments</w:t>
            </w:r>
          </w:p>
        </w:tc>
        <w:tc>
          <w:tcPr>
            <w:tcW w:w="1249" w:type="pct"/>
          </w:tcPr>
          <w:p w14:paraId="54250B0B" w14:textId="77777777" w:rsidR="00EC576E" w:rsidRPr="00337E71" w:rsidRDefault="00EC576E" w:rsidP="001B11E3">
            <w:pPr>
              <w:keepNext/>
              <w:keepLines/>
              <w:jc w:val="left"/>
              <w:rPr>
                <w:b/>
                <w:bCs/>
              </w:rPr>
            </w:pPr>
            <w:r w:rsidRPr="00337E71">
              <w:rPr>
                <w:b/>
                <w:bCs/>
              </w:rPr>
              <w:t>Return Values</w:t>
            </w:r>
          </w:p>
        </w:tc>
      </w:tr>
      <w:tr w:rsidR="00713970" w14:paraId="29DE51D8" w14:textId="77777777" w:rsidTr="00713970">
        <w:tc>
          <w:tcPr>
            <w:tcW w:w="1509" w:type="pct"/>
          </w:tcPr>
          <w:p w14:paraId="35884907" w14:textId="1AF8898D" w:rsidR="00EC576E" w:rsidRDefault="00533EB6" w:rsidP="001B11E3">
            <w:pPr>
              <w:keepNext/>
              <w:keepLines/>
              <w:jc w:val="left"/>
            </w:pPr>
            <w:r>
              <w:t>.submitAgentAction</w:t>
            </w:r>
          </w:p>
        </w:tc>
        <w:tc>
          <w:tcPr>
            <w:tcW w:w="730" w:type="pct"/>
          </w:tcPr>
          <w:p w14:paraId="48665E92" w14:textId="6725657F" w:rsidR="00EC576E" w:rsidRDefault="00533EB6" w:rsidP="001B11E3">
            <w:pPr>
              <w:keepNext/>
              <w:keepLines/>
              <w:jc w:val="left"/>
            </w:pPr>
            <w:r>
              <w:t>165, 200</w:t>
            </w:r>
          </w:p>
        </w:tc>
        <w:tc>
          <w:tcPr>
            <w:tcW w:w="1512" w:type="pct"/>
          </w:tcPr>
          <w:p w14:paraId="52FAFB15" w14:textId="63407590" w:rsidR="00713970" w:rsidRDefault="0089049A" w:rsidP="001B11E3">
            <w:pPr>
              <w:keepNext/>
              <w:keepLines/>
              <w:jc w:val="left"/>
            </w:pPr>
            <w:r>
              <w:t>Current Agent Object</w:t>
            </w:r>
            <w:r w:rsidR="00713970">
              <w:br/>
              <w:t>T</w:t>
            </w:r>
            <w:r>
              <w:t>uple</w:t>
            </w:r>
            <w:r w:rsidR="00713970">
              <w:t xml:space="preserve"> composed of</w:t>
            </w:r>
          </w:p>
          <w:p w14:paraId="1A46D664" w14:textId="63C335FC" w:rsidR="00EC576E" w:rsidRDefault="00713970" w:rsidP="001B11E3">
            <w:pPr>
              <w:keepNext/>
              <w:keepLines/>
              <w:jc w:val="left"/>
            </w:pPr>
            <w:r>
              <w:t>(</w:t>
            </w:r>
            <w:r w:rsidR="0089049A">
              <w:t>fromNode</w:t>
            </w:r>
            <w:r>
              <w:t xml:space="preserve">, </w:t>
            </w:r>
            <w:r w:rsidR="0089049A">
              <w:t>toNode</w:t>
            </w:r>
            <w:r>
              <w:t>)</w:t>
            </w:r>
          </w:p>
        </w:tc>
        <w:tc>
          <w:tcPr>
            <w:tcW w:w="1249" w:type="pct"/>
          </w:tcPr>
          <w:p w14:paraId="2A9B7B84" w14:textId="77293F40" w:rsidR="00EC576E" w:rsidRDefault="0089049A" w:rsidP="001B11E3">
            <w:pPr>
              <w:keepNext/>
              <w:keepLines/>
              <w:jc w:val="left"/>
            </w:pPr>
            <w:r>
              <w:t>Validity Code</w:t>
            </w:r>
          </w:p>
        </w:tc>
      </w:tr>
      <w:tr w:rsidR="00713970" w14:paraId="4E137DA1" w14:textId="77777777" w:rsidTr="00713970">
        <w:tc>
          <w:tcPr>
            <w:tcW w:w="1509" w:type="pct"/>
          </w:tcPr>
          <w:p w14:paraId="50F68B9B" w14:textId="6C72BC7C" w:rsidR="00EC576E" w:rsidRDefault="00634A19" w:rsidP="001B11E3">
            <w:pPr>
              <w:keepNext/>
              <w:keepLines/>
              <w:jc w:val="left"/>
            </w:pPr>
            <w:r>
              <w:t>.checkAgentCollisions</w:t>
            </w:r>
          </w:p>
        </w:tc>
        <w:tc>
          <w:tcPr>
            <w:tcW w:w="730" w:type="pct"/>
          </w:tcPr>
          <w:p w14:paraId="1D56A5BB" w14:textId="57E41A01" w:rsidR="00EC576E" w:rsidRDefault="00634A19" w:rsidP="001B11E3">
            <w:pPr>
              <w:keepNext/>
              <w:keepLines/>
              <w:jc w:val="left"/>
            </w:pPr>
            <w:r>
              <w:t>208</w:t>
            </w:r>
          </w:p>
        </w:tc>
        <w:tc>
          <w:tcPr>
            <w:tcW w:w="1512" w:type="pct"/>
          </w:tcPr>
          <w:p w14:paraId="2020CA68" w14:textId="54F86D4E" w:rsidR="00EC576E" w:rsidRDefault="00634A19" w:rsidP="001B11E3">
            <w:pPr>
              <w:keepNext/>
              <w:keepLines/>
              <w:jc w:val="left"/>
            </w:pPr>
            <w:r>
              <w:t>None</w:t>
            </w:r>
          </w:p>
        </w:tc>
        <w:tc>
          <w:tcPr>
            <w:tcW w:w="1249" w:type="pct"/>
          </w:tcPr>
          <w:p w14:paraId="2501B899" w14:textId="3F6B0B47" w:rsidR="00EC576E" w:rsidRDefault="00634A19" w:rsidP="001B11E3">
            <w:pPr>
              <w:keepNext/>
              <w:keepLines/>
              <w:jc w:val="left"/>
            </w:pPr>
            <w:r>
              <w:t>Conflict count or dict</w:t>
            </w:r>
          </w:p>
        </w:tc>
      </w:tr>
      <w:tr w:rsidR="00713970" w14:paraId="49D9FD2F" w14:textId="77777777" w:rsidTr="00713970">
        <w:tc>
          <w:tcPr>
            <w:tcW w:w="1509" w:type="pct"/>
          </w:tcPr>
          <w:p w14:paraId="5CC75E3B" w14:textId="29FC8E19" w:rsidR="00EC576E" w:rsidRDefault="00634A19" w:rsidP="001B11E3">
            <w:pPr>
              <w:keepNext/>
              <w:keepLines/>
              <w:jc w:val="left"/>
            </w:pPr>
            <w:r>
              <w:t>.getCurrentPriorityOrder</w:t>
            </w:r>
          </w:p>
        </w:tc>
        <w:tc>
          <w:tcPr>
            <w:tcW w:w="730" w:type="pct"/>
          </w:tcPr>
          <w:p w14:paraId="6776E7FB" w14:textId="14FCBD0B" w:rsidR="00EC576E" w:rsidRDefault="00634A19" w:rsidP="001B11E3">
            <w:pPr>
              <w:keepNext/>
              <w:keepLines/>
              <w:jc w:val="left"/>
            </w:pPr>
            <w:r>
              <w:t>259</w:t>
            </w:r>
          </w:p>
        </w:tc>
        <w:tc>
          <w:tcPr>
            <w:tcW w:w="1512" w:type="pct"/>
          </w:tcPr>
          <w:p w14:paraId="57AE6D43" w14:textId="49F944AF" w:rsidR="00EC576E" w:rsidRDefault="00634A19" w:rsidP="001B11E3">
            <w:pPr>
              <w:keepNext/>
              <w:keepLines/>
              <w:jc w:val="left"/>
            </w:pPr>
            <w:r>
              <w:t>None</w:t>
            </w:r>
          </w:p>
        </w:tc>
        <w:tc>
          <w:tcPr>
            <w:tcW w:w="1249" w:type="pct"/>
          </w:tcPr>
          <w:p w14:paraId="59A27E74" w14:textId="437760EC" w:rsidR="00EC576E" w:rsidRDefault="00634A19" w:rsidP="001B11E3">
            <w:pPr>
              <w:keepNext/>
              <w:keepLines/>
              <w:jc w:val="left"/>
            </w:pPr>
            <w:r>
              <w:t>Sorted list of agent IDs</w:t>
            </w:r>
          </w:p>
        </w:tc>
      </w:tr>
      <w:tr w:rsidR="00713970" w14:paraId="4FAD645D" w14:textId="77777777" w:rsidTr="00713970">
        <w:tc>
          <w:tcPr>
            <w:tcW w:w="1509" w:type="pct"/>
          </w:tcPr>
          <w:p w14:paraId="4AD2D422" w14:textId="5FD2CAB2" w:rsidR="00EC576E" w:rsidRDefault="00634A19" w:rsidP="001B11E3">
            <w:pPr>
              <w:keepNext/>
              <w:keepLines/>
              <w:jc w:val="left"/>
            </w:pPr>
            <w:r>
              <w:t>.setCurrentPriorityOrder</w:t>
            </w:r>
          </w:p>
        </w:tc>
        <w:tc>
          <w:tcPr>
            <w:tcW w:w="730" w:type="pct"/>
          </w:tcPr>
          <w:p w14:paraId="1520F0F3" w14:textId="7B894B85" w:rsidR="00EC576E" w:rsidRDefault="00634A19" w:rsidP="001B11E3">
            <w:pPr>
              <w:keepNext/>
              <w:keepLines/>
              <w:jc w:val="left"/>
            </w:pPr>
            <w:r>
              <w:t>262</w:t>
            </w:r>
          </w:p>
        </w:tc>
        <w:tc>
          <w:tcPr>
            <w:tcW w:w="1512" w:type="pct"/>
          </w:tcPr>
          <w:p w14:paraId="2BC85087" w14:textId="0F46F5E2" w:rsidR="00EC576E" w:rsidRDefault="00634A19" w:rsidP="001B11E3">
            <w:pPr>
              <w:keepNext/>
              <w:keepLines/>
              <w:jc w:val="left"/>
            </w:pPr>
            <w:r>
              <w:t>List</w:t>
            </w:r>
          </w:p>
        </w:tc>
        <w:tc>
          <w:tcPr>
            <w:tcW w:w="1249" w:type="pct"/>
          </w:tcPr>
          <w:p w14:paraId="3EC61200" w14:textId="459276ED" w:rsidR="00EC576E" w:rsidRDefault="00634A19" w:rsidP="001B11E3">
            <w:pPr>
              <w:keepNext/>
              <w:keepLines/>
              <w:jc w:val="left"/>
            </w:pPr>
            <w:r>
              <w:t>None</w:t>
            </w:r>
          </w:p>
        </w:tc>
      </w:tr>
    </w:tbl>
    <w:p w14:paraId="6FC2F904" w14:textId="77777777" w:rsidR="00EC576E" w:rsidRDefault="00EC576E" w:rsidP="001B11E3">
      <w:pPr>
        <w:jc w:val="left"/>
      </w:pPr>
    </w:p>
    <w:p w14:paraId="3A8A8385" w14:textId="6FBB1D81" w:rsidR="00225929" w:rsidRPr="00225929" w:rsidRDefault="00634A19" w:rsidP="001B11E3">
      <w:pPr>
        <w:pStyle w:val="Caption"/>
        <w:keepNext/>
        <w:spacing w:after="0"/>
        <w:jc w:val="left"/>
        <w:rPr>
          <w:vanish/>
          <w:specVanish/>
        </w:rPr>
      </w:pPr>
      <w:bookmarkStart w:id="172" w:name="_Ref151336566"/>
      <w:bookmarkStart w:id="173" w:name="_Toc151828262"/>
      <w:r w:rsidRPr="00634A19">
        <w:rPr>
          <w:b/>
          <w:bCs/>
        </w:rPr>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3667A2">
        <w:rPr>
          <w:b/>
          <w:bCs/>
          <w:noProof/>
        </w:rPr>
        <w:t>12</w:t>
      </w:r>
      <w:r w:rsidRPr="00634A19">
        <w:rPr>
          <w:b/>
          <w:bCs/>
        </w:rPr>
        <w:fldChar w:fldCharType="end"/>
      </w:r>
      <w:bookmarkEnd w:id="172"/>
      <w:r w:rsidRPr="00634A19">
        <w:rPr>
          <w:b/>
          <w:bCs/>
        </w:rPr>
        <w:t>:</w:t>
      </w:r>
      <w:r>
        <w:t xml:space="preserve"> Manager script required functions.</w:t>
      </w:r>
      <w:bookmarkEnd w:id="173"/>
    </w:p>
    <w:p w14:paraId="1017948D" w14:textId="2EBD985A" w:rsidR="00634A19" w:rsidRDefault="00634A19" w:rsidP="001B11E3">
      <w:pPr>
        <w:pStyle w:val="Caption"/>
        <w:keepNext/>
        <w:spacing w:after="0"/>
        <w:jc w:val="left"/>
      </w:pPr>
      <w:r>
        <w:t xml:space="preserve"> Call lines relative to this appendix.</w:t>
      </w:r>
    </w:p>
    <w:tbl>
      <w:tblPr>
        <w:tblStyle w:val="TableGrid"/>
        <w:tblW w:w="5000" w:type="pct"/>
        <w:tblLook w:val="04A0" w:firstRow="1" w:lastRow="0" w:firstColumn="1" w:lastColumn="0" w:noHBand="0" w:noVBand="1"/>
      </w:tblPr>
      <w:tblGrid>
        <w:gridCol w:w="2590"/>
        <w:gridCol w:w="1295"/>
        <w:gridCol w:w="2591"/>
        <w:gridCol w:w="2154"/>
      </w:tblGrid>
      <w:tr w:rsidR="00713970" w14:paraId="349D485D" w14:textId="77777777" w:rsidTr="00713970">
        <w:tc>
          <w:tcPr>
            <w:tcW w:w="1501" w:type="pct"/>
          </w:tcPr>
          <w:p w14:paraId="6A9E83C7" w14:textId="77777777" w:rsidR="00EC576E" w:rsidRPr="00337E71" w:rsidRDefault="00EC576E" w:rsidP="001B11E3">
            <w:pPr>
              <w:keepNext/>
              <w:keepLines/>
              <w:jc w:val="left"/>
              <w:rPr>
                <w:b/>
                <w:bCs/>
              </w:rPr>
            </w:pPr>
            <w:r w:rsidRPr="00337E71">
              <w:rPr>
                <w:b/>
                <w:bCs/>
              </w:rPr>
              <w:t>Function Name</w:t>
            </w:r>
          </w:p>
        </w:tc>
        <w:tc>
          <w:tcPr>
            <w:tcW w:w="750" w:type="pct"/>
          </w:tcPr>
          <w:p w14:paraId="5E32551E" w14:textId="77777777" w:rsidR="00EC576E" w:rsidRPr="00337E71" w:rsidRDefault="00EC576E" w:rsidP="001B11E3">
            <w:pPr>
              <w:keepNext/>
              <w:keepLines/>
              <w:jc w:val="left"/>
              <w:rPr>
                <w:b/>
                <w:bCs/>
              </w:rPr>
            </w:pPr>
            <w:r w:rsidRPr="00337E71">
              <w:rPr>
                <w:b/>
                <w:bCs/>
              </w:rPr>
              <w:t>Call lines</w:t>
            </w:r>
          </w:p>
        </w:tc>
        <w:tc>
          <w:tcPr>
            <w:tcW w:w="1501" w:type="pct"/>
          </w:tcPr>
          <w:p w14:paraId="4BF838FD" w14:textId="77777777" w:rsidR="00EC576E" w:rsidRPr="00337E71" w:rsidRDefault="00EC576E" w:rsidP="001B11E3">
            <w:pPr>
              <w:keepNext/>
              <w:keepLines/>
              <w:jc w:val="left"/>
              <w:rPr>
                <w:b/>
                <w:bCs/>
              </w:rPr>
            </w:pPr>
            <w:r w:rsidRPr="00337E71">
              <w:rPr>
                <w:b/>
                <w:bCs/>
              </w:rPr>
              <w:t>Arguments</w:t>
            </w:r>
          </w:p>
        </w:tc>
        <w:tc>
          <w:tcPr>
            <w:tcW w:w="1249" w:type="pct"/>
          </w:tcPr>
          <w:p w14:paraId="0CAF1AA1" w14:textId="77777777" w:rsidR="00EC576E" w:rsidRPr="00337E71" w:rsidRDefault="00EC576E" w:rsidP="001B11E3">
            <w:pPr>
              <w:keepNext/>
              <w:keepLines/>
              <w:jc w:val="left"/>
              <w:rPr>
                <w:b/>
                <w:bCs/>
              </w:rPr>
            </w:pPr>
            <w:r w:rsidRPr="00337E71">
              <w:rPr>
                <w:b/>
                <w:bCs/>
              </w:rPr>
              <w:t>Return Values</w:t>
            </w:r>
          </w:p>
        </w:tc>
      </w:tr>
      <w:tr w:rsidR="00713970" w14:paraId="64017BAD" w14:textId="77777777" w:rsidTr="00713970">
        <w:tc>
          <w:tcPr>
            <w:tcW w:w="1501" w:type="pct"/>
          </w:tcPr>
          <w:p w14:paraId="10EDE244" w14:textId="44FD7B12" w:rsidR="00EC576E" w:rsidRDefault="00634A19" w:rsidP="001B11E3">
            <w:pPr>
              <w:keepNext/>
              <w:keepLines/>
              <w:jc w:val="left"/>
            </w:pPr>
            <w:r>
              <w:t>.updateSimulationDepth</w:t>
            </w:r>
          </w:p>
        </w:tc>
        <w:tc>
          <w:tcPr>
            <w:tcW w:w="750" w:type="pct"/>
          </w:tcPr>
          <w:p w14:paraId="110E1350" w14:textId="73396192" w:rsidR="00EC576E" w:rsidRDefault="00634A19" w:rsidP="001B11E3">
            <w:pPr>
              <w:keepNext/>
              <w:keepLines/>
              <w:jc w:val="left"/>
            </w:pPr>
            <w:r>
              <w:t>257</w:t>
            </w:r>
          </w:p>
        </w:tc>
        <w:tc>
          <w:tcPr>
            <w:tcW w:w="1501" w:type="pct"/>
          </w:tcPr>
          <w:p w14:paraId="640797E9" w14:textId="22A08556" w:rsidR="00EC576E" w:rsidRDefault="00634A19" w:rsidP="001B11E3">
            <w:pPr>
              <w:keepNext/>
              <w:keepLines/>
              <w:jc w:val="left"/>
            </w:pPr>
            <w:r>
              <w:t>Next timestep</w:t>
            </w:r>
          </w:p>
        </w:tc>
        <w:tc>
          <w:tcPr>
            <w:tcW w:w="1249" w:type="pct"/>
          </w:tcPr>
          <w:p w14:paraId="125BBA29" w14:textId="411998A9" w:rsidR="00EC576E" w:rsidRDefault="00634A19" w:rsidP="001B11E3">
            <w:pPr>
              <w:keepNext/>
              <w:keepLines/>
              <w:jc w:val="left"/>
            </w:pPr>
            <w:r>
              <w:t>None</w:t>
            </w:r>
          </w:p>
        </w:tc>
      </w:tr>
    </w:tbl>
    <w:p w14:paraId="45F459F1" w14:textId="77777777" w:rsidR="00713970" w:rsidRPr="00DE7DAF" w:rsidRDefault="00713970" w:rsidP="00C077A7"/>
    <w:p w14:paraId="66627B76" w14:textId="77777777" w:rsidR="00F07A82" w:rsidRDefault="00F07A82" w:rsidP="00C077A7">
      <w:pPr>
        <w:rPr>
          <w:b/>
          <w:bCs/>
        </w:rPr>
      </w:pPr>
    </w:p>
    <w:p w14:paraId="1545F335" w14:textId="5F597555" w:rsidR="00DE7DAF" w:rsidRPr="0021536D" w:rsidRDefault="00DE7DAF" w:rsidP="00C077A7">
      <w:pPr>
        <w:rPr>
          <w:b/>
          <w:bCs/>
        </w:rPr>
        <w:sectPr w:rsidR="00DE7DAF" w:rsidRPr="0021536D" w:rsidSect="004F56DA">
          <w:pgSz w:w="12240" w:h="15840"/>
          <w:pgMar w:top="2160" w:right="1440" w:bottom="1440" w:left="2160" w:header="1440" w:footer="1440" w:gutter="0"/>
          <w:cols w:space="720"/>
          <w:docGrid w:linePitch="360"/>
        </w:sectPr>
      </w:pPr>
    </w:p>
    <w:p w14:paraId="5D1FD11C" w14:textId="010A7E25" w:rsidR="0027084E" w:rsidRDefault="0027084E" w:rsidP="0027084E">
      <w:pPr>
        <w:pStyle w:val="Heading1"/>
        <w:spacing w:line="480" w:lineRule="auto"/>
      </w:pPr>
      <w:bookmarkStart w:id="174" w:name="_Toc151829368"/>
      <w:r>
        <w:lastRenderedPageBreak/>
        <w:t>Appendix C:</w:t>
      </w:r>
      <w:r>
        <w:br/>
        <w:t>Test Data Recreation</w:t>
      </w:r>
      <w:bookmarkEnd w:id="174"/>
    </w:p>
    <w:p w14:paraId="49FC25C5" w14:textId="7B679440" w:rsidR="0027084E" w:rsidRDefault="0027084E" w:rsidP="0027084E">
      <w:r>
        <w:t>The operation of FleetBench is a highly deterministic process. Following the simulation setting information provided in Chapter 5 for each of the three test cases, the data may reproduced using provided files. However, the task of generating these files has not been thoroughly explained and will be here.</w:t>
      </w:r>
    </w:p>
    <w:p w14:paraId="14D008D7" w14:textId="4EAB79BC" w:rsidR="0027084E" w:rsidRDefault="0027084E" w:rsidP="009956BE">
      <w:pPr>
        <w:pStyle w:val="Heading3"/>
        <w:spacing w:line="240" w:lineRule="auto"/>
      </w:pPr>
      <w:bookmarkStart w:id="175" w:name="_Toc151829369"/>
      <w:r>
        <w:t>Map Files</w:t>
      </w:r>
      <w:bookmarkEnd w:id="175"/>
    </w:p>
    <w:p w14:paraId="442B0567" w14:textId="74309E6E" w:rsidR="00EC6254" w:rsidRDefault="0027084E" w:rsidP="0027084E">
      <w:r>
        <w:t xml:space="preserve">Fundamentally, the map file </w:t>
      </w:r>
      <w:r w:rsidR="00397769">
        <w:t xml:space="preserve">generated by GraphRendering for use in FleetBench </w:t>
      </w:r>
      <w:r>
        <w:t xml:space="preserve">is a </w:t>
      </w:r>
      <w:r w:rsidRPr="0027084E">
        <w:rPr>
          <w:rStyle w:val="CodeChar"/>
        </w:rPr>
        <w:t>.json</w:t>
      </w:r>
      <w:r w:rsidRPr="0027084E">
        <w:t xml:space="preserve"> </w:t>
      </w:r>
      <w:r>
        <w:t>file which stores information about the selected tiles</w:t>
      </w:r>
      <w:r w:rsidR="00397769">
        <w:t>.</w:t>
      </w:r>
      <w:r w:rsidR="00EC6254">
        <w:t xml:space="preserve"> Information about this file’s format and how it is used by FleetBench can be found in Appendix </w:t>
      </w:r>
      <w:r w:rsidR="000C5AA4">
        <w:t>D.</w:t>
      </w:r>
    </w:p>
    <w:p w14:paraId="51655539" w14:textId="7CFD58E9" w:rsidR="000C5AA4" w:rsidRDefault="000C5AA4" w:rsidP="0027084E">
      <w:r>
        <w:t xml:space="preserve">The map files used in the experiments of Chapter 5 are provided as part of the code repository for this work. Direct access is provided in </w:t>
      </w:r>
      <w:r>
        <w:fldChar w:fldCharType="begin"/>
      </w:r>
      <w:r>
        <w:instrText xml:space="preserve"> REF _Ref151305721 \h </w:instrText>
      </w:r>
      <w:r>
        <w:fldChar w:fldCharType="separate"/>
      </w:r>
      <w:r w:rsidR="003667A2" w:rsidRPr="000C5AA4">
        <w:rPr>
          <w:b/>
          <w:bCs/>
        </w:rPr>
        <w:t xml:space="preserve">Table </w:t>
      </w:r>
      <w:r w:rsidR="003667A2">
        <w:rPr>
          <w:b/>
          <w:bCs/>
          <w:noProof/>
        </w:rPr>
        <w:t>13</w:t>
      </w:r>
      <w:r>
        <w:fldChar w:fldCharType="end"/>
      </w:r>
      <w:r>
        <w:t>.</w:t>
      </w:r>
    </w:p>
    <w:p w14:paraId="3790C138" w14:textId="706ECBFA" w:rsidR="000C5AA4" w:rsidRDefault="000C5AA4" w:rsidP="000C5AA4">
      <w:pPr>
        <w:pStyle w:val="Caption"/>
        <w:keepNext/>
      </w:pPr>
      <w:bookmarkStart w:id="176" w:name="_Ref151305721"/>
      <w:bookmarkStart w:id="177" w:name="_Toc151828263"/>
      <w:r w:rsidRPr="000C5AA4">
        <w:rPr>
          <w:b/>
          <w:bCs/>
        </w:rPr>
        <w:t xml:space="preserve">Table </w:t>
      </w:r>
      <w:r w:rsidRPr="000C5AA4">
        <w:rPr>
          <w:b/>
          <w:bCs/>
        </w:rPr>
        <w:fldChar w:fldCharType="begin"/>
      </w:r>
      <w:r w:rsidRPr="000C5AA4">
        <w:rPr>
          <w:b/>
          <w:bCs/>
        </w:rPr>
        <w:instrText xml:space="preserve"> SEQ Table \* ARABIC </w:instrText>
      </w:r>
      <w:r w:rsidRPr="000C5AA4">
        <w:rPr>
          <w:b/>
          <w:bCs/>
        </w:rPr>
        <w:fldChar w:fldCharType="separate"/>
      </w:r>
      <w:r w:rsidR="003667A2">
        <w:rPr>
          <w:b/>
          <w:bCs/>
          <w:noProof/>
        </w:rPr>
        <w:t>13</w:t>
      </w:r>
      <w:r w:rsidRPr="000C5AA4">
        <w:rPr>
          <w:b/>
          <w:bCs/>
        </w:rPr>
        <w:fldChar w:fldCharType="end"/>
      </w:r>
      <w:bookmarkEnd w:id="176"/>
      <w:r w:rsidRPr="000C5AA4">
        <w:rPr>
          <w:b/>
          <w:bCs/>
        </w:rPr>
        <w:t>:</w:t>
      </w:r>
      <w:r>
        <w:t xml:space="preserve"> Test case map file access locations.</w:t>
      </w:r>
      <w:bookmarkEnd w:id="177"/>
    </w:p>
    <w:tbl>
      <w:tblPr>
        <w:tblStyle w:val="TableGrid"/>
        <w:tblW w:w="0" w:type="auto"/>
        <w:tblLook w:val="04A0" w:firstRow="1" w:lastRow="0" w:firstColumn="1" w:lastColumn="0" w:noHBand="0" w:noVBand="1"/>
      </w:tblPr>
      <w:tblGrid>
        <w:gridCol w:w="1165"/>
        <w:gridCol w:w="7465"/>
      </w:tblGrid>
      <w:tr w:rsidR="000C5AA4" w14:paraId="4A56C423" w14:textId="77777777" w:rsidTr="000C5AA4">
        <w:tc>
          <w:tcPr>
            <w:tcW w:w="1165" w:type="dxa"/>
          </w:tcPr>
          <w:p w14:paraId="5120288D" w14:textId="2C12E791" w:rsidR="000C5AA4" w:rsidRDefault="000C5AA4" w:rsidP="0027084E">
            <w:r>
              <w:t>Case 1</w:t>
            </w:r>
          </w:p>
        </w:tc>
        <w:tc>
          <w:tcPr>
            <w:tcW w:w="7465" w:type="dxa"/>
          </w:tcPr>
          <w:p w14:paraId="59C0890E" w14:textId="5ED5E581" w:rsidR="000C5AA4" w:rsidRDefault="000C5AA4" w:rsidP="0027084E">
            <w:r>
              <w:t>[</w:t>
            </w:r>
            <w:r w:rsidR="00F70276">
              <w:t xml:space="preserve">link to </w:t>
            </w:r>
            <w:r>
              <w:t>map file 1]</w:t>
            </w:r>
          </w:p>
        </w:tc>
      </w:tr>
      <w:tr w:rsidR="000C5AA4" w14:paraId="10959591" w14:textId="77777777" w:rsidTr="000C5AA4">
        <w:tc>
          <w:tcPr>
            <w:tcW w:w="1165" w:type="dxa"/>
          </w:tcPr>
          <w:p w14:paraId="6A8D0D0A" w14:textId="0380C6CC" w:rsidR="000C5AA4" w:rsidRDefault="000C5AA4" w:rsidP="0027084E">
            <w:r>
              <w:t>Case 2</w:t>
            </w:r>
          </w:p>
        </w:tc>
        <w:tc>
          <w:tcPr>
            <w:tcW w:w="7465" w:type="dxa"/>
          </w:tcPr>
          <w:p w14:paraId="403A1DCA" w14:textId="3E98AE96" w:rsidR="000C5AA4" w:rsidRDefault="000C5AA4" w:rsidP="0027084E">
            <w:r>
              <w:t>[</w:t>
            </w:r>
            <w:r w:rsidR="00F70276">
              <w:t xml:space="preserve">link to </w:t>
            </w:r>
            <w:r>
              <w:t>map file 2]</w:t>
            </w:r>
          </w:p>
        </w:tc>
      </w:tr>
      <w:tr w:rsidR="000C5AA4" w14:paraId="03B97A13" w14:textId="77777777" w:rsidTr="000C5AA4">
        <w:tc>
          <w:tcPr>
            <w:tcW w:w="1165" w:type="dxa"/>
          </w:tcPr>
          <w:p w14:paraId="32470A3A" w14:textId="60DF5244" w:rsidR="000C5AA4" w:rsidRDefault="000C5AA4" w:rsidP="0027084E">
            <w:r>
              <w:t>Case 3</w:t>
            </w:r>
          </w:p>
        </w:tc>
        <w:tc>
          <w:tcPr>
            <w:tcW w:w="7465" w:type="dxa"/>
          </w:tcPr>
          <w:p w14:paraId="6A60195A" w14:textId="41D936DB" w:rsidR="000C5AA4" w:rsidRDefault="000C5AA4" w:rsidP="0027084E">
            <w:r>
              <w:t>[</w:t>
            </w:r>
            <w:r w:rsidR="00F70276">
              <w:t xml:space="preserve">link to </w:t>
            </w:r>
            <w:r>
              <w:t>map file 3]</w:t>
            </w:r>
          </w:p>
        </w:tc>
      </w:tr>
    </w:tbl>
    <w:p w14:paraId="1DDD9B49" w14:textId="77777777" w:rsidR="000C5AA4" w:rsidRDefault="000C5AA4" w:rsidP="0027084E"/>
    <w:p w14:paraId="78C53594" w14:textId="0EEEF456" w:rsidR="000C5AA4" w:rsidRDefault="000C5AA4" w:rsidP="000C5AA4">
      <w:pPr>
        <w:pStyle w:val="Heading3"/>
        <w:spacing w:line="240" w:lineRule="auto"/>
      </w:pPr>
      <w:bookmarkStart w:id="178" w:name="_Toc151829370"/>
      <w:r>
        <w:t>Task Schedule Files</w:t>
      </w:r>
      <w:bookmarkEnd w:id="178"/>
    </w:p>
    <w:p w14:paraId="70344E1B" w14:textId="7FE15C41" w:rsidR="000C5AA4" w:rsidRDefault="00166F5D" w:rsidP="000C5AA4">
      <w:r>
        <w:t>Task schedules are generated by and submitted to FleetBench as comma-separated value files. The first row is a set of header data which is only used to verify the format of the file</w:t>
      </w:r>
      <w:r w:rsidR="00F70276">
        <w:t xml:space="preserve"> and must be present</w:t>
      </w:r>
      <w:r>
        <w:t>. Each row of data represents enough information to define a task. Information about this file’s format and how it is used by FleetBench can be found in Appendix E.</w:t>
      </w:r>
    </w:p>
    <w:p w14:paraId="0C4A0DAA" w14:textId="0741CBD8" w:rsidR="00166F5D" w:rsidRDefault="00166F5D" w:rsidP="000C5AA4">
      <w:r>
        <w:t xml:space="preserve">The task schedule files used in the experiments of Chapter 5 are provided as part of the code repository for this work. Direct access is provided in </w:t>
      </w:r>
      <w:r>
        <w:fldChar w:fldCharType="begin"/>
      </w:r>
      <w:r>
        <w:instrText xml:space="preserve"> REF _Ref151306228 \h </w:instrText>
      </w:r>
      <w:r>
        <w:fldChar w:fldCharType="separate"/>
      </w:r>
      <w:r w:rsidR="003667A2" w:rsidRPr="00166F5D">
        <w:rPr>
          <w:b/>
          <w:bCs/>
        </w:rPr>
        <w:t xml:space="preserve">Table </w:t>
      </w:r>
      <w:r w:rsidR="003667A2">
        <w:rPr>
          <w:b/>
          <w:bCs/>
          <w:noProof/>
        </w:rPr>
        <w:t>14</w:t>
      </w:r>
      <w:r>
        <w:fldChar w:fldCharType="end"/>
      </w:r>
      <w:r>
        <w:t>.</w:t>
      </w:r>
    </w:p>
    <w:p w14:paraId="45203B87" w14:textId="439D0061" w:rsidR="00166F5D" w:rsidRDefault="00166F5D" w:rsidP="00166F5D">
      <w:pPr>
        <w:pStyle w:val="Caption"/>
        <w:keepNext/>
      </w:pPr>
      <w:bookmarkStart w:id="179" w:name="_Ref151306228"/>
      <w:bookmarkStart w:id="180" w:name="_Toc151828264"/>
      <w:r w:rsidRPr="00166F5D">
        <w:rPr>
          <w:b/>
          <w:bCs/>
        </w:rPr>
        <w:t xml:space="preserve">Table </w:t>
      </w:r>
      <w:r w:rsidRPr="00166F5D">
        <w:rPr>
          <w:b/>
          <w:bCs/>
        </w:rPr>
        <w:fldChar w:fldCharType="begin"/>
      </w:r>
      <w:r w:rsidRPr="00166F5D">
        <w:rPr>
          <w:b/>
          <w:bCs/>
        </w:rPr>
        <w:instrText xml:space="preserve"> SEQ Table \* ARABIC </w:instrText>
      </w:r>
      <w:r w:rsidRPr="00166F5D">
        <w:rPr>
          <w:b/>
          <w:bCs/>
        </w:rPr>
        <w:fldChar w:fldCharType="separate"/>
      </w:r>
      <w:r w:rsidR="003667A2">
        <w:rPr>
          <w:b/>
          <w:bCs/>
          <w:noProof/>
        </w:rPr>
        <w:t>14</w:t>
      </w:r>
      <w:r w:rsidRPr="00166F5D">
        <w:rPr>
          <w:b/>
          <w:bCs/>
        </w:rPr>
        <w:fldChar w:fldCharType="end"/>
      </w:r>
      <w:bookmarkEnd w:id="179"/>
      <w:r w:rsidRPr="00166F5D">
        <w:rPr>
          <w:b/>
          <w:bCs/>
        </w:rPr>
        <w:t>:</w:t>
      </w:r>
      <w:r>
        <w:t xml:space="preserve"> Test case task schedule file access locations.</w:t>
      </w:r>
      <w:bookmarkEnd w:id="180"/>
    </w:p>
    <w:tbl>
      <w:tblPr>
        <w:tblStyle w:val="TableGrid"/>
        <w:tblW w:w="0" w:type="auto"/>
        <w:tblLook w:val="04A0" w:firstRow="1" w:lastRow="0" w:firstColumn="1" w:lastColumn="0" w:noHBand="0" w:noVBand="1"/>
      </w:tblPr>
      <w:tblGrid>
        <w:gridCol w:w="1165"/>
        <w:gridCol w:w="7465"/>
      </w:tblGrid>
      <w:tr w:rsidR="00166F5D" w14:paraId="27F4707C" w14:textId="77777777" w:rsidTr="00166F5D">
        <w:tc>
          <w:tcPr>
            <w:tcW w:w="1165" w:type="dxa"/>
          </w:tcPr>
          <w:p w14:paraId="7468F896" w14:textId="0B9B8FD2" w:rsidR="00166F5D" w:rsidRDefault="00166F5D" w:rsidP="000C5AA4">
            <w:r>
              <w:t>Case 1</w:t>
            </w:r>
          </w:p>
        </w:tc>
        <w:tc>
          <w:tcPr>
            <w:tcW w:w="7465" w:type="dxa"/>
          </w:tcPr>
          <w:p w14:paraId="7A158DF9" w14:textId="242909AC" w:rsidR="00166F5D" w:rsidRDefault="00166F5D" w:rsidP="000C5AA4">
            <w:r>
              <w:t>[</w:t>
            </w:r>
            <w:r w:rsidR="00F70276">
              <w:t xml:space="preserve">link to </w:t>
            </w:r>
            <w:r>
              <w:t>task schedule 1]</w:t>
            </w:r>
          </w:p>
        </w:tc>
      </w:tr>
      <w:tr w:rsidR="00166F5D" w14:paraId="25E819AA" w14:textId="77777777" w:rsidTr="00166F5D">
        <w:tc>
          <w:tcPr>
            <w:tcW w:w="1165" w:type="dxa"/>
          </w:tcPr>
          <w:p w14:paraId="678C1598" w14:textId="1D13BD00" w:rsidR="00166F5D" w:rsidRDefault="00166F5D" w:rsidP="000C5AA4">
            <w:r>
              <w:t>Case 2</w:t>
            </w:r>
          </w:p>
        </w:tc>
        <w:tc>
          <w:tcPr>
            <w:tcW w:w="7465" w:type="dxa"/>
          </w:tcPr>
          <w:p w14:paraId="04254C2D" w14:textId="0556466E" w:rsidR="00166F5D" w:rsidRDefault="00166F5D" w:rsidP="000C5AA4">
            <w:r>
              <w:t>[</w:t>
            </w:r>
            <w:r w:rsidR="00F70276">
              <w:t xml:space="preserve">link to </w:t>
            </w:r>
            <w:r>
              <w:t>task schedule 2]</w:t>
            </w:r>
          </w:p>
        </w:tc>
      </w:tr>
      <w:tr w:rsidR="00166F5D" w14:paraId="3084D8C2" w14:textId="77777777" w:rsidTr="00166F5D">
        <w:tc>
          <w:tcPr>
            <w:tcW w:w="1165" w:type="dxa"/>
          </w:tcPr>
          <w:p w14:paraId="542D54E4" w14:textId="79DC637C" w:rsidR="00166F5D" w:rsidRDefault="00166F5D" w:rsidP="000C5AA4">
            <w:r>
              <w:t>Case 3</w:t>
            </w:r>
          </w:p>
        </w:tc>
        <w:tc>
          <w:tcPr>
            <w:tcW w:w="7465" w:type="dxa"/>
          </w:tcPr>
          <w:p w14:paraId="6A1E8944" w14:textId="68B848D2" w:rsidR="00166F5D" w:rsidRDefault="00166F5D" w:rsidP="000C5AA4">
            <w:r>
              <w:t>[</w:t>
            </w:r>
            <w:r w:rsidR="00F70276">
              <w:t xml:space="preserve">link to </w:t>
            </w:r>
            <w:r>
              <w:t>task schedule 3]</w:t>
            </w:r>
          </w:p>
        </w:tc>
      </w:tr>
    </w:tbl>
    <w:p w14:paraId="6EF310A8" w14:textId="77777777" w:rsidR="00166F5D" w:rsidRDefault="00166F5D" w:rsidP="000C5AA4"/>
    <w:p w14:paraId="09485AD4" w14:textId="1CF4193A" w:rsidR="00166F5D" w:rsidRDefault="00166F5D" w:rsidP="00166F5D">
      <w:pPr>
        <w:pStyle w:val="Heading3"/>
        <w:spacing w:line="240" w:lineRule="auto"/>
      </w:pPr>
      <w:bookmarkStart w:id="181" w:name="_Toc151829371"/>
      <w:r>
        <w:lastRenderedPageBreak/>
        <w:t>FleetBench Session Files</w:t>
      </w:r>
      <w:bookmarkEnd w:id="181"/>
    </w:p>
    <w:p w14:paraId="70859C5A" w14:textId="0EECC2E0" w:rsidR="00166F5D" w:rsidRDefault="00166F5D" w:rsidP="000C5AA4">
      <w:r>
        <w:t>Taken together with the configuration information in Chapter 5, the map files are enough to reconstruct the test conditions. Task schedules are selected at the simulation runtime. However, the placement of agents in the grid is also a potentially tedious task.</w:t>
      </w:r>
    </w:p>
    <w:p w14:paraId="19A2C956" w14:textId="33A3EDF5" w:rsidR="00166F5D" w:rsidRDefault="00166F5D" w:rsidP="000C5AA4">
      <w:r>
        <w:t xml:space="preserve">This information is saved by FleetBench whenever a session file is saved to disk. The session file is a binary file which cannot be directly read generated by the Python </w:t>
      </w:r>
      <w:r w:rsidRPr="00166F5D">
        <w:rPr>
          <w:rStyle w:val="CodeChar"/>
        </w:rPr>
        <w:t>pickle</w:t>
      </w:r>
      <w:r>
        <w:t xml:space="preserve"> library functions. This is done to simplify the act of saving the state of the system, but means the files are not replicable externally.</w:t>
      </w:r>
    </w:p>
    <w:p w14:paraId="44244779" w14:textId="21B6E358" w:rsidR="00166F5D" w:rsidRDefault="00166F5D" w:rsidP="000C5AA4">
      <w:r>
        <w:t xml:space="preserve">For convenience, the session files used when testing are provided with the source code in the repository for this work, and linked to in </w:t>
      </w:r>
      <w:r>
        <w:fldChar w:fldCharType="begin"/>
      </w:r>
      <w:r>
        <w:instrText xml:space="preserve"> REF _Ref151306487 \h </w:instrText>
      </w:r>
      <w:r>
        <w:fldChar w:fldCharType="separate"/>
      </w:r>
      <w:r w:rsidR="003667A2" w:rsidRPr="00166F5D">
        <w:rPr>
          <w:b/>
          <w:bCs/>
        </w:rPr>
        <w:t xml:space="preserve">Table </w:t>
      </w:r>
      <w:r w:rsidR="003667A2">
        <w:rPr>
          <w:b/>
          <w:bCs/>
          <w:noProof/>
        </w:rPr>
        <w:t>15</w:t>
      </w:r>
      <w:r>
        <w:fldChar w:fldCharType="end"/>
      </w:r>
      <w:r>
        <w:t>.</w:t>
      </w:r>
    </w:p>
    <w:p w14:paraId="65013457" w14:textId="587175AB" w:rsidR="00166F5D" w:rsidRDefault="00166F5D" w:rsidP="00166F5D">
      <w:pPr>
        <w:pStyle w:val="Caption"/>
        <w:keepNext/>
      </w:pPr>
      <w:bookmarkStart w:id="182" w:name="_Ref151306487"/>
      <w:bookmarkStart w:id="183" w:name="_Toc151828265"/>
      <w:r w:rsidRPr="00166F5D">
        <w:rPr>
          <w:b/>
          <w:bCs/>
        </w:rPr>
        <w:t xml:space="preserve">Table </w:t>
      </w:r>
      <w:r w:rsidRPr="00166F5D">
        <w:rPr>
          <w:b/>
          <w:bCs/>
        </w:rPr>
        <w:fldChar w:fldCharType="begin"/>
      </w:r>
      <w:r w:rsidRPr="00166F5D">
        <w:rPr>
          <w:b/>
          <w:bCs/>
        </w:rPr>
        <w:instrText xml:space="preserve"> SEQ Table \* ARABIC </w:instrText>
      </w:r>
      <w:r w:rsidRPr="00166F5D">
        <w:rPr>
          <w:b/>
          <w:bCs/>
        </w:rPr>
        <w:fldChar w:fldCharType="separate"/>
      </w:r>
      <w:r w:rsidR="003667A2">
        <w:rPr>
          <w:b/>
          <w:bCs/>
          <w:noProof/>
        </w:rPr>
        <w:t>15</w:t>
      </w:r>
      <w:r w:rsidRPr="00166F5D">
        <w:rPr>
          <w:b/>
          <w:bCs/>
        </w:rPr>
        <w:fldChar w:fldCharType="end"/>
      </w:r>
      <w:bookmarkEnd w:id="182"/>
      <w:r w:rsidRPr="00166F5D">
        <w:rPr>
          <w:b/>
          <w:bCs/>
        </w:rPr>
        <w:t>:</w:t>
      </w:r>
      <w:r>
        <w:t xml:space="preserve"> FleetBench test case session file access locations.</w:t>
      </w:r>
      <w:bookmarkEnd w:id="183"/>
    </w:p>
    <w:tbl>
      <w:tblPr>
        <w:tblStyle w:val="TableGrid"/>
        <w:tblW w:w="0" w:type="auto"/>
        <w:tblLook w:val="04A0" w:firstRow="1" w:lastRow="0" w:firstColumn="1" w:lastColumn="0" w:noHBand="0" w:noVBand="1"/>
      </w:tblPr>
      <w:tblGrid>
        <w:gridCol w:w="1165"/>
        <w:gridCol w:w="7465"/>
      </w:tblGrid>
      <w:tr w:rsidR="00166F5D" w14:paraId="28D247B7" w14:textId="77777777" w:rsidTr="00996CC5">
        <w:tc>
          <w:tcPr>
            <w:tcW w:w="1165" w:type="dxa"/>
          </w:tcPr>
          <w:p w14:paraId="499DCD19" w14:textId="77777777" w:rsidR="00166F5D" w:rsidRDefault="00166F5D" w:rsidP="00996CC5">
            <w:r>
              <w:t>Case 1</w:t>
            </w:r>
          </w:p>
        </w:tc>
        <w:tc>
          <w:tcPr>
            <w:tcW w:w="7465" w:type="dxa"/>
          </w:tcPr>
          <w:p w14:paraId="45D21DE9" w14:textId="1873CB00" w:rsidR="00166F5D" w:rsidRDefault="00166F5D" w:rsidP="00996CC5">
            <w:r>
              <w:t>[</w:t>
            </w:r>
            <w:r w:rsidR="00F70276">
              <w:t xml:space="preserve">link to </w:t>
            </w:r>
            <w:r>
              <w:t>session file 1]</w:t>
            </w:r>
          </w:p>
        </w:tc>
      </w:tr>
      <w:tr w:rsidR="00166F5D" w14:paraId="1E117F69" w14:textId="77777777" w:rsidTr="00996CC5">
        <w:tc>
          <w:tcPr>
            <w:tcW w:w="1165" w:type="dxa"/>
          </w:tcPr>
          <w:p w14:paraId="261609AE" w14:textId="77777777" w:rsidR="00166F5D" w:rsidRDefault="00166F5D" w:rsidP="00996CC5">
            <w:r>
              <w:t>Case 2</w:t>
            </w:r>
          </w:p>
        </w:tc>
        <w:tc>
          <w:tcPr>
            <w:tcW w:w="7465" w:type="dxa"/>
          </w:tcPr>
          <w:p w14:paraId="367E15A7" w14:textId="50CB2C7A" w:rsidR="00166F5D" w:rsidRDefault="00166F5D" w:rsidP="00996CC5">
            <w:r>
              <w:t>[</w:t>
            </w:r>
            <w:r w:rsidR="00F70276">
              <w:t xml:space="preserve">link to </w:t>
            </w:r>
            <w:r>
              <w:t>session file 2]</w:t>
            </w:r>
          </w:p>
        </w:tc>
      </w:tr>
      <w:tr w:rsidR="00166F5D" w14:paraId="137F8D77" w14:textId="77777777" w:rsidTr="00996CC5">
        <w:tc>
          <w:tcPr>
            <w:tcW w:w="1165" w:type="dxa"/>
          </w:tcPr>
          <w:p w14:paraId="2051AD86" w14:textId="77777777" w:rsidR="00166F5D" w:rsidRDefault="00166F5D" w:rsidP="00996CC5">
            <w:r>
              <w:t>Case 3</w:t>
            </w:r>
          </w:p>
        </w:tc>
        <w:tc>
          <w:tcPr>
            <w:tcW w:w="7465" w:type="dxa"/>
          </w:tcPr>
          <w:p w14:paraId="787AA101" w14:textId="38407977" w:rsidR="00166F5D" w:rsidRDefault="00166F5D" w:rsidP="00996CC5">
            <w:r>
              <w:t>[</w:t>
            </w:r>
            <w:r w:rsidR="00F70276">
              <w:t xml:space="preserve">link to </w:t>
            </w:r>
            <w:r>
              <w:t>session file 3]</w:t>
            </w:r>
          </w:p>
        </w:tc>
      </w:tr>
    </w:tbl>
    <w:p w14:paraId="2E8254E7" w14:textId="77777777" w:rsidR="00166F5D" w:rsidRPr="000C5AA4" w:rsidRDefault="00166F5D" w:rsidP="000C5AA4"/>
    <w:p w14:paraId="41AB420F" w14:textId="77777777" w:rsidR="000C5AA4" w:rsidRDefault="000C5AA4" w:rsidP="0027084E"/>
    <w:p w14:paraId="3055E33A" w14:textId="77777777" w:rsidR="00EC6254" w:rsidRDefault="00EC6254" w:rsidP="00EC6254">
      <w:pPr>
        <w:pStyle w:val="Heading1"/>
        <w:spacing w:line="480" w:lineRule="auto"/>
        <w:sectPr w:rsidR="00EC6254" w:rsidSect="004F56DA">
          <w:pgSz w:w="12240" w:h="15840"/>
          <w:pgMar w:top="2160" w:right="1440" w:bottom="1440" w:left="2160" w:header="1440" w:footer="1440" w:gutter="0"/>
          <w:cols w:space="720"/>
          <w:docGrid w:linePitch="360"/>
        </w:sectPr>
      </w:pPr>
    </w:p>
    <w:p w14:paraId="3F09518F" w14:textId="797B8EBF" w:rsidR="00EC6254" w:rsidRDefault="00EC6254" w:rsidP="00EC6254">
      <w:pPr>
        <w:pStyle w:val="Heading1"/>
        <w:spacing w:line="480" w:lineRule="auto"/>
      </w:pPr>
      <w:bookmarkStart w:id="184" w:name="_Toc151829372"/>
      <w:r>
        <w:lastRenderedPageBreak/>
        <w:t>Appendix D:</w:t>
      </w:r>
      <w:r>
        <w:br/>
        <w:t>Map File</w:t>
      </w:r>
      <w:r w:rsidR="00166F5D">
        <w:t xml:space="preserve"> Creation and</w:t>
      </w:r>
      <w:r>
        <w:t xml:space="preserve"> Format</w:t>
      </w:r>
      <w:bookmarkEnd w:id="184"/>
    </w:p>
    <w:p w14:paraId="401DD4CE" w14:textId="77777777" w:rsidR="000C5AA4" w:rsidRDefault="000C5AA4" w:rsidP="000C5AA4">
      <w:r>
        <w:t>The creation of map files is done using the second application, GraphRendering. GraphRendering is a modified version of the software Tile Basic, which is distributed as part of the GNU General Public License. To comply with the license requirements, a copy of the license is provided in the code repository, and the modified application is distributed under the same license.</w:t>
      </w:r>
    </w:p>
    <w:p w14:paraId="5379C5BE" w14:textId="77777777" w:rsidR="000C5AA4" w:rsidRDefault="000C5AA4" w:rsidP="000C5AA4">
      <w:r>
        <w:t>The original application, Tile Basic, was altered to remove features which allow inserting custom tile images. The options were replaced with specific images which can be used in the creation of a graph using the GraphRendering/Tile Basic UI. The underlying data structure and file output was modified in order to expose the relevant data about node/tile types as well as edge connections which are specific to each tile image.</w:t>
      </w:r>
    </w:p>
    <w:p w14:paraId="01A3DAE0" w14:textId="77777777" w:rsidR="000C5AA4" w:rsidRDefault="000C5AA4" w:rsidP="000C5AA4">
      <w:r>
        <w:t>This application is not meant to be extended but source code is provided as part of the manuscript:</w:t>
      </w:r>
    </w:p>
    <w:p w14:paraId="0610767B" w14:textId="77777777" w:rsidR="000C5AA4" w:rsidRPr="0027084E" w:rsidRDefault="000C5AA4" w:rsidP="000C5AA4">
      <w:r>
        <w:t>An installer is also provided for convenience:</w:t>
      </w:r>
    </w:p>
    <w:p w14:paraId="409DFB84" w14:textId="77777777" w:rsidR="000C5AA4" w:rsidRDefault="000C5AA4" w:rsidP="000C5AA4">
      <w:pPr>
        <w:keepNext/>
        <w:jc w:val="center"/>
      </w:pPr>
      <w:r>
        <w:rPr>
          <w:noProof/>
        </w:rPr>
        <w:drawing>
          <wp:inline distT="0" distB="0" distL="0" distR="0" wp14:anchorId="3E92197F" wp14:editId="05E8F183">
            <wp:extent cx="4437089" cy="2654550"/>
            <wp:effectExtent l="0" t="0" r="1905" b="0"/>
            <wp:docPr id="1340428075" name="Picture 1" descr="A screenshot of the GraphRendering window. On the bottom left is a tool selector. Above it are images of tile type and edge combinations which may be placed into the grid on the right using the tools. The grid stores the map data vis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28075" name="Picture 1" descr="A screenshot of the GraphRendering window. On the bottom left is a tool selector. Above it are images of tile type and edge combinations which may be placed into the grid on the right using the tools. The grid stores the map data visually."/>
                    <pic:cNvPicPr/>
                  </pic:nvPicPr>
                  <pic:blipFill>
                    <a:blip r:embed="rId60"/>
                    <a:stretch>
                      <a:fillRect/>
                    </a:stretch>
                  </pic:blipFill>
                  <pic:spPr>
                    <a:xfrm>
                      <a:off x="0" y="0"/>
                      <a:ext cx="4440372" cy="2656514"/>
                    </a:xfrm>
                    <a:prstGeom prst="rect">
                      <a:avLst/>
                    </a:prstGeom>
                  </pic:spPr>
                </pic:pic>
              </a:graphicData>
            </a:graphic>
          </wp:inline>
        </w:drawing>
      </w:r>
    </w:p>
    <w:p w14:paraId="07C6CA16" w14:textId="3B0693B0" w:rsidR="000C5AA4" w:rsidRDefault="000C5AA4" w:rsidP="000C5AA4">
      <w:pPr>
        <w:pStyle w:val="Caption"/>
        <w:jc w:val="center"/>
      </w:pPr>
      <w:bookmarkStart w:id="185" w:name="_Ref151303721"/>
      <w:bookmarkStart w:id="186" w:name="_Ref151303674"/>
      <w:bookmarkStart w:id="187" w:name="_Toc151828289"/>
      <w:r w:rsidRPr="00BF11B8">
        <w:rPr>
          <w:b/>
          <w:bCs/>
        </w:rPr>
        <w:t xml:space="preserve">Figure </w:t>
      </w:r>
      <w:r w:rsidRPr="00BF11B8">
        <w:rPr>
          <w:b/>
          <w:bCs/>
        </w:rPr>
        <w:fldChar w:fldCharType="begin"/>
      </w:r>
      <w:r w:rsidRPr="00BF11B8">
        <w:rPr>
          <w:b/>
          <w:bCs/>
        </w:rPr>
        <w:instrText xml:space="preserve"> SEQ Figure \* ARABIC </w:instrText>
      </w:r>
      <w:r w:rsidRPr="00BF11B8">
        <w:rPr>
          <w:b/>
          <w:bCs/>
        </w:rPr>
        <w:fldChar w:fldCharType="separate"/>
      </w:r>
      <w:r w:rsidR="003667A2">
        <w:rPr>
          <w:b/>
          <w:bCs/>
          <w:noProof/>
        </w:rPr>
        <w:t>20</w:t>
      </w:r>
      <w:r w:rsidRPr="00BF11B8">
        <w:rPr>
          <w:b/>
          <w:bCs/>
        </w:rPr>
        <w:fldChar w:fldCharType="end"/>
      </w:r>
      <w:bookmarkEnd w:id="185"/>
      <w:r w:rsidRPr="00BF11B8">
        <w:rPr>
          <w:b/>
          <w:bCs/>
        </w:rPr>
        <w:t>:</w:t>
      </w:r>
      <w:r>
        <w:t xml:space="preserve"> Map creation process in GraphRendering.</w:t>
      </w:r>
      <w:bookmarkEnd w:id="186"/>
      <w:bookmarkEnd w:id="187"/>
    </w:p>
    <w:p w14:paraId="70435B05" w14:textId="536EDCD5" w:rsidR="000C5AA4" w:rsidRDefault="000C5AA4" w:rsidP="000C5AA4">
      <w:r>
        <w:t xml:space="preserve">The process of creating a map in GraphRendering is simple and intuitive, if a bit tedious. First, define the map boundaries by creating a new map. To begin designing, select the desired painting tool from the bottom left menu. From left to right, shown in </w:t>
      </w:r>
      <w:r w:rsidRPr="00BF11B8">
        <w:rPr>
          <w:b/>
          <w:bCs/>
        </w:rPr>
        <w:fldChar w:fldCharType="begin"/>
      </w:r>
      <w:r w:rsidRPr="00BF11B8">
        <w:rPr>
          <w:b/>
          <w:bCs/>
        </w:rPr>
        <w:instrText xml:space="preserve"> REF _Ref151303721 \h  \* MERGEFORMAT </w:instrText>
      </w:r>
      <w:r w:rsidRPr="00BF11B8">
        <w:rPr>
          <w:b/>
          <w:bCs/>
        </w:rPr>
      </w:r>
      <w:r w:rsidRPr="00BF11B8">
        <w:rPr>
          <w:b/>
          <w:bCs/>
        </w:rPr>
        <w:fldChar w:fldCharType="separate"/>
      </w:r>
      <w:r w:rsidR="003667A2" w:rsidRPr="00BF11B8">
        <w:rPr>
          <w:b/>
          <w:bCs/>
        </w:rPr>
        <w:t xml:space="preserve">Figure </w:t>
      </w:r>
      <w:r w:rsidR="003667A2">
        <w:rPr>
          <w:b/>
          <w:bCs/>
          <w:noProof/>
        </w:rPr>
        <w:t>20</w:t>
      </w:r>
      <w:r w:rsidRPr="00BF11B8">
        <w:rPr>
          <w:b/>
          <w:bCs/>
        </w:rPr>
        <w:fldChar w:fldCharType="end"/>
      </w:r>
      <w:r>
        <w:t xml:space="preserve">, the options are paint single tile, erase single tile, paint boxed selection, </w:t>
      </w:r>
      <w:r w:rsidR="00F70276">
        <w:t xml:space="preserve">and </w:t>
      </w:r>
      <w:r>
        <w:t xml:space="preserve">erase boxed selection. Next, select the desired tile from the left-hand panel. Begin </w:t>
      </w:r>
      <w:r w:rsidR="00F70276">
        <w:t>drawing</w:t>
      </w:r>
      <w:r>
        <w:t xml:space="preserve"> the </w:t>
      </w:r>
      <w:r w:rsidR="00F70276">
        <w:t xml:space="preserve">tile </w:t>
      </w:r>
      <w:r>
        <w:t xml:space="preserve">map, </w:t>
      </w:r>
      <w:r>
        <w:lastRenderedPageBreak/>
        <w:t>minding connections between nodes shown by the tile images. Edges which connect only in one direction will be ignored by FleetBench, so they are safe to leave in place.</w:t>
      </w:r>
    </w:p>
    <w:p w14:paraId="61ACE018" w14:textId="132A5F62" w:rsidR="000C5AA4" w:rsidRDefault="000C5AA4" w:rsidP="00EC6254">
      <w:r>
        <w:t xml:space="preserve">Saving a map is done via </w:t>
      </w:r>
      <w:r w:rsidRPr="00BF11B8">
        <w:rPr>
          <w:rStyle w:val="CodeChar"/>
        </w:rPr>
        <w:t>File-&gt;Save Map</w:t>
      </w:r>
      <w:r>
        <w:t>.</w:t>
      </w:r>
    </w:p>
    <w:p w14:paraId="5A234E94" w14:textId="29D99AC4" w:rsidR="00EC6254" w:rsidRPr="00EC6254" w:rsidRDefault="00EC6254" w:rsidP="00EC6254">
      <w:r>
        <w:t xml:space="preserve">Primarily, these map files are generated by GraphRendering, but for a large map the process can be very manual and tedious. Providing the file format is intended to allow a developer to process their map files into a known acceptable format in an automated fashion. When done this way, if the map is not intended to be opened in GraphRendering but rather only in FleetBench, it is </w:t>
      </w:r>
      <w:r w:rsidR="00F70276">
        <w:t>acceptable</w:t>
      </w:r>
      <w:r>
        <w:t xml:space="preserve"> to omit the image path and style ID as these are ignored values in FleetBench</w:t>
      </w:r>
      <w:r w:rsidR="00F70276">
        <w:t xml:space="preserve"> and really only local files for GraphRendering</w:t>
      </w:r>
      <w:r>
        <w:t>.</w:t>
      </w:r>
    </w:p>
    <w:p w14:paraId="6702DC3F" w14:textId="2BF40FD2" w:rsidR="0027084E" w:rsidRDefault="00BF11B8" w:rsidP="0027084E">
      <w:r>
        <w:t xml:space="preserve">As an example, the map file for a 2-by-2 map is provided, composed of four nodes each with four edges exiting the node. </w:t>
      </w:r>
      <w:r w:rsidR="00F70276">
        <w:t>The top</w:t>
      </w:r>
      <w:r>
        <w:t xml:space="preserve"> left is an open node, top right is a rest node, bottom left is a delivery node, and bottom right is a pickup node. This configuration is shown in </w:t>
      </w:r>
      <w:r>
        <w:fldChar w:fldCharType="begin"/>
      </w:r>
      <w:r>
        <w:instrText xml:space="preserve"> REF _Ref151304024 \h </w:instrText>
      </w:r>
      <w:r>
        <w:fldChar w:fldCharType="separate"/>
      </w:r>
      <w:r w:rsidR="003667A2" w:rsidRPr="00BF11B8">
        <w:rPr>
          <w:b/>
          <w:bCs/>
        </w:rPr>
        <w:t xml:space="preserve">Figure </w:t>
      </w:r>
      <w:r w:rsidR="003667A2">
        <w:rPr>
          <w:b/>
          <w:bCs/>
          <w:noProof/>
        </w:rPr>
        <w:t>21</w:t>
      </w:r>
      <w:r>
        <w:fldChar w:fldCharType="end"/>
      </w:r>
      <w:r>
        <w:t>.</w:t>
      </w:r>
    </w:p>
    <w:p w14:paraId="5F1A2781" w14:textId="77777777" w:rsidR="00BF11B8" w:rsidRDefault="00BF11B8" w:rsidP="00BF11B8">
      <w:pPr>
        <w:keepNext/>
        <w:jc w:val="center"/>
      </w:pPr>
      <w:r>
        <w:rPr>
          <w:noProof/>
        </w:rPr>
        <w:drawing>
          <wp:inline distT="0" distB="0" distL="0" distR="0" wp14:anchorId="66A1B7D4" wp14:editId="2D46B9C5">
            <wp:extent cx="647619" cy="647619"/>
            <wp:effectExtent l="0" t="0" r="635" b="635"/>
            <wp:docPr id="577408118" name="Picture 1" descr="Visualization of a grid of nodes in GraphRendering. A two by two grid, with one of four different node types in each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08118" name="Picture 1" descr="Visualization of a grid of nodes in GraphRendering. A two by two grid, with one of four different node types in each position."/>
                    <pic:cNvPicPr/>
                  </pic:nvPicPr>
                  <pic:blipFill>
                    <a:blip r:embed="rId61"/>
                    <a:stretch>
                      <a:fillRect/>
                    </a:stretch>
                  </pic:blipFill>
                  <pic:spPr>
                    <a:xfrm>
                      <a:off x="0" y="0"/>
                      <a:ext cx="647619" cy="647619"/>
                    </a:xfrm>
                    <a:prstGeom prst="rect">
                      <a:avLst/>
                    </a:prstGeom>
                  </pic:spPr>
                </pic:pic>
              </a:graphicData>
            </a:graphic>
          </wp:inline>
        </w:drawing>
      </w:r>
    </w:p>
    <w:p w14:paraId="2687FC88" w14:textId="2F7CF8FA" w:rsidR="00BF11B8" w:rsidRDefault="00BF11B8" w:rsidP="00BF11B8">
      <w:pPr>
        <w:pStyle w:val="Caption"/>
        <w:jc w:val="center"/>
      </w:pPr>
      <w:bookmarkStart w:id="188" w:name="_Ref151304024"/>
      <w:bookmarkStart w:id="189" w:name="_Toc151828290"/>
      <w:r w:rsidRPr="00BF11B8">
        <w:rPr>
          <w:b/>
          <w:bCs/>
        </w:rPr>
        <w:t xml:space="preserve">Figure </w:t>
      </w:r>
      <w:r w:rsidRPr="00BF11B8">
        <w:rPr>
          <w:b/>
          <w:bCs/>
        </w:rPr>
        <w:fldChar w:fldCharType="begin"/>
      </w:r>
      <w:r w:rsidRPr="00BF11B8">
        <w:rPr>
          <w:b/>
          <w:bCs/>
        </w:rPr>
        <w:instrText xml:space="preserve"> SEQ Figure \* ARABIC </w:instrText>
      </w:r>
      <w:r w:rsidRPr="00BF11B8">
        <w:rPr>
          <w:b/>
          <w:bCs/>
        </w:rPr>
        <w:fldChar w:fldCharType="separate"/>
      </w:r>
      <w:r w:rsidR="003667A2">
        <w:rPr>
          <w:b/>
          <w:bCs/>
          <w:noProof/>
        </w:rPr>
        <w:t>21</w:t>
      </w:r>
      <w:r w:rsidRPr="00BF11B8">
        <w:rPr>
          <w:b/>
          <w:bCs/>
        </w:rPr>
        <w:fldChar w:fldCharType="end"/>
      </w:r>
      <w:bookmarkEnd w:id="188"/>
      <w:r w:rsidRPr="00BF11B8">
        <w:rPr>
          <w:b/>
          <w:bCs/>
        </w:rPr>
        <w:t>:</w:t>
      </w:r>
      <w:r>
        <w:t xml:space="preserve"> An example of a small map created in GraphRendering.</w:t>
      </w:r>
      <w:bookmarkEnd w:id="189"/>
    </w:p>
    <w:p w14:paraId="6757BC28" w14:textId="25AB79B3" w:rsidR="0027084E" w:rsidRDefault="00BF11B8" w:rsidP="0027084E">
      <w:r>
        <w:t xml:space="preserve">The </w:t>
      </w:r>
      <w:r w:rsidR="009956BE">
        <w:t>saved file which represents this data is readable in plain text:</w:t>
      </w:r>
    </w:p>
    <w:p w14:paraId="3107A36F" w14:textId="77777777" w:rsidR="009956BE" w:rsidRPr="000C5AA4" w:rsidRDefault="009956BE">
      <w:pPr>
        <w:pStyle w:val="Code"/>
        <w:numPr>
          <w:ilvl w:val="0"/>
          <w:numId w:val="24"/>
        </w:numPr>
        <w:rPr>
          <w:sz w:val="16"/>
          <w:szCs w:val="16"/>
        </w:rPr>
      </w:pPr>
      <w:r w:rsidRPr="000C5AA4">
        <w:rPr>
          <w:sz w:val="16"/>
          <w:szCs w:val="16"/>
        </w:rPr>
        <w:t>[</w:t>
      </w:r>
    </w:p>
    <w:p w14:paraId="0D15B4E4" w14:textId="6E53283A" w:rsidR="009956BE" w:rsidRPr="000C5AA4" w:rsidRDefault="009956BE">
      <w:pPr>
        <w:pStyle w:val="Code"/>
        <w:numPr>
          <w:ilvl w:val="0"/>
          <w:numId w:val="24"/>
        </w:numPr>
        <w:rPr>
          <w:sz w:val="16"/>
          <w:szCs w:val="16"/>
        </w:rPr>
      </w:pPr>
      <w:r w:rsidRPr="000C5AA4">
        <w:rPr>
          <w:sz w:val="16"/>
          <w:szCs w:val="16"/>
        </w:rPr>
        <w:tab/>
        <w:t>{</w:t>
      </w:r>
    </w:p>
    <w:p w14:paraId="14C940F5" w14:textId="4F23C16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"mapDimensions": {</w:t>
      </w:r>
    </w:p>
    <w:p w14:paraId="07CDBE57" w14:textId="05E6EE74"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"Xdim": 2,</w:t>
      </w:r>
    </w:p>
    <w:p w14:paraId="7B0BC015" w14:textId="1511CC2C"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"Ydim": 2</w:t>
      </w:r>
    </w:p>
    <w:p w14:paraId="0CD4D37A" w14:textId="23A29A4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5BC1ADE2" w14:textId="3443108E" w:rsidR="009956BE" w:rsidRPr="000C5AA4" w:rsidRDefault="009956BE">
      <w:pPr>
        <w:pStyle w:val="Code"/>
        <w:numPr>
          <w:ilvl w:val="0"/>
          <w:numId w:val="24"/>
        </w:numPr>
        <w:rPr>
          <w:sz w:val="16"/>
          <w:szCs w:val="16"/>
        </w:rPr>
      </w:pPr>
      <w:r w:rsidRPr="000C5AA4">
        <w:rPr>
          <w:sz w:val="16"/>
          <w:szCs w:val="16"/>
        </w:rPr>
        <w:tab/>
        <w:t>},</w:t>
      </w:r>
    </w:p>
    <w:p w14:paraId="3038AAA4" w14:textId="7EC78378" w:rsidR="009956BE" w:rsidRPr="000C5AA4" w:rsidRDefault="009956BE">
      <w:pPr>
        <w:pStyle w:val="Code"/>
        <w:numPr>
          <w:ilvl w:val="0"/>
          <w:numId w:val="24"/>
        </w:numPr>
        <w:rPr>
          <w:sz w:val="16"/>
          <w:szCs w:val="16"/>
        </w:rPr>
      </w:pPr>
      <w:r w:rsidRPr="000C5AA4">
        <w:rPr>
          <w:sz w:val="16"/>
          <w:szCs w:val="16"/>
        </w:rPr>
        <w:tab/>
        <w:t>{</w:t>
      </w:r>
    </w:p>
    <w:p w14:paraId="08F732DE" w14:textId="1F561E1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0E672799" w14:textId="3769CE4D"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0,</w:t>
      </w:r>
    </w:p>
    <w:p w14:paraId="2666CDDC" w14:textId="51F58D7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0</w:t>
      </w:r>
    </w:p>
    <w:p w14:paraId="50F42A04" w14:textId="31283C4D"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41FCC507" w14:textId="0DECBF33"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"x:\\GitHub\\GraphRendering\\GUI_items\\tileSelectorDefaultImages\\04_edgeNSWE.png",</w:t>
      </w:r>
    </w:p>
    <w:p w14:paraId="191F74C3" w14:textId="117A159C"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14,</w:t>
      </w:r>
    </w:p>
    <w:p w14:paraId="66CF20CC" w14:textId="164B073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"edge",</w:t>
      </w:r>
    </w:p>
    <w:p w14:paraId="332A28A6" w14:textId="790034C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7366296A" w14:textId="29309852"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314FC1CB" w14:textId="57F413FF"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5BCA4D01" w14:textId="69D40D24"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7AF90B68" w14:textId="4357467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3F379223" w14:textId="74B55172"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51EE1E35" w14:textId="5923471C" w:rsidR="009956BE" w:rsidRPr="000C5AA4" w:rsidRDefault="009956BE">
      <w:pPr>
        <w:pStyle w:val="Code"/>
        <w:numPr>
          <w:ilvl w:val="0"/>
          <w:numId w:val="24"/>
        </w:numPr>
        <w:rPr>
          <w:sz w:val="16"/>
          <w:szCs w:val="16"/>
        </w:rPr>
      </w:pPr>
      <w:r w:rsidRPr="000C5AA4">
        <w:rPr>
          <w:sz w:val="16"/>
          <w:szCs w:val="16"/>
        </w:rPr>
        <w:tab/>
        <w:t>},</w:t>
      </w:r>
    </w:p>
    <w:p w14:paraId="3709BAC2" w14:textId="7D96AC8C" w:rsidR="009956BE" w:rsidRPr="000C5AA4" w:rsidRDefault="009956BE">
      <w:pPr>
        <w:pStyle w:val="Code"/>
        <w:numPr>
          <w:ilvl w:val="0"/>
          <w:numId w:val="24"/>
        </w:numPr>
        <w:rPr>
          <w:sz w:val="16"/>
          <w:szCs w:val="16"/>
        </w:rPr>
      </w:pPr>
      <w:r w:rsidRPr="000C5AA4">
        <w:rPr>
          <w:sz w:val="16"/>
          <w:szCs w:val="16"/>
        </w:rPr>
        <w:tab/>
        <w:t>{</w:t>
      </w:r>
    </w:p>
    <w:p w14:paraId="0B4E86B6" w14:textId="0B981FA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5E92AC9D" w14:textId="00C59F3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0,</w:t>
      </w:r>
    </w:p>
    <w:p w14:paraId="3BF4DB3A" w14:textId="31D12B9D"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1</w:t>
      </w:r>
    </w:p>
    <w:p w14:paraId="3B8B11E5" w14:textId="4BE94B32"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13A3F27" w14:textId="35D2B84C" w:rsidR="009956BE" w:rsidRPr="000C5AA4" w:rsidRDefault="009956BE">
      <w:pPr>
        <w:pStyle w:val="Code"/>
        <w:numPr>
          <w:ilvl w:val="0"/>
          <w:numId w:val="24"/>
        </w:numPr>
        <w:rPr>
          <w:sz w:val="16"/>
          <w:szCs w:val="16"/>
        </w:rPr>
      </w:pPr>
      <w:r w:rsidRPr="000C5AA4">
        <w:rPr>
          <w:sz w:val="16"/>
          <w:szCs w:val="16"/>
        </w:rPr>
        <w:lastRenderedPageBreak/>
        <w:tab/>
      </w:r>
      <w:r w:rsidRPr="000C5AA4">
        <w:rPr>
          <w:sz w:val="16"/>
          <w:szCs w:val="16"/>
        </w:rPr>
        <w:tab/>
        <w:t>"nodeStylePath": "x:\\GitHub\\GraphRendering\\GUI_items\\tileSelectorDefaultImages\\24_depositNSWE.png",</w:t>
      </w:r>
    </w:p>
    <w:p w14:paraId="1295A784" w14:textId="01473D8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44,</w:t>
      </w:r>
    </w:p>
    <w:p w14:paraId="12483F75" w14:textId="00C13B6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"deposit",</w:t>
      </w:r>
    </w:p>
    <w:p w14:paraId="78B7306F" w14:textId="5D231FE9"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26CA16B9" w14:textId="3A849B42"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31D68F8C" w14:textId="774E42B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0F4DCD9F" w14:textId="44F83E1A"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36D6057C" w14:textId="32E0299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4B9D2CC7" w14:textId="3DCEDD4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7CBBA1D" w14:textId="02F53D23" w:rsidR="009956BE" w:rsidRPr="000C5AA4" w:rsidRDefault="009956BE">
      <w:pPr>
        <w:pStyle w:val="Code"/>
        <w:numPr>
          <w:ilvl w:val="0"/>
          <w:numId w:val="24"/>
        </w:numPr>
        <w:rPr>
          <w:sz w:val="16"/>
          <w:szCs w:val="16"/>
        </w:rPr>
      </w:pPr>
      <w:r w:rsidRPr="000C5AA4">
        <w:rPr>
          <w:sz w:val="16"/>
          <w:szCs w:val="16"/>
        </w:rPr>
        <w:tab/>
        <w:t>},</w:t>
      </w:r>
    </w:p>
    <w:p w14:paraId="0DAFD2FD" w14:textId="7C324E75" w:rsidR="009956BE" w:rsidRPr="000C5AA4" w:rsidRDefault="009956BE">
      <w:pPr>
        <w:pStyle w:val="Code"/>
        <w:numPr>
          <w:ilvl w:val="0"/>
          <w:numId w:val="24"/>
        </w:numPr>
        <w:rPr>
          <w:sz w:val="16"/>
          <w:szCs w:val="16"/>
        </w:rPr>
      </w:pPr>
      <w:r w:rsidRPr="000C5AA4">
        <w:rPr>
          <w:sz w:val="16"/>
          <w:szCs w:val="16"/>
        </w:rPr>
        <w:tab/>
        <w:t>{</w:t>
      </w:r>
    </w:p>
    <w:p w14:paraId="2D3DEF54" w14:textId="22CEB14E"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3C1344EE" w14:textId="2D4F263F"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1,</w:t>
      </w:r>
    </w:p>
    <w:p w14:paraId="4A482904" w14:textId="244513F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0</w:t>
      </w:r>
    </w:p>
    <w:p w14:paraId="4D5A4E07" w14:textId="6E7A921E"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1C7038A3" w14:textId="5A7B321A"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"x:\\GitHub\\GraphRendering\\GUI_items\\tileSelectorDefaultImages\\44_restNSWE.png",</w:t>
      </w:r>
    </w:p>
    <w:p w14:paraId="183993BE" w14:textId="589EBB6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74,</w:t>
      </w:r>
    </w:p>
    <w:p w14:paraId="73E5A148" w14:textId="1EFFA3B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"rest",</w:t>
      </w:r>
    </w:p>
    <w:p w14:paraId="4B694F60" w14:textId="3C7B32A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2216F868" w14:textId="641C4867"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66448226" w14:textId="48D5E9DE"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6D41D9DF" w14:textId="02A1477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125039B3" w14:textId="6A77007E"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2AC23AE8" w14:textId="58395A75"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785A9691" w14:textId="3D3CE235" w:rsidR="009956BE" w:rsidRPr="000C5AA4" w:rsidRDefault="009956BE">
      <w:pPr>
        <w:pStyle w:val="Code"/>
        <w:numPr>
          <w:ilvl w:val="0"/>
          <w:numId w:val="24"/>
        </w:numPr>
        <w:rPr>
          <w:sz w:val="16"/>
          <w:szCs w:val="16"/>
        </w:rPr>
      </w:pPr>
      <w:r w:rsidRPr="000C5AA4">
        <w:rPr>
          <w:sz w:val="16"/>
          <w:szCs w:val="16"/>
        </w:rPr>
        <w:tab/>
        <w:t>},</w:t>
      </w:r>
    </w:p>
    <w:p w14:paraId="464F3309" w14:textId="2AD838E1" w:rsidR="009956BE" w:rsidRPr="000C5AA4" w:rsidRDefault="009956BE">
      <w:pPr>
        <w:pStyle w:val="Code"/>
        <w:numPr>
          <w:ilvl w:val="0"/>
          <w:numId w:val="24"/>
        </w:numPr>
        <w:rPr>
          <w:sz w:val="16"/>
          <w:szCs w:val="16"/>
        </w:rPr>
      </w:pPr>
      <w:r w:rsidRPr="000C5AA4">
        <w:rPr>
          <w:sz w:val="16"/>
          <w:szCs w:val="16"/>
        </w:rPr>
        <w:tab/>
        <w:t>{</w:t>
      </w:r>
    </w:p>
    <w:p w14:paraId="6765AB92" w14:textId="389015A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4273EEEF" w14:textId="47308BA3"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1,</w:t>
      </w:r>
    </w:p>
    <w:p w14:paraId="74A21A11" w14:textId="5798A307"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1</w:t>
      </w:r>
    </w:p>
    <w:p w14:paraId="09CEF6D0" w14:textId="6458C498"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3DF4E1F" w14:textId="1689182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"x:\\GitHub\\GraphRendering\\GUI_items\\tileSelectorDefaultImages\\34_pickupNSWE.png",</w:t>
      </w:r>
    </w:p>
    <w:p w14:paraId="08C4DCD2" w14:textId="17D1401C"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59,</w:t>
      </w:r>
    </w:p>
    <w:p w14:paraId="03582ACD" w14:textId="104313A9"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"pickup",</w:t>
      </w:r>
    </w:p>
    <w:p w14:paraId="686EAB06" w14:textId="79DDA235"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78A3F9FD" w14:textId="31D0716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45BA65EE" w14:textId="377041AA"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1AE54197" w14:textId="51C70F2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6812076F" w14:textId="6FA765A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16B41567" w14:textId="1628139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15A5CF5C" w14:textId="3AB172FD" w:rsidR="009956BE" w:rsidRPr="000C5AA4" w:rsidRDefault="009956BE">
      <w:pPr>
        <w:pStyle w:val="Code"/>
        <w:numPr>
          <w:ilvl w:val="0"/>
          <w:numId w:val="24"/>
        </w:numPr>
        <w:rPr>
          <w:sz w:val="16"/>
          <w:szCs w:val="16"/>
        </w:rPr>
      </w:pPr>
      <w:r w:rsidRPr="000C5AA4">
        <w:rPr>
          <w:sz w:val="16"/>
          <w:szCs w:val="16"/>
        </w:rPr>
        <w:tab/>
        <w:t>}</w:t>
      </w:r>
    </w:p>
    <w:p w14:paraId="4CC66DF6" w14:textId="1510C614" w:rsidR="009956BE" w:rsidRPr="000C5AA4" w:rsidRDefault="009956BE">
      <w:pPr>
        <w:pStyle w:val="Code"/>
        <w:numPr>
          <w:ilvl w:val="0"/>
          <w:numId w:val="24"/>
        </w:numPr>
        <w:rPr>
          <w:sz w:val="16"/>
          <w:szCs w:val="16"/>
        </w:rPr>
      </w:pPr>
      <w:r w:rsidRPr="000C5AA4">
        <w:rPr>
          <w:sz w:val="16"/>
          <w:szCs w:val="16"/>
        </w:rPr>
        <w:t>]</w:t>
      </w:r>
    </w:p>
    <w:p w14:paraId="6DE83D32" w14:textId="76DCB845" w:rsidR="0027084E" w:rsidRDefault="009956BE" w:rsidP="0027084E">
      <w:r>
        <w:t>The first section provides general information about the map file, namely its overall dimension (lines 2-7).</w:t>
      </w:r>
    </w:p>
    <w:p w14:paraId="74E8C68B" w14:textId="224E254F" w:rsidR="009956BE" w:rsidRDefault="009956BE" w:rsidP="0027084E">
      <w:r>
        <w:t>Afterwards, each node is assigned data including its position in the grid, the image displayed in GraphRendering when the file is opened, the internal ID of the specific node type, the descriptive node type string, and which edges (out of four possible cardinal directions) are connected.</w:t>
      </w:r>
    </w:p>
    <w:p w14:paraId="615F1B8C" w14:textId="14624C89" w:rsidR="00EC6254" w:rsidRPr="00EC6254" w:rsidRDefault="00EC6254" w:rsidP="00EC6254">
      <w:pPr>
        <w:pStyle w:val="Heading3"/>
        <w:spacing w:line="240" w:lineRule="auto"/>
      </w:pPr>
      <w:bookmarkStart w:id="190" w:name="_Toc151829373"/>
      <w:r>
        <w:t>Loading to FleetBench</w:t>
      </w:r>
      <w:bookmarkEnd w:id="190"/>
    </w:p>
    <w:p w14:paraId="3B68C386" w14:textId="3AEEA8DE" w:rsidR="0027084E" w:rsidRDefault="009956BE" w:rsidP="0027084E">
      <w:r>
        <w:t>The critical information which FleetBench uses when replicating the information stored in th</w:t>
      </w:r>
      <w:r w:rsidR="00EC6254">
        <w:t>e map</w:t>
      </w:r>
      <w:r>
        <w:t xml:space="preserve"> file in its own data structures are the nodePosition (zero-indexed integer values), nodeType (edge, pickup, deposit, rest, charge), and nodeEdges (True or False, per </w:t>
      </w:r>
      <w:r>
        <w:lastRenderedPageBreak/>
        <w:t>direction) fields. Properly processed, these data yield a description of a graph which FleetBench is able to load into the NetworkX library graph structure.</w:t>
      </w:r>
    </w:p>
    <w:p w14:paraId="4FCFD8ED" w14:textId="31379D9C" w:rsidR="000C5AA4" w:rsidRDefault="009956BE" w:rsidP="0027084E">
      <w:r>
        <w:t>The NetworkX graph implementation is a fast, lightweight solution for storing graphs which also contain arbitrary data. More information on the NetworkX library may be found in its documentation</w:t>
      </w:r>
      <w:r w:rsidR="00AE2E63">
        <w:t xml:space="preserve"> </w:t>
      </w:r>
      <w:r w:rsidR="00AE2E63">
        <w:fldChar w:fldCharType="begin"/>
      </w:r>
      <w:r w:rsidR="00AE2E63">
        <w:instrText xml:space="preserve"> ADDIN ZOTERO_ITEM CSL_CITATION {"citationID":"iNPV8VtF","properties":{"formattedCitation":"[33]","plainCitation":"[33]","noteIndex":0},"citationItems":[{"id":294,"uris":["http://zotero.org/users/local/rYTxwDyY/items/BREL7EJG"],"itemData":{"id":294,"type":"webpage","title":"Reference — NetworkX 3.2.1 documentation","URL":"https://networkx.org/documentation/stable/reference/index.html","accessed":{"date-parts":[["2023",11,25]]}}}],"schema":"https://github.com/citation-style-language/schema/raw/master/csl-citation.json"} </w:instrText>
      </w:r>
      <w:r w:rsidR="00AE2E63">
        <w:fldChar w:fldCharType="separate"/>
      </w:r>
      <w:r w:rsidR="00AE2E63" w:rsidRPr="00AE2E63">
        <w:rPr>
          <w:rFonts w:cs="Times New Roman"/>
        </w:rPr>
        <w:t>[33]</w:t>
      </w:r>
      <w:r w:rsidR="00AE2E63">
        <w:fldChar w:fldCharType="end"/>
      </w:r>
      <w:r>
        <w:t>.</w:t>
      </w:r>
    </w:p>
    <w:p w14:paraId="3D05869A" w14:textId="532DCC07" w:rsidR="000C5AA4" w:rsidRDefault="000C5AA4" w:rsidP="0027084E">
      <w:r>
        <w:t xml:space="preserve">The </w:t>
      </w:r>
      <w:r w:rsidRPr="000C5AA4">
        <w:rPr>
          <w:rStyle w:val="CodeChar"/>
        </w:rPr>
        <w:t>json</w:t>
      </w:r>
      <w:r>
        <w:t xml:space="preserve"> library is used to load in all the data for processing.</w:t>
      </w:r>
    </w:p>
    <w:p w14:paraId="74C7CAD8" w14:textId="195A5E94" w:rsidR="0027084E" w:rsidRDefault="00EC6254" w:rsidP="0027084E">
      <w:r>
        <w:t>FleetBench first uses the overall map dimension data to define the TkInter canvas space which will be rendered for user interaction in the relevant windows.</w:t>
      </w:r>
    </w:p>
    <w:p w14:paraId="66D4D7EF" w14:textId="5FB9D068" w:rsidR="00EC6254" w:rsidRDefault="00EC6254" w:rsidP="0027084E">
      <w:r>
        <w:t xml:space="preserve">Then, one at a time, each node is processed </w:t>
      </w:r>
      <w:r w:rsidR="000C5AA4">
        <w:t>to create new nodes in the NetworkX graph object. The nodes are represented with a string-ified tuple of the (X, Y) position coordinates. Use of a string avoids reference collisions in the future. Data regarding type, position (as integer values) and edge connections is stored directly in the graph for future reference.</w:t>
      </w:r>
    </w:p>
    <w:p w14:paraId="36DFABFC" w14:textId="332BE909" w:rsidR="000C5AA4" w:rsidRDefault="000C5AA4" w:rsidP="0027084E">
      <w:r>
        <w:t>Once all nodes have been added, FleetBench iterates over each node to validate and insert edges for nodes which bidirectionally connect to each other. For example, a node at (0, 0) is connected to a node at (0, 1) only if the first node has an edge leading south and the second node has an edge leading north according to the map file.</w:t>
      </w:r>
    </w:p>
    <w:p w14:paraId="4841B966" w14:textId="63E41DE4" w:rsidR="000C5AA4" w:rsidRDefault="000C5AA4" w:rsidP="0027084E">
      <w:r>
        <w:t>When all nodes and edges have been added, the structure is complete and can be rendered.</w:t>
      </w:r>
    </w:p>
    <w:p w14:paraId="1C5366B8" w14:textId="77777777" w:rsidR="0027084E" w:rsidRDefault="0027084E" w:rsidP="0027084E"/>
    <w:p w14:paraId="1C968CBB" w14:textId="18EB7792" w:rsidR="0027084E" w:rsidRPr="0027084E" w:rsidRDefault="0027084E" w:rsidP="0027084E">
      <w:pPr>
        <w:sectPr w:rsidR="0027084E" w:rsidRPr="0027084E" w:rsidSect="004F56DA">
          <w:pgSz w:w="12240" w:h="15840"/>
          <w:pgMar w:top="2160" w:right="1440" w:bottom="1440" w:left="2160" w:header="1440" w:footer="1440" w:gutter="0"/>
          <w:cols w:space="720"/>
          <w:docGrid w:linePitch="360"/>
        </w:sectPr>
      </w:pPr>
    </w:p>
    <w:p w14:paraId="0E720B7C" w14:textId="77777777" w:rsidR="00C9069E" w:rsidRDefault="00C9069E" w:rsidP="00C9069E">
      <w:pPr>
        <w:pStyle w:val="Heading1"/>
        <w:spacing w:line="480" w:lineRule="auto"/>
      </w:pPr>
      <w:bookmarkStart w:id="191" w:name="_Toc151829374"/>
      <w:r>
        <w:lastRenderedPageBreak/>
        <w:t>Appendix E:</w:t>
      </w:r>
      <w:r>
        <w:br/>
        <w:t>Task Schedule Creation and Format</w:t>
      </w:r>
      <w:bookmarkEnd w:id="191"/>
    </w:p>
    <w:p w14:paraId="5859370A" w14:textId="59776794" w:rsidR="00C9069E" w:rsidRDefault="00C9069E" w:rsidP="00C9069E">
      <w:r>
        <w:t xml:space="preserve">Creation of task schedules is currently limited but very simple. The generation is done within FleetBench’s simulation configuration menu, under the Task Generation configuration options tab. By choosing “Create a Task Schedule” the screen shown in </w:t>
      </w:r>
      <w:r>
        <w:fldChar w:fldCharType="begin"/>
      </w:r>
      <w:r>
        <w:instrText xml:space="preserve"> REF _Ref151306887 \h </w:instrText>
      </w:r>
      <w:r>
        <w:fldChar w:fldCharType="separate"/>
      </w:r>
      <w:r w:rsidR="003667A2" w:rsidRPr="00C9069E">
        <w:rPr>
          <w:b/>
          <w:bCs/>
        </w:rPr>
        <w:t xml:space="preserve">Figure </w:t>
      </w:r>
      <w:r w:rsidR="003667A2">
        <w:rPr>
          <w:b/>
          <w:bCs/>
          <w:noProof/>
        </w:rPr>
        <w:t>22</w:t>
      </w:r>
      <w:r>
        <w:fldChar w:fldCharType="end"/>
      </w:r>
      <w:r>
        <w:t xml:space="preserve"> is brought up.</w:t>
      </w:r>
    </w:p>
    <w:p w14:paraId="77277F6A" w14:textId="77777777" w:rsidR="00C9069E" w:rsidRDefault="00C9069E" w:rsidP="00C9069E">
      <w:pPr>
        <w:keepNext/>
        <w:jc w:val="center"/>
      </w:pPr>
      <w:r>
        <w:rPr>
          <w:noProof/>
        </w:rPr>
        <w:drawing>
          <wp:inline distT="0" distB="0" distL="0" distR="0" wp14:anchorId="6693CB27" wp14:editId="795F8D12">
            <wp:extent cx="4864308" cy="2679873"/>
            <wp:effectExtent l="0" t="0" r="0" b="6350"/>
            <wp:docPr id="598102257" name="Picture 1" descr="A screenshot of FleetBench's task schedule gener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2257" name="Picture 1" descr="A screenshot of FleetBench's task schedule generation window."/>
                    <pic:cNvPicPr/>
                  </pic:nvPicPr>
                  <pic:blipFill>
                    <a:blip r:embed="rId62"/>
                    <a:stretch>
                      <a:fillRect/>
                    </a:stretch>
                  </pic:blipFill>
                  <pic:spPr>
                    <a:xfrm>
                      <a:off x="0" y="0"/>
                      <a:ext cx="4873428" cy="2684897"/>
                    </a:xfrm>
                    <a:prstGeom prst="rect">
                      <a:avLst/>
                    </a:prstGeom>
                  </pic:spPr>
                </pic:pic>
              </a:graphicData>
            </a:graphic>
          </wp:inline>
        </w:drawing>
      </w:r>
    </w:p>
    <w:p w14:paraId="594E884B" w14:textId="491D9B90" w:rsidR="00C9069E" w:rsidRDefault="00C9069E" w:rsidP="00C9069E">
      <w:pPr>
        <w:pStyle w:val="Caption"/>
        <w:jc w:val="center"/>
      </w:pPr>
      <w:bookmarkStart w:id="192" w:name="_Ref151306887"/>
      <w:bookmarkStart w:id="193" w:name="_Toc151828291"/>
      <w:r w:rsidRPr="00C9069E">
        <w:rPr>
          <w:b/>
          <w:bCs/>
        </w:rPr>
        <w:t xml:space="preserve">Figure </w:t>
      </w:r>
      <w:r w:rsidRPr="00C9069E">
        <w:rPr>
          <w:b/>
          <w:bCs/>
        </w:rPr>
        <w:fldChar w:fldCharType="begin"/>
      </w:r>
      <w:r w:rsidRPr="00C9069E">
        <w:rPr>
          <w:b/>
          <w:bCs/>
        </w:rPr>
        <w:instrText xml:space="preserve"> SEQ Figure \* ARABIC </w:instrText>
      </w:r>
      <w:r w:rsidRPr="00C9069E">
        <w:rPr>
          <w:b/>
          <w:bCs/>
        </w:rPr>
        <w:fldChar w:fldCharType="separate"/>
      </w:r>
      <w:r w:rsidR="003667A2">
        <w:rPr>
          <w:b/>
          <w:bCs/>
          <w:noProof/>
        </w:rPr>
        <w:t>22</w:t>
      </w:r>
      <w:r w:rsidRPr="00C9069E">
        <w:rPr>
          <w:b/>
          <w:bCs/>
        </w:rPr>
        <w:fldChar w:fldCharType="end"/>
      </w:r>
      <w:bookmarkEnd w:id="192"/>
      <w:r>
        <w:t>: Task schedule generation window in FleetBench.</w:t>
      </w:r>
      <w:bookmarkEnd w:id="193"/>
    </w:p>
    <w:p w14:paraId="1B28142E" w14:textId="21F868BC" w:rsidR="00C9069E" w:rsidRDefault="00C9069E" w:rsidP="00C9069E">
      <w:r>
        <w:t>Tasks are generated in batches to be released into the simulation system at a regular intervals defined by the “Batch every” option (default value is the number of timesteps required in the average possible task). The user is able to customize the number of tasks per batch (default value is the number of agents in the system) and the time period over which task batches should be inserted into the system.</w:t>
      </w:r>
    </w:p>
    <w:p w14:paraId="382D8C35" w14:textId="3A644F99" w:rsidR="00C9069E" w:rsidRDefault="00C9069E" w:rsidP="00C9069E">
      <w:r>
        <w:t xml:space="preserve">In the panel on the right, the user can untick nodes which should not be considered as possible pickup or delivery nodes, as well as adjust the relative weighting values of each node being selected during generation. The percentage value represents the calculated odds of a particular node being chosen per </w:t>
      </w:r>
      <w:r w:rsidR="00EE668A">
        <w:t>task generation</w:t>
      </w:r>
      <w:r>
        <w:t>.</w:t>
      </w:r>
    </w:p>
    <w:p w14:paraId="4CB2BD6D" w14:textId="6A3DD9C3" w:rsidR="00C9069E" w:rsidRDefault="00C9069E" w:rsidP="00C9069E">
      <w:r>
        <w:t xml:space="preserve">The resulting comma-separated value file produced when the schedule is generated is composed of a header row followed by one row per task defined. As an example, the first five tasks in the schedule for test case 1 of Chapter 5 in this text </w:t>
      </w:r>
      <w:r w:rsidR="00EE668A">
        <w:t>are</w:t>
      </w:r>
      <w:r>
        <w:t xml:space="preserve"> provided</w:t>
      </w:r>
      <w:r w:rsidR="00EA0F1B">
        <w:t>, transposed into a table</w:t>
      </w:r>
      <w:r w:rsidR="00EE668A">
        <w:t xml:space="preserve"> with the same header row</w:t>
      </w:r>
      <w:r>
        <w:t>:</w:t>
      </w:r>
    </w:p>
    <w:p w14:paraId="17FB514F" w14:textId="533CDA57" w:rsidR="00EA0F1B" w:rsidRDefault="00EA0F1B" w:rsidP="00EA0F1B">
      <w:pPr>
        <w:pStyle w:val="Caption"/>
        <w:keepNext/>
      </w:pPr>
      <w:bookmarkStart w:id="194" w:name="_Toc151828266"/>
      <w:r w:rsidRPr="00EA0F1B">
        <w:rPr>
          <w:b/>
          <w:bCs/>
        </w:rPr>
        <w:lastRenderedPageBreak/>
        <w:t xml:space="preserve">Table </w:t>
      </w:r>
      <w:r w:rsidRPr="00EA0F1B">
        <w:rPr>
          <w:b/>
          <w:bCs/>
        </w:rPr>
        <w:fldChar w:fldCharType="begin"/>
      </w:r>
      <w:r w:rsidRPr="00EA0F1B">
        <w:rPr>
          <w:b/>
          <w:bCs/>
        </w:rPr>
        <w:instrText xml:space="preserve"> SEQ Table \* ARABIC </w:instrText>
      </w:r>
      <w:r w:rsidRPr="00EA0F1B">
        <w:rPr>
          <w:b/>
          <w:bCs/>
        </w:rPr>
        <w:fldChar w:fldCharType="separate"/>
      </w:r>
      <w:r w:rsidR="003667A2">
        <w:rPr>
          <w:b/>
          <w:bCs/>
          <w:noProof/>
        </w:rPr>
        <w:t>16</w:t>
      </w:r>
      <w:r w:rsidRPr="00EA0F1B">
        <w:rPr>
          <w:b/>
          <w:bCs/>
        </w:rPr>
        <w:fldChar w:fldCharType="end"/>
      </w:r>
      <w:r w:rsidRPr="00EA0F1B">
        <w:rPr>
          <w:b/>
          <w:bCs/>
        </w:rPr>
        <w:t>:</w:t>
      </w:r>
      <w:r>
        <w:t xml:space="preserve"> Example task schedule file.</w:t>
      </w:r>
      <w:bookmarkEnd w:id="194"/>
    </w:p>
    <w:tbl>
      <w:tblPr>
        <w:tblStyle w:val="TableGrid"/>
        <w:tblW w:w="0" w:type="auto"/>
        <w:jc w:val="center"/>
        <w:tblLook w:val="04A0" w:firstRow="1" w:lastRow="0" w:firstColumn="1" w:lastColumn="0" w:noHBand="0" w:noVBand="1"/>
      </w:tblPr>
      <w:tblGrid>
        <w:gridCol w:w="1726"/>
        <w:gridCol w:w="1726"/>
        <w:gridCol w:w="1726"/>
        <w:gridCol w:w="1726"/>
        <w:gridCol w:w="1726"/>
      </w:tblGrid>
      <w:tr w:rsidR="00EA0F1B" w:rsidRPr="00EA0F1B" w14:paraId="6F7F6FBF" w14:textId="77777777" w:rsidTr="00EA0F1B">
        <w:trPr>
          <w:trHeight w:val="300"/>
          <w:jc w:val="center"/>
        </w:trPr>
        <w:tc>
          <w:tcPr>
            <w:tcW w:w="1726" w:type="dxa"/>
            <w:noWrap/>
            <w:hideMark/>
          </w:tcPr>
          <w:p w14:paraId="74B5EB06" w14:textId="77777777" w:rsidR="00EA0F1B" w:rsidRPr="00EA0F1B" w:rsidRDefault="00EA0F1B" w:rsidP="00EA0F1B">
            <w:pPr>
              <w:keepNext/>
              <w:keepLines/>
              <w:jc w:val="center"/>
            </w:pPr>
            <w:r w:rsidRPr="00EA0F1B">
              <w:t>PickupNode</w:t>
            </w:r>
          </w:p>
        </w:tc>
        <w:tc>
          <w:tcPr>
            <w:tcW w:w="1726" w:type="dxa"/>
            <w:noWrap/>
            <w:hideMark/>
          </w:tcPr>
          <w:p w14:paraId="02064E3A" w14:textId="77777777" w:rsidR="00EA0F1B" w:rsidRPr="00EA0F1B" w:rsidRDefault="00EA0F1B" w:rsidP="00EA0F1B">
            <w:pPr>
              <w:keepNext/>
              <w:keepLines/>
              <w:jc w:val="center"/>
            </w:pPr>
            <w:r w:rsidRPr="00EA0F1B">
              <w:t>DropoffNode</w:t>
            </w:r>
          </w:p>
        </w:tc>
        <w:tc>
          <w:tcPr>
            <w:tcW w:w="1726" w:type="dxa"/>
            <w:noWrap/>
            <w:hideMark/>
          </w:tcPr>
          <w:p w14:paraId="46F3C316" w14:textId="77777777" w:rsidR="00EA0F1B" w:rsidRPr="00EA0F1B" w:rsidRDefault="00EA0F1B" w:rsidP="00EA0F1B">
            <w:pPr>
              <w:keepNext/>
              <w:keepLines/>
              <w:jc w:val="center"/>
            </w:pPr>
            <w:r w:rsidRPr="00EA0F1B">
              <w:t>TimeLimit</w:t>
            </w:r>
          </w:p>
        </w:tc>
        <w:tc>
          <w:tcPr>
            <w:tcW w:w="1726" w:type="dxa"/>
            <w:noWrap/>
            <w:hideMark/>
          </w:tcPr>
          <w:p w14:paraId="10900FCB" w14:textId="77777777" w:rsidR="00EA0F1B" w:rsidRPr="00EA0F1B" w:rsidRDefault="00EA0F1B" w:rsidP="00EA0F1B">
            <w:pPr>
              <w:keepNext/>
              <w:keepLines/>
              <w:jc w:val="center"/>
            </w:pPr>
            <w:r w:rsidRPr="00EA0F1B">
              <w:t>ReleaseTime</w:t>
            </w:r>
          </w:p>
        </w:tc>
        <w:tc>
          <w:tcPr>
            <w:tcW w:w="1726" w:type="dxa"/>
            <w:noWrap/>
            <w:hideMark/>
          </w:tcPr>
          <w:p w14:paraId="01BA9F57" w14:textId="77777777" w:rsidR="00EA0F1B" w:rsidRPr="00EA0F1B" w:rsidRDefault="00EA0F1B" w:rsidP="00EA0F1B">
            <w:pPr>
              <w:keepNext/>
              <w:keepLines/>
              <w:jc w:val="center"/>
            </w:pPr>
            <w:r w:rsidRPr="00EA0F1B">
              <w:t>Name</w:t>
            </w:r>
          </w:p>
        </w:tc>
      </w:tr>
      <w:tr w:rsidR="00EA0F1B" w:rsidRPr="00EA0F1B" w14:paraId="18181648" w14:textId="77777777" w:rsidTr="00EA0F1B">
        <w:trPr>
          <w:trHeight w:val="300"/>
          <w:jc w:val="center"/>
        </w:trPr>
        <w:tc>
          <w:tcPr>
            <w:tcW w:w="1726" w:type="dxa"/>
            <w:noWrap/>
            <w:hideMark/>
          </w:tcPr>
          <w:p w14:paraId="06EED380" w14:textId="77777777" w:rsidR="00EA0F1B" w:rsidRPr="00EA0F1B" w:rsidRDefault="00EA0F1B" w:rsidP="00EA0F1B">
            <w:pPr>
              <w:keepNext/>
              <w:keepLines/>
              <w:jc w:val="center"/>
            </w:pPr>
            <w:r w:rsidRPr="00EA0F1B">
              <w:t>(4, 0)</w:t>
            </w:r>
          </w:p>
        </w:tc>
        <w:tc>
          <w:tcPr>
            <w:tcW w:w="1726" w:type="dxa"/>
            <w:noWrap/>
            <w:hideMark/>
          </w:tcPr>
          <w:p w14:paraId="13348947" w14:textId="77777777" w:rsidR="00EA0F1B" w:rsidRPr="00EA0F1B" w:rsidRDefault="00EA0F1B" w:rsidP="00EA0F1B">
            <w:pPr>
              <w:keepNext/>
              <w:keepLines/>
              <w:jc w:val="center"/>
            </w:pPr>
            <w:r w:rsidRPr="00EA0F1B">
              <w:t>(0, 1)</w:t>
            </w:r>
          </w:p>
        </w:tc>
        <w:tc>
          <w:tcPr>
            <w:tcW w:w="1726" w:type="dxa"/>
            <w:noWrap/>
            <w:hideMark/>
          </w:tcPr>
          <w:p w14:paraId="61832FF9" w14:textId="77777777" w:rsidR="00EA0F1B" w:rsidRPr="00EA0F1B" w:rsidRDefault="00EA0F1B" w:rsidP="00EA0F1B">
            <w:pPr>
              <w:keepNext/>
              <w:keepLines/>
              <w:jc w:val="center"/>
            </w:pPr>
            <w:r w:rsidRPr="00EA0F1B">
              <w:t>0</w:t>
            </w:r>
          </w:p>
        </w:tc>
        <w:tc>
          <w:tcPr>
            <w:tcW w:w="1726" w:type="dxa"/>
            <w:noWrap/>
            <w:hideMark/>
          </w:tcPr>
          <w:p w14:paraId="00D452BB" w14:textId="77777777" w:rsidR="00EA0F1B" w:rsidRPr="00EA0F1B" w:rsidRDefault="00EA0F1B" w:rsidP="00EA0F1B">
            <w:pPr>
              <w:keepNext/>
              <w:keepLines/>
              <w:jc w:val="center"/>
            </w:pPr>
            <w:r w:rsidRPr="00EA0F1B">
              <w:t>0</w:t>
            </w:r>
          </w:p>
        </w:tc>
        <w:tc>
          <w:tcPr>
            <w:tcW w:w="1726" w:type="dxa"/>
            <w:noWrap/>
            <w:hideMark/>
          </w:tcPr>
          <w:p w14:paraId="6C76794B" w14:textId="77777777" w:rsidR="00EA0F1B" w:rsidRPr="00EA0F1B" w:rsidRDefault="00EA0F1B" w:rsidP="00EA0F1B">
            <w:pPr>
              <w:keepNext/>
              <w:keepLines/>
              <w:jc w:val="center"/>
            </w:pPr>
            <w:r w:rsidRPr="00EA0F1B">
              <w:t>0</w:t>
            </w:r>
          </w:p>
        </w:tc>
      </w:tr>
      <w:tr w:rsidR="00EA0F1B" w:rsidRPr="00EA0F1B" w14:paraId="185CADE7" w14:textId="77777777" w:rsidTr="00EA0F1B">
        <w:trPr>
          <w:trHeight w:val="300"/>
          <w:jc w:val="center"/>
        </w:trPr>
        <w:tc>
          <w:tcPr>
            <w:tcW w:w="1726" w:type="dxa"/>
            <w:noWrap/>
            <w:hideMark/>
          </w:tcPr>
          <w:p w14:paraId="6F1B73B0" w14:textId="77777777" w:rsidR="00EA0F1B" w:rsidRPr="00EA0F1B" w:rsidRDefault="00EA0F1B" w:rsidP="00EA0F1B">
            <w:pPr>
              <w:keepNext/>
              <w:keepLines/>
              <w:jc w:val="center"/>
            </w:pPr>
            <w:r w:rsidRPr="00EA0F1B">
              <w:t>(5, 2)</w:t>
            </w:r>
          </w:p>
        </w:tc>
        <w:tc>
          <w:tcPr>
            <w:tcW w:w="1726" w:type="dxa"/>
            <w:noWrap/>
            <w:hideMark/>
          </w:tcPr>
          <w:p w14:paraId="0B32153C" w14:textId="77777777" w:rsidR="00EA0F1B" w:rsidRPr="00EA0F1B" w:rsidRDefault="00EA0F1B" w:rsidP="00EA0F1B">
            <w:pPr>
              <w:keepNext/>
              <w:keepLines/>
              <w:jc w:val="center"/>
            </w:pPr>
            <w:r w:rsidRPr="00EA0F1B">
              <w:t>(0, 1)</w:t>
            </w:r>
          </w:p>
        </w:tc>
        <w:tc>
          <w:tcPr>
            <w:tcW w:w="1726" w:type="dxa"/>
            <w:noWrap/>
            <w:hideMark/>
          </w:tcPr>
          <w:p w14:paraId="1B6560A9" w14:textId="77777777" w:rsidR="00EA0F1B" w:rsidRPr="00EA0F1B" w:rsidRDefault="00EA0F1B" w:rsidP="00EA0F1B">
            <w:pPr>
              <w:keepNext/>
              <w:keepLines/>
              <w:jc w:val="center"/>
            </w:pPr>
            <w:r w:rsidRPr="00EA0F1B">
              <w:t>0</w:t>
            </w:r>
          </w:p>
        </w:tc>
        <w:tc>
          <w:tcPr>
            <w:tcW w:w="1726" w:type="dxa"/>
            <w:noWrap/>
            <w:hideMark/>
          </w:tcPr>
          <w:p w14:paraId="1B3A0046" w14:textId="77777777" w:rsidR="00EA0F1B" w:rsidRPr="00EA0F1B" w:rsidRDefault="00EA0F1B" w:rsidP="00EA0F1B">
            <w:pPr>
              <w:keepNext/>
              <w:keepLines/>
              <w:jc w:val="center"/>
            </w:pPr>
            <w:r w:rsidRPr="00EA0F1B">
              <w:t>0</w:t>
            </w:r>
          </w:p>
        </w:tc>
        <w:tc>
          <w:tcPr>
            <w:tcW w:w="1726" w:type="dxa"/>
            <w:noWrap/>
            <w:hideMark/>
          </w:tcPr>
          <w:p w14:paraId="1B293ED8" w14:textId="77777777" w:rsidR="00EA0F1B" w:rsidRPr="00EA0F1B" w:rsidRDefault="00EA0F1B" w:rsidP="00EA0F1B">
            <w:pPr>
              <w:keepNext/>
              <w:keepLines/>
              <w:jc w:val="center"/>
            </w:pPr>
            <w:r w:rsidRPr="00EA0F1B">
              <w:t>1</w:t>
            </w:r>
          </w:p>
        </w:tc>
      </w:tr>
      <w:tr w:rsidR="00EA0F1B" w:rsidRPr="00EA0F1B" w14:paraId="6FCC77A2" w14:textId="77777777" w:rsidTr="00EA0F1B">
        <w:trPr>
          <w:trHeight w:val="300"/>
          <w:jc w:val="center"/>
        </w:trPr>
        <w:tc>
          <w:tcPr>
            <w:tcW w:w="1726" w:type="dxa"/>
            <w:noWrap/>
            <w:hideMark/>
          </w:tcPr>
          <w:p w14:paraId="36882AB2" w14:textId="77777777" w:rsidR="00EA0F1B" w:rsidRPr="00EA0F1B" w:rsidRDefault="00EA0F1B" w:rsidP="00EA0F1B">
            <w:pPr>
              <w:keepNext/>
              <w:keepLines/>
              <w:jc w:val="center"/>
            </w:pPr>
            <w:r w:rsidRPr="00EA0F1B">
              <w:t>(5, 0)</w:t>
            </w:r>
          </w:p>
        </w:tc>
        <w:tc>
          <w:tcPr>
            <w:tcW w:w="1726" w:type="dxa"/>
            <w:noWrap/>
            <w:hideMark/>
          </w:tcPr>
          <w:p w14:paraId="20DAB5D9" w14:textId="77777777" w:rsidR="00EA0F1B" w:rsidRPr="00EA0F1B" w:rsidRDefault="00EA0F1B" w:rsidP="00EA0F1B">
            <w:pPr>
              <w:keepNext/>
              <w:keepLines/>
              <w:jc w:val="center"/>
            </w:pPr>
            <w:r w:rsidRPr="00EA0F1B">
              <w:t>(0, 1)</w:t>
            </w:r>
          </w:p>
        </w:tc>
        <w:tc>
          <w:tcPr>
            <w:tcW w:w="1726" w:type="dxa"/>
            <w:noWrap/>
            <w:hideMark/>
          </w:tcPr>
          <w:p w14:paraId="017F0EBE" w14:textId="77777777" w:rsidR="00EA0F1B" w:rsidRPr="00EA0F1B" w:rsidRDefault="00EA0F1B" w:rsidP="00EA0F1B">
            <w:pPr>
              <w:keepNext/>
              <w:keepLines/>
              <w:jc w:val="center"/>
            </w:pPr>
            <w:r w:rsidRPr="00EA0F1B">
              <w:t>0</w:t>
            </w:r>
          </w:p>
        </w:tc>
        <w:tc>
          <w:tcPr>
            <w:tcW w:w="1726" w:type="dxa"/>
            <w:noWrap/>
            <w:hideMark/>
          </w:tcPr>
          <w:p w14:paraId="02653863" w14:textId="77777777" w:rsidR="00EA0F1B" w:rsidRPr="00EA0F1B" w:rsidRDefault="00EA0F1B" w:rsidP="00EA0F1B">
            <w:pPr>
              <w:keepNext/>
              <w:keepLines/>
              <w:jc w:val="center"/>
            </w:pPr>
            <w:r w:rsidRPr="00EA0F1B">
              <w:t>0</w:t>
            </w:r>
          </w:p>
        </w:tc>
        <w:tc>
          <w:tcPr>
            <w:tcW w:w="1726" w:type="dxa"/>
            <w:noWrap/>
            <w:hideMark/>
          </w:tcPr>
          <w:p w14:paraId="0030EBA3" w14:textId="77777777" w:rsidR="00EA0F1B" w:rsidRPr="00EA0F1B" w:rsidRDefault="00EA0F1B" w:rsidP="00EA0F1B">
            <w:pPr>
              <w:keepNext/>
              <w:keepLines/>
              <w:jc w:val="center"/>
            </w:pPr>
            <w:r w:rsidRPr="00EA0F1B">
              <w:t>2</w:t>
            </w:r>
          </w:p>
        </w:tc>
      </w:tr>
      <w:tr w:rsidR="00EA0F1B" w:rsidRPr="00EA0F1B" w14:paraId="7AE3E056" w14:textId="77777777" w:rsidTr="00EA0F1B">
        <w:trPr>
          <w:trHeight w:val="300"/>
          <w:jc w:val="center"/>
        </w:trPr>
        <w:tc>
          <w:tcPr>
            <w:tcW w:w="1726" w:type="dxa"/>
            <w:noWrap/>
            <w:hideMark/>
          </w:tcPr>
          <w:p w14:paraId="121661E2" w14:textId="77777777" w:rsidR="00EA0F1B" w:rsidRPr="00EA0F1B" w:rsidRDefault="00EA0F1B" w:rsidP="00EA0F1B">
            <w:pPr>
              <w:keepNext/>
              <w:keepLines/>
              <w:jc w:val="center"/>
            </w:pPr>
            <w:r w:rsidRPr="00EA0F1B">
              <w:t>(5, 2)</w:t>
            </w:r>
          </w:p>
        </w:tc>
        <w:tc>
          <w:tcPr>
            <w:tcW w:w="1726" w:type="dxa"/>
            <w:noWrap/>
            <w:hideMark/>
          </w:tcPr>
          <w:p w14:paraId="7FB5DFCF" w14:textId="77777777" w:rsidR="00EA0F1B" w:rsidRPr="00EA0F1B" w:rsidRDefault="00EA0F1B" w:rsidP="00EA0F1B">
            <w:pPr>
              <w:keepNext/>
              <w:keepLines/>
              <w:jc w:val="center"/>
            </w:pPr>
            <w:r w:rsidRPr="00EA0F1B">
              <w:t>(0, 1)</w:t>
            </w:r>
          </w:p>
        </w:tc>
        <w:tc>
          <w:tcPr>
            <w:tcW w:w="1726" w:type="dxa"/>
            <w:noWrap/>
            <w:hideMark/>
          </w:tcPr>
          <w:p w14:paraId="7F57F7B0" w14:textId="77777777" w:rsidR="00EA0F1B" w:rsidRPr="00EA0F1B" w:rsidRDefault="00EA0F1B" w:rsidP="00EA0F1B">
            <w:pPr>
              <w:keepNext/>
              <w:keepLines/>
              <w:jc w:val="center"/>
            </w:pPr>
            <w:r w:rsidRPr="00EA0F1B">
              <w:t>0</w:t>
            </w:r>
          </w:p>
        </w:tc>
        <w:tc>
          <w:tcPr>
            <w:tcW w:w="1726" w:type="dxa"/>
            <w:noWrap/>
            <w:hideMark/>
          </w:tcPr>
          <w:p w14:paraId="6CC625ED" w14:textId="77777777" w:rsidR="00EA0F1B" w:rsidRPr="00EA0F1B" w:rsidRDefault="00EA0F1B" w:rsidP="00EA0F1B">
            <w:pPr>
              <w:keepNext/>
              <w:keepLines/>
              <w:jc w:val="center"/>
            </w:pPr>
            <w:r w:rsidRPr="00EA0F1B">
              <w:t>5</w:t>
            </w:r>
          </w:p>
        </w:tc>
        <w:tc>
          <w:tcPr>
            <w:tcW w:w="1726" w:type="dxa"/>
            <w:noWrap/>
            <w:hideMark/>
          </w:tcPr>
          <w:p w14:paraId="08A9F335" w14:textId="77777777" w:rsidR="00EA0F1B" w:rsidRPr="00EA0F1B" w:rsidRDefault="00EA0F1B" w:rsidP="00EA0F1B">
            <w:pPr>
              <w:keepNext/>
              <w:keepLines/>
              <w:jc w:val="center"/>
            </w:pPr>
            <w:r w:rsidRPr="00EA0F1B">
              <w:t>3</w:t>
            </w:r>
          </w:p>
        </w:tc>
      </w:tr>
      <w:tr w:rsidR="00EA0F1B" w:rsidRPr="00EA0F1B" w14:paraId="50B394C4" w14:textId="77777777" w:rsidTr="00EA0F1B">
        <w:trPr>
          <w:trHeight w:val="300"/>
          <w:jc w:val="center"/>
        </w:trPr>
        <w:tc>
          <w:tcPr>
            <w:tcW w:w="1726" w:type="dxa"/>
            <w:noWrap/>
            <w:hideMark/>
          </w:tcPr>
          <w:p w14:paraId="13224A44" w14:textId="77777777" w:rsidR="00EA0F1B" w:rsidRPr="00EA0F1B" w:rsidRDefault="00EA0F1B" w:rsidP="00EA0F1B">
            <w:pPr>
              <w:keepNext/>
              <w:keepLines/>
              <w:jc w:val="center"/>
            </w:pPr>
            <w:r w:rsidRPr="00EA0F1B">
              <w:t>(2, 2)</w:t>
            </w:r>
          </w:p>
        </w:tc>
        <w:tc>
          <w:tcPr>
            <w:tcW w:w="1726" w:type="dxa"/>
            <w:noWrap/>
            <w:hideMark/>
          </w:tcPr>
          <w:p w14:paraId="2587D278" w14:textId="77777777" w:rsidR="00EA0F1B" w:rsidRPr="00EA0F1B" w:rsidRDefault="00EA0F1B" w:rsidP="00EA0F1B">
            <w:pPr>
              <w:keepNext/>
              <w:keepLines/>
              <w:jc w:val="center"/>
            </w:pPr>
            <w:r w:rsidRPr="00EA0F1B">
              <w:t>(0, 1)</w:t>
            </w:r>
          </w:p>
        </w:tc>
        <w:tc>
          <w:tcPr>
            <w:tcW w:w="1726" w:type="dxa"/>
            <w:noWrap/>
            <w:hideMark/>
          </w:tcPr>
          <w:p w14:paraId="66A20F2C" w14:textId="77777777" w:rsidR="00EA0F1B" w:rsidRPr="00EA0F1B" w:rsidRDefault="00EA0F1B" w:rsidP="00EA0F1B">
            <w:pPr>
              <w:keepNext/>
              <w:keepLines/>
              <w:jc w:val="center"/>
            </w:pPr>
            <w:r w:rsidRPr="00EA0F1B">
              <w:t>0</w:t>
            </w:r>
          </w:p>
        </w:tc>
        <w:tc>
          <w:tcPr>
            <w:tcW w:w="1726" w:type="dxa"/>
            <w:noWrap/>
            <w:hideMark/>
          </w:tcPr>
          <w:p w14:paraId="722CF30F" w14:textId="77777777" w:rsidR="00EA0F1B" w:rsidRPr="00EA0F1B" w:rsidRDefault="00EA0F1B" w:rsidP="00EA0F1B">
            <w:pPr>
              <w:keepNext/>
              <w:keepLines/>
              <w:jc w:val="center"/>
            </w:pPr>
            <w:r w:rsidRPr="00EA0F1B">
              <w:t>5</w:t>
            </w:r>
          </w:p>
        </w:tc>
        <w:tc>
          <w:tcPr>
            <w:tcW w:w="1726" w:type="dxa"/>
            <w:noWrap/>
            <w:hideMark/>
          </w:tcPr>
          <w:p w14:paraId="41756BC1" w14:textId="77777777" w:rsidR="00EA0F1B" w:rsidRPr="00EA0F1B" w:rsidRDefault="00EA0F1B" w:rsidP="00EA0F1B">
            <w:pPr>
              <w:keepNext/>
              <w:keepLines/>
              <w:jc w:val="center"/>
            </w:pPr>
            <w:r w:rsidRPr="00EA0F1B">
              <w:t>4</w:t>
            </w:r>
          </w:p>
        </w:tc>
      </w:tr>
    </w:tbl>
    <w:p w14:paraId="126479FC" w14:textId="77777777" w:rsidR="00C9069E" w:rsidRDefault="00C9069E" w:rsidP="00C9069E"/>
    <w:p w14:paraId="1A00E93A" w14:textId="2140AE84" w:rsidR="00EA0F1B" w:rsidRDefault="00EE668A" w:rsidP="00C9069E">
      <w:r>
        <w:t>All tasks are</w:t>
      </w:r>
      <w:r w:rsidR="00EA0F1B">
        <w:t xml:space="preserve"> defined with an infinite time limit as the solving mode for FleetBench multi-agent problems with schedules currently assumes the objective is to complete all tasks eventually. Statistical evaluation of tardiness is left to the data collected by FleetBench, discussed in Chapter 5. User extensions of FleetBench could use this value with custom schedules to determine a priority order for task assignment and completion.</w:t>
      </w:r>
    </w:p>
    <w:p w14:paraId="7B53E3A7" w14:textId="194C53F1" w:rsidR="00EA0F1B" w:rsidRDefault="00EA0F1B" w:rsidP="00C9069E">
      <w:r>
        <w:t xml:space="preserve">The ReleaseTime value determines the timestep at which the task should be inserted into the simulation. This </w:t>
      </w:r>
      <w:r w:rsidR="003C768E">
        <w:t>delay</w:t>
      </w:r>
      <w:r>
        <w:t xml:space="preserve"> is </w:t>
      </w:r>
      <w:r w:rsidR="003C768E">
        <w:t>used</w:t>
      </w:r>
      <w:r>
        <w:t xml:space="preserve"> to smooth out the insertion of tasks to better approximate a warehouse scenario</w:t>
      </w:r>
      <w:r w:rsidR="003C768E">
        <w:t xml:space="preserve"> where orders trickle in</w:t>
      </w:r>
      <w:r>
        <w:t>.</w:t>
      </w:r>
      <w:r w:rsidR="003C768E">
        <w:t xml:space="preserve"> More advanced schedule design could be added as a feature to FleetBench, but the design is simple enough to </w:t>
      </w:r>
      <w:r w:rsidR="00EE668A">
        <w:t xml:space="preserve">emulate with external </w:t>
      </w:r>
      <w:r w:rsidR="003C768E">
        <w:t>script</w:t>
      </w:r>
      <w:r w:rsidR="00EE668A">
        <w:t>ing</w:t>
      </w:r>
      <w:r w:rsidR="003C768E">
        <w:t>.</w:t>
      </w:r>
    </w:p>
    <w:p w14:paraId="340158A5" w14:textId="2F299111" w:rsidR="00EA0F1B" w:rsidRDefault="00EA0F1B" w:rsidP="00C9069E">
      <w:r>
        <w:t>The Name field is used to provide a human-readable ID. Currently there is no option to configure this through FleetBench, but if task schedules are generated externally FleetBench will use this information in its UI.</w:t>
      </w:r>
    </w:p>
    <w:p w14:paraId="2F31ACC8" w14:textId="77777777" w:rsidR="00C9069E" w:rsidRDefault="00C9069E" w:rsidP="00C9069E"/>
    <w:p w14:paraId="30975179" w14:textId="0E71595E" w:rsidR="00C9069E" w:rsidRPr="00C9069E" w:rsidRDefault="00C9069E" w:rsidP="00C9069E">
      <w:pPr>
        <w:sectPr w:rsidR="00C9069E" w:rsidRPr="00C9069E" w:rsidSect="004F56DA">
          <w:pgSz w:w="12240" w:h="15840"/>
          <w:pgMar w:top="2160" w:right="1440" w:bottom="1440" w:left="2160" w:header="1440" w:footer="1440" w:gutter="0"/>
          <w:cols w:space="720"/>
          <w:docGrid w:linePitch="360"/>
        </w:sectPr>
      </w:pPr>
    </w:p>
    <w:p w14:paraId="36E64791" w14:textId="77777777" w:rsidR="001B11E3" w:rsidRDefault="001B11E3" w:rsidP="001B11E3">
      <w:pPr>
        <w:pStyle w:val="Heading1"/>
        <w:spacing w:line="480" w:lineRule="auto"/>
      </w:pPr>
      <w:bookmarkStart w:id="195" w:name="_Toc151829375"/>
      <w:r>
        <w:lastRenderedPageBreak/>
        <w:t>Appendix F:</w:t>
      </w:r>
      <w:r>
        <w:br/>
        <w:t>Extending FleetBench</w:t>
      </w:r>
      <w:bookmarkEnd w:id="195"/>
    </w:p>
    <w:p w14:paraId="00A282CD" w14:textId="34589229" w:rsidR="006949E0" w:rsidRDefault="003C768E" w:rsidP="001B11E3">
      <w:r>
        <w:t>FleetBench uses a relatively simple to implement system (the state machine presented in Chapter 3</w:t>
      </w:r>
      <w:r w:rsidR="000A79CE">
        <w:t xml:space="preserve"> and Appendix B</w:t>
      </w:r>
      <w:r>
        <w:t xml:space="preserve">) to drive a highly dynamic and complicated system toward a solution state. There are many emergent complexities which must be accounted for </w:t>
      </w:r>
      <w:r w:rsidR="0007580F">
        <w:t>during the design of an algorithm.</w:t>
      </w:r>
      <w:r w:rsidR="006949E0">
        <w:t xml:space="preserve"> Handling these occurrences is</w:t>
      </w:r>
      <w:r w:rsidR="0007580F">
        <w:t xml:space="preserve"> the job of the developer. This appendix aims to provide context on the current required steps to add an algorithm to the program from scratch.</w:t>
      </w:r>
      <w:r w:rsidR="006949E0">
        <w:t xml:space="preserve"> This section assumes that the implementation makes use of all four available script modules, which are named </w:t>
      </w:r>
      <w:r w:rsidR="006949E0">
        <w:rPr>
          <w:i/>
          <w:iCs/>
        </w:rPr>
        <w:t xml:space="preserve">Managers, Taskers, Pathfinders, </w:t>
      </w:r>
      <w:r w:rsidR="006949E0">
        <w:t xml:space="preserve">and </w:t>
      </w:r>
      <w:r w:rsidR="006949E0" w:rsidRPr="006949E0">
        <w:rPr>
          <w:i/>
          <w:iCs/>
        </w:rPr>
        <w:t>Movers</w:t>
      </w:r>
      <w:r w:rsidR="006949E0">
        <w:rPr>
          <w:i/>
          <w:iCs/>
        </w:rPr>
        <w:t>.</w:t>
      </w:r>
    </w:p>
    <w:p w14:paraId="42E3B301" w14:textId="103F6E30" w:rsidR="00513491" w:rsidRDefault="00513491" w:rsidP="00513491">
      <w:pPr>
        <w:pStyle w:val="Heading3"/>
        <w:spacing w:line="240" w:lineRule="auto"/>
      </w:pPr>
      <w:bookmarkStart w:id="196" w:name="_Toc151829376"/>
      <w:r>
        <w:t>Adding New Algorithms</w:t>
      </w:r>
      <w:bookmarkEnd w:id="196"/>
    </w:p>
    <w:p w14:paraId="6DF5F1C1" w14:textId="1E692601" w:rsidR="006949E0" w:rsidRDefault="005E3735" w:rsidP="001B11E3">
      <w:r>
        <w:t xml:space="preserve">Each package of algorithms is currently held together by two dictionaries declared when the simulation process initializes: </w:t>
      </w:r>
      <w:r w:rsidRPr="005E3735">
        <w:rPr>
          <w:rStyle w:val="CodeChar"/>
        </w:rPr>
        <w:t>algorithmDict</w:t>
      </w:r>
      <w:r>
        <w:t xml:space="preserve"> and </w:t>
      </w:r>
      <w:r w:rsidRPr="005E3735">
        <w:rPr>
          <w:rStyle w:val="CodeChar"/>
        </w:rPr>
        <w:t>algorithmConfigDict</w:t>
      </w:r>
      <w:r>
        <w:t>. The former is staticall defined while the latter contains instructions to retrieve set values from the configuration menus.</w:t>
      </w:r>
    </w:p>
    <w:p w14:paraId="293CC942" w14:textId="0AB8A261" w:rsidR="005E3735" w:rsidRPr="006949E0" w:rsidRDefault="005E3735" w:rsidP="001B11E3">
      <w:r>
        <w:t>At time of writing, this process is very far from automatic. In the future FleetBench could be greatly improved by handling the insertion of a collection of scripts into a specific filepath. It is recommended to refer to the most up to date documentation which can be found for FleetBench to do so.</w:t>
      </w:r>
    </w:p>
    <w:p w14:paraId="13F40D6C" w14:textId="336B1033" w:rsidR="001B11E3" w:rsidRDefault="005E3735" w:rsidP="001B11E3">
      <w:r>
        <w:t>An example entry into the algorithm dictionary looks like:</w:t>
      </w:r>
    </w:p>
    <w:p w14:paraId="55AD42FE" w14:textId="211C171E" w:rsidR="005E3735" w:rsidRDefault="005E3735" w:rsidP="000A79CE">
      <w:pPr>
        <w:pStyle w:val="Code"/>
        <w:numPr>
          <w:ilvl w:val="0"/>
          <w:numId w:val="27"/>
        </w:numPr>
        <w:jc w:val="left"/>
      </w:pPr>
      <w:r w:rsidRPr="005E3735">
        <w:t xml:space="preserve">"Windowed HCA* (WHCA*)": (WHCAstarPathfinder, </w:t>
      </w:r>
      <w:r w:rsidR="000A79CE">
        <w:br/>
      </w:r>
      <w:r w:rsidR="000A79CE">
        <w:tab/>
      </w:r>
      <w:r w:rsidR="000A79CE">
        <w:tab/>
      </w:r>
      <w:r w:rsidRPr="005E3735">
        <w:t>WHCAstarReserver, WHCAstarMover, WHCAstarTasker)</w:t>
      </w:r>
    </w:p>
    <w:p w14:paraId="1D50CD4C" w14:textId="0309202B" w:rsidR="005E3735" w:rsidRDefault="005E3735" w:rsidP="001B11E3">
      <w:r>
        <w:t xml:space="preserve">Where each element of the tuple is a class which has been imported at the top of the </w:t>
      </w:r>
      <w:r w:rsidRPr="005E3735">
        <w:rPr>
          <w:rStyle w:val="CodeChar"/>
        </w:rPr>
        <w:t>simulationProcessor.py</w:t>
      </w:r>
      <w:r>
        <w:t xml:space="preserve"> file:</w:t>
      </w:r>
    </w:p>
    <w:p w14:paraId="4710C479" w14:textId="2BF786C0" w:rsidR="005E3735" w:rsidRDefault="005E3735">
      <w:pPr>
        <w:pStyle w:val="Code"/>
        <w:numPr>
          <w:ilvl w:val="0"/>
          <w:numId w:val="26"/>
        </w:numPr>
      </w:pPr>
      <w:r w:rsidRPr="005E3735">
        <w:t>from pathfindScripts.WHCAstarPathfinder import WHCAstarPathfinder</w:t>
      </w:r>
    </w:p>
    <w:p w14:paraId="63FFED14" w14:textId="655E431F" w:rsidR="005E3735" w:rsidRDefault="005E3735" w:rsidP="005E3735">
      <w:pPr>
        <w:pStyle w:val="Code"/>
      </w:pPr>
      <w:r w:rsidRPr="005E3735">
        <w:t>from pathfindManagerScripts.WHCAstarReserver import WHCAstarReserver</w:t>
      </w:r>
    </w:p>
    <w:p w14:paraId="34DF13B2" w14:textId="42A7E433" w:rsidR="005E3735" w:rsidRDefault="005E3735" w:rsidP="005E3735">
      <w:pPr>
        <w:pStyle w:val="Code"/>
      </w:pPr>
      <w:r w:rsidRPr="005E3735">
        <w:t>from pathfindMoverScripts.WHCAstarMover import WHCAstarMover</w:t>
      </w:r>
    </w:p>
    <w:p w14:paraId="615B3256" w14:textId="3271B37F" w:rsidR="005E3735" w:rsidRDefault="005E3735" w:rsidP="005E3735">
      <w:pPr>
        <w:pStyle w:val="Code"/>
      </w:pPr>
      <w:r w:rsidRPr="005E3735">
        <w:t>from pathfindTaskerScripts.WHCAstarTasker import WHCAstarTasker</w:t>
      </w:r>
    </w:p>
    <w:p w14:paraId="2457F56D" w14:textId="78BD7E5C" w:rsidR="005E3735" w:rsidRDefault="00E162BD" w:rsidP="001B11E3">
      <w:r>
        <w:t>Each script must therefore be contained within a class to be imported. When the classes are initialized, many arguments are passed. It is possible to increase the amount of information made available to the objects by passing in additional references, but these updates must be made for all algorithms or caught with default handling for additional arguments.</w:t>
      </w:r>
    </w:p>
    <w:p w14:paraId="2324B7A2" w14:textId="2E722DD1" w:rsidR="00E162BD" w:rsidRDefault="00E162BD" w:rsidP="001B11E3">
      <w:r>
        <w:t xml:space="preserve">The objects passed into the init function of each script module are collected in </w:t>
      </w:r>
      <w:r w:rsidR="008162C7">
        <w:fldChar w:fldCharType="begin"/>
      </w:r>
      <w:r w:rsidR="008162C7">
        <w:instrText xml:space="preserve"> REF _Ref151336784 \h </w:instrText>
      </w:r>
      <w:r w:rsidR="008162C7">
        <w:fldChar w:fldCharType="separate"/>
      </w:r>
      <w:r w:rsidR="003667A2" w:rsidRPr="008162C7">
        <w:rPr>
          <w:b/>
          <w:bCs/>
        </w:rPr>
        <w:t xml:space="preserve">Table </w:t>
      </w:r>
      <w:r w:rsidR="003667A2">
        <w:rPr>
          <w:b/>
          <w:bCs/>
          <w:noProof/>
        </w:rPr>
        <w:t>17</w:t>
      </w:r>
      <w:r w:rsidR="008162C7">
        <w:fldChar w:fldCharType="end"/>
      </w:r>
      <w:r>
        <w:t xml:space="preserve"> for reference, with a descriptive name in place of the declarative code. </w:t>
      </w:r>
    </w:p>
    <w:p w14:paraId="10C7D401" w14:textId="3EC27881" w:rsidR="00383C8A" w:rsidRDefault="00383C8A" w:rsidP="00383C8A">
      <w:pPr>
        <w:pStyle w:val="Caption"/>
        <w:keepNext/>
      </w:pPr>
      <w:bookmarkStart w:id="197" w:name="_Ref151336784"/>
      <w:bookmarkStart w:id="198" w:name="_Toc151828267"/>
      <w:r w:rsidRPr="008162C7">
        <w:rPr>
          <w:b/>
          <w:bCs/>
        </w:rPr>
        <w:lastRenderedPageBreak/>
        <w:t xml:space="preserve">Table </w:t>
      </w:r>
      <w:r w:rsidRPr="008162C7">
        <w:rPr>
          <w:b/>
          <w:bCs/>
        </w:rPr>
        <w:fldChar w:fldCharType="begin"/>
      </w:r>
      <w:r w:rsidRPr="008162C7">
        <w:rPr>
          <w:b/>
          <w:bCs/>
        </w:rPr>
        <w:instrText xml:space="preserve"> SEQ Table \* ARABIC </w:instrText>
      </w:r>
      <w:r w:rsidRPr="008162C7">
        <w:rPr>
          <w:b/>
          <w:bCs/>
        </w:rPr>
        <w:fldChar w:fldCharType="separate"/>
      </w:r>
      <w:r w:rsidR="003667A2">
        <w:rPr>
          <w:b/>
          <w:bCs/>
          <w:noProof/>
        </w:rPr>
        <w:t>17</w:t>
      </w:r>
      <w:r w:rsidRPr="008162C7">
        <w:rPr>
          <w:b/>
          <w:bCs/>
        </w:rPr>
        <w:fldChar w:fldCharType="end"/>
      </w:r>
      <w:bookmarkEnd w:id="197"/>
      <w:r w:rsidRPr="008162C7">
        <w:rPr>
          <w:b/>
          <w:bCs/>
        </w:rPr>
        <w:t>:</w:t>
      </w:r>
      <w:r>
        <w:t xml:space="preserve"> Script objects and input arguments.</w:t>
      </w:r>
      <w:bookmarkEnd w:id="198"/>
    </w:p>
    <w:tbl>
      <w:tblPr>
        <w:tblStyle w:val="TableGrid"/>
        <w:tblW w:w="5000" w:type="pct"/>
        <w:tblLook w:val="04A0" w:firstRow="1" w:lastRow="0" w:firstColumn="1" w:lastColumn="0" w:noHBand="0" w:noVBand="1"/>
      </w:tblPr>
      <w:tblGrid>
        <w:gridCol w:w="3235"/>
        <w:gridCol w:w="5395"/>
      </w:tblGrid>
      <w:tr w:rsidR="008162C7" w14:paraId="3D90A1F2" w14:textId="77777777" w:rsidTr="008162C7">
        <w:tc>
          <w:tcPr>
            <w:tcW w:w="1874" w:type="pct"/>
            <w:vAlign w:val="center"/>
          </w:tcPr>
          <w:p w14:paraId="13DF34FF" w14:textId="5805ABD2" w:rsidR="008162C7" w:rsidRDefault="008162C7" w:rsidP="008162C7">
            <w:pPr>
              <w:keepNext/>
              <w:keepLines/>
              <w:jc w:val="center"/>
            </w:pPr>
            <w:r>
              <w:t>Manager object—manages the shared information state. Mostly passed as a reference to other objects for use by developer of algorithm scripts.</w:t>
            </w:r>
            <w:r>
              <w:br/>
              <w:t>This object is: self.infoShareManager</w:t>
            </w:r>
          </w:p>
        </w:tc>
        <w:tc>
          <w:tcPr>
            <w:tcW w:w="3126" w:type="pct"/>
          </w:tcPr>
          <w:p w14:paraId="7500DFA5" w14:textId="09439921" w:rsidR="008162C7" w:rsidRDefault="008162C7" w:rsidP="008162C7">
            <w:pPr>
              <w:keepNext/>
              <w:keepLines/>
            </w:pPr>
            <w:r>
              <w:t>Reference to the map graph</w:t>
            </w:r>
          </w:p>
        </w:tc>
      </w:tr>
      <w:tr w:rsidR="008162C7" w14:paraId="120F1BDF" w14:textId="77777777" w:rsidTr="008162C7">
        <w:tc>
          <w:tcPr>
            <w:tcW w:w="1874" w:type="pct"/>
            <w:vMerge w:val="restart"/>
            <w:vAlign w:val="center"/>
          </w:tcPr>
          <w:p w14:paraId="71AA7265" w14:textId="77777777" w:rsidR="008162C7" w:rsidRDefault="008162C7" w:rsidP="008162C7">
            <w:pPr>
              <w:keepNext/>
              <w:keepLines/>
              <w:jc w:val="center"/>
            </w:pPr>
            <w:r>
              <w:t>Tasker object—seeks and assigns tasks for agents during simulation runtime</w:t>
            </w:r>
          </w:p>
          <w:p w14:paraId="5E18308A" w14:textId="77777777" w:rsidR="008162C7" w:rsidRDefault="008162C7" w:rsidP="008162C7">
            <w:pPr>
              <w:keepNext/>
              <w:keepLines/>
              <w:jc w:val="center"/>
            </w:pPr>
            <w:r>
              <w:t>This object is:</w:t>
            </w:r>
          </w:p>
          <w:p w14:paraId="70A1950E" w14:textId="4D00BD78" w:rsidR="008162C7" w:rsidRDefault="008162C7" w:rsidP="008162C7">
            <w:pPr>
              <w:keepNext/>
              <w:keepLines/>
              <w:jc w:val="center"/>
            </w:pPr>
            <w:r>
              <w:t>self.simulationTasker</w:t>
            </w:r>
          </w:p>
        </w:tc>
        <w:tc>
          <w:tcPr>
            <w:tcW w:w="3126" w:type="pct"/>
          </w:tcPr>
          <w:p w14:paraId="01E0399E" w14:textId="6E78D663" w:rsidR="008162C7" w:rsidRDefault="008162C7" w:rsidP="008162C7">
            <w:pPr>
              <w:keepNext/>
              <w:keepLines/>
            </w:pPr>
            <w:r>
              <w:t>List of pickup nodes</w:t>
            </w:r>
          </w:p>
        </w:tc>
      </w:tr>
      <w:tr w:rsidR="008162C7" w14:paraId="79AC2C89" w14:textId="77777777" w:rsidTr="008162C7">
        <w:tc>
          <w:tcPr>
            <w:tcW w:w="1874" w:type="pct"/>
            <w:vMerge/>
            <w:vAlign w:val="center"/>
          </w:tcPr>
          <w:p w14:paraId="4990A26F" w14:textId="77777777" w:rsidR="008162C7" w:rsidRDefault="008162C7" w:rsidP="008162C7">
            <w:pPr>
              <w:keepNext/>
              <w:keepLines/>
              <w:jc w:val="center"/>
            </w:pPr>
          </w:p>
        </w:tc>
        <w:tc>
          <w:tcPr>
            <w:tcW w:w="3126" w:type="pct"/>
          </w:tcPr>
          <w:p w14:paraId="3D7CD961" w14:textId="3F176960" w:rsidR="008162C7" w:rsidRDefault="008162C7" w:rsidP="008162C7">
            <w:pPr>
              <w:keepNext/>
              <w:keepLines/>
            </w:pPr>
            <w:r>
              <w:t>List of delivery nodes</w:t>
            </w:r>
          </w:p>
        </w:tc>
      </w:tr>
      <w:tr w:rsidR="008162C7" w14:paraId="1DB1E188" w14:textId="77777777" w:rsidTr="008162C7">
        <w:tc>
          <w:tcPr>
            <w:tcW w:w="1874" w:type="pct"/>
            <w:vMerge/>
            <w:vAlign w:val="center"/>
          </w:tcPr>
          <w:p w14:paraId="396354C5" w14:textId="77777777" w:rsidR="008162C7" w:rsidRDefault="008162C7" w:rsidP="008162C7">
            <w:pPr>
              <w:keepNext/>
              <w:keepLines/>
              <w:jc w:val="center"/>
            </w:pPr>
          </w:p>
        </w:tc>
        <w:tc>
          <w:tcPr>
            <w:tcW w:w="3126" w:type="pct"/>
          </w:tcPr>
          <w:p w14:paraId="539BDE74" w14:textId="4D3D4579" w:rsidR="008162C7" w:rsidRDefault="008162C7" w:rsidP="008162C7">
            <w:pPr>
              <w:keepNext/>
              <w:keepLines/>
            </w:pPr>
            <w:r>
              <w:t>List of node weights</w:t>
            </w:r>
          </w:p>
        </w:tc>
      </w:tr>
      <w:tr w:rsidR="008162C7" w14:paraId="6717B5C9" w14:textId="77777777" w:rsidTr="008162C7">
        <w:tc>
          <w:tcPr>
            <w:tcW w:w="1874" w:type="pct"/>
            <w:vMerge/>
            <w:vAlign w:val="center"/>
          </w:tcPr>
          <w:p w14:paraId="78F29374" w14:textId="77777777" w:rsidR="008162C7" w:rsidRDefault="008162C7" w:rsidP="008162C7">
            <w:pPr>
              <w:keepNext/>
              <w:keepLines/>
              <w:jc w:val="center"/>
            </w:pPr>
          </w:p>
        </w:tc>
        <w:tc>
          <w:tcPr>
            <w:tcW w:w="3126" w:type="pct"/>
          </w:tcPr>
          <w:p w14:paraId="2F1F8400" w14:textId="03FBD3DE" w:rsidR="008162C7" w:rsidRDefault="008162C7" w:rsidP="008162C7">
            <w:pPr>
              <w:keepNext/>
              <w:keepLines/>
            </w:pPr>
            <w:r>
              <w:t>List of node availabilities</w:t>
            </w:r>
          </w:p>
        </w:tc>
      </w:tr>
      <w:tr w:rsidR="008162C7" w14:paraId="5C433012" w14:textId="77777777" w:rsidTr="008162C7">
        <w:tc>
          <w:tcPr>
            <w:tcW w:w="1874" w:type="pct"/>
            <w:vMerge/>
            <w:vAlign w:val="center"/>
          </w:tcPr>
          <w:p w14:paraId="44040F69" w14:textId="77777777" w:rsidR="008162C7" w:rsidRDefault="008162C7" w:rsidP="008162C7">
            <w:pPr>
              <w:keepNext/>
              <w:keepLines/>
              <w:jc w:val="center"/>
            </w:pPr>
          </w:p>
        </w:tc>
        <w:tc>
          <w:tcPr>
            <w:tcW w:w="3126" w:type="pct"/>
          </w:tcPr>
          <w:p w14:paraId="4896CCFF" w14:textId="446C5A5F" w:rsidR="008162C7" w:rsidRDefault="008162C7" w:rsidP="008162C7">
            <w:pPr>
              <w:keepNext/>
              <w:keepLines/>
            </w:pPr>
            <w:r>
              <w:t>Reference to the simulation display canvas</w:t>
            </w:r>
          </w:p>
        </w:tc>
      </w:tr>
      <w:tr w:rsidR="008162C7" w14:paraId="34D5B101" w14:textId="77777777" w:rsidTr="008162C7">
        <w:tc>
          <w:tcPr>
            <w:tcW w:w="1874" w:type="pct"/>
            <w:vMerge/>
            <w:vAlign w:val="center"/>
          </w:tcPr>
          <w:p w14:paraId="34842AD1" w14:textId="77777777" w:rsidR="008162C7" w:rsidRDefault="008162C7" w:rsidP="008162C7">
            <w:pPr>
              <w:keepNext/>
              <w:keepLines/>
              <w:jc w:val="center"/>
            </w:pPr>
          </w:p>
        </w:tc>
        <w:tc>
          <w:tcPr>
            <w:tcW w:w="3126" w:type="pct"/>
          </w:tcPr>
          <w:p w14:paraId="29F4F131" w14:textId="0F797EAF" w:rsidR="008162C7" w:rsidRDefault="008162C7" w:rsidP="008162C7">
            <w:pPr>
              <w:keepNext/>
              <w:keepLines/>
            </w:pPr>
            <w:r>
              <w:t>Reference to the underlying simulation graph</w:t>
            </w:r>
          </w:p>
        </w:tc>
      </w:tr>
      <w:tr w:rsidR="008162C7" w14:paraId="6590BF1E" w14:textId="77777777" w:rsidTr="008162C7">
        <w:tc>
          <w:tcPr>
            <w:tcW w:w="1874" w:type="pct"/>
            <w:vMerge/>
            <w:vAlign w:val="center"/>
          </w:tcPr>
          <w:p w14:paraId="3E4B56AC" w14:textId="77777777" w:rsidR="008162C7" w:rsidRDefault="008162C7" w:rsidP="008162C7">
            <w:pPr>
              <w:keepNext/>
              <w:keepLines/>
              <w:jc w:val="center"/>
            </w:pPr>
          </w:p>
        </w:tc>
        <w:tc>
          <w:tcPr>
            <w:tcW w:w="3126" w:type="pct"/>
          </w:tcPr>
          <w:p w14:paraId="6207F00B" w14:textId="1F52AF30" w:rsidR="008162C7" w:rsidRDefault="008162C7" w:rsidP="008162C7">
            <w:pPr>
              <w:keepNext/>
              <w:keepLines/>
            </w:pPr>
            <w:r>
              <w:t>Reference to the shared information manager object</w:t>
            </w:r>
          </w:p>
        </w:tc>
      </w:tr>
      <w:tr w:rsidR="008162C7" w14:paraId="1DE5F864" w14:textId="77777777" w:rsidTr="008162C7">
        <w:tc>
          <w:tcPr>
            <w:tcW w:w="1874" w:type="pct"/>
            <w:vMerge/>
            <w:vAlign w:val="center"/>
          </w:tcPr>
          <w:p w14:paraId="00CD76A4" w14:textId="77777777" w:rsidR="008162C7" w:rsidRDefault="008162C7" w:rsidP="008162C7">
            <w:pPr>
              <w:keepNext/>
              <w:keepLines/>
              <w:jc w:val="center"/>
            </w:pPr>
          </w:p>
        </w:tc>
        <w:tc>
          <w:tcPr>
            <w:tcW w:w="3126" w:type="pct"/>
          </w:tcPr>
          <w:p w14:paraId="5A8AE7A8" w14:textId="755E315B" w:rsidR="008162C7" w:rsidRDefault="008162C7" w:rsidP="008162C7">
            <w:pPr>
              <w:keepNext/>
              <w:keepLines/>
            </w:pPr>
            <w:r>
              <w:t>Reference to FleetBench’s internal agent manager</w:t>
            </w:r>
          </w:p>
        </w:tc>
      </w:tr>
      <w:tr w:rsidR="008162C7" w14:paraId="5E44FCD7" w14:textId="77777777" w:rsidTr="008162C7">
        <w:tc>
          <w:tcPr>
            <w:tcW w:w="1874" w:type="pct"/>
            <w:vMerge/>
            <w:vAlign w:val="center"/>
          </w:tcPr>
          <w:p w14:paraId="6F047F7D" w14:textId="77777777" w:rsidR="008162C7" w:rsidRDefault="008162C7" w:rsidP="008162C7">
            <w:pPr>
              <w:keepNext/>
              <w:keepLines/>
              <w:jc w:val="center"/>
            </w:pPr>
          </w:p>
        </w:tc>
        <w:tc>
          <w:tcPr>
            <w:tcW w:w="3126" w:type="pct"/>
          </w:tcPr>
          <w:p w14:paraId="67846C8B" w14:textId="57F5E929" w:rsidR="008162C7" w:rsidRDefault="008162C7" w:rsidP="008162C7">
            <w:pPr>
              <w:keepNext/>
              <w:keepLines/>
            </w:pPr>
            <w:r>
              <w:t>Reference to FleetBench’s internal task manager</w:t>
            </w:r>
          </w:p>
        </w:tc>
      </w:tr>
      <w:tr w:rsidR="008162C7" w14:paraId="10E82142" w14:textId="77777777" w:rsidTr="008162C7">
        <w:tc>
          <w:tcPr>
            <w:tcW w:w="1874" w:type="pct"/>
            <w:vMerge/>
            <w:vAlign w:val="center"/>
          </w:tcPr>
          <w:p w14:paraId="28616292" w14:textId="77777777" w:rsidR="008162C7" w:rsidRDefault="008162C7" w:rsidP="008162C7">
            <w:pPr>
              <w:keepNext/>
              <w:keepLines/>
              <w:jc w:val="center"/>
            </w:pPr>
          </w:p>
        </w:tc>
        <w:tc>
          <w:tcPr>
            <w:tcW w:w="3126" w:type="pct"/>
          </w:tcPr>
          <w:p w14:paraId="51A0624E" w14:textId="4156D9CC" w:rsidR="008162C7" w:rsidRDefault="008162C7" w:rsidP="008162C7">
            <w:pPr>
              <w:keepNext/>
              <w:keepLines/>
            </w:pPr>
            <w:r>
              <w:t>Reference to the set of simulation config. settings</w:t>
            </w:r>
          </w:p>
        </w:tc>
      </w:tr>
      <w:tr w:rsidR="008162C7" w14:paraId="0C7B317F" w14:textId="77777777" w:rsidTr="008162C7">
        <w:tc>
          <w:tcPr>
            <w:tcW w:w="1874" w:type="pct"/>
            <w:vMerge w:val="restart"/>
            <w:vAlign w:val="center"/>
          </w:tcPr>
          <w:p w14:paraId="0CAA7E66" w14:textId="77777777" w:rsidR="008162C7" w:rsidRDefault="008162C7" w:rsidP="008162C7">
            <w:pPr>
              <w:keepNext/>
              <w:keepLines/>
              <w:jc w:val="center"/>
            </w:pPr>
            <w:r>
              <w:t>Pathfinder object—used to find paths from start to goal during the pathfinding state of the simulation. Not immediately instantiated.</w:t>
            </w:r>
          </w:p>
          <w:p w14:paraId="18E08EEC" w14:textId="77777777" w:rsidR="008162C7" w:rsidRDefault="008162C7" w:rsidP="008162C7">
            <w:pPr>
              <w:keepNext/>
              <w:keepLines/>
              <w:jc w:val="center"/>
            </w:pPr>
            <w:r>
              <w:t>This object is:</w:t>
            </w:r>
          </w:p>
          <w:p w14:paraId="68ACF9B3" w14:textId="7DAD77D2" w:rsidR="008162C7" w:rsidRDefault="008162C7" w:rsidP="008162C7">
            <w:pPr>
              <w:keepNext/>
              <w:keepLines/>
              <w:jc w:val="center"/>
            </w:pPr>
            <w:r>
              <w:t>self.</w:t>
            </w:r>
            <w:r w:rsidRPr="00E162BD">
              <w:t>agentActionAlgorithm</w:t>
            </w:r>
          </w:p>
        </w:tc>
        <w:tc>
          <w:tcPr>
            <w:tcW w:w="3126" w:type="pct"/>
          </w:tcPr>
          <w:p w14:paraId="4EF44801" w14:textId="0EC4236D" w:rsidR="008162C7" w:rsidRDefault="008162C7" w:rsidP="008162C7">
            <w:pPr>
              <w:keepNext/>
              <w:keepLines/>
            </w:pPr>
            <w:r>
              <w:t>The owning agent ID</w:t>
            </w:r>
          </w:p>
        </w:tc>
      </w:tr>
      <w:tr w:rsidR="008162C7" w14:paraId="7BEEB543" w14:textId="77777777" w:rsidTr="008162C7">
        <w:tc>
          <w:tcPr>
            <w:tcW w:w="1874" w:type="pct"/>
            <w:vMerge/>
            <w:vAlign w:val="center"/>
          </w:tcPr>
          <w:p w14:paraId="096B677A" w14:textId="77777777" w:rsidR="008162C7" w:rsidRDefault="008162C7" w:rsidP="008162C7">
            <w:pPr>
              <w:keepNext/>
              <w:keepLines/>
              <w:jc w:val="center"/>
            </w:pPr>
          </w:p>
        </w:tc>
        <w:tc>
          <w:tcPr>
            <w:tcW w:w="3126" w:type="pct"/>
          </w:tcPr>
          <w:p w14:paraId="19E4DC93" w14:textId="55BAC2BA" w:rsidR="008162C7" w:rsidRDefault="008162C7" w:rsidP="008162C7">
            <w:pPr>
              <w:keepNext/>
              <w:keepLines/>
            </w:pPr>
            <w:r>
              <w:t>Reference to the simulation display canvas</w:t>
            </w:r>
          </w:p>
        </w:tc>
      </w:tr>
      <w:tr w:rsidR="008162C7" w14:paraId="2BDE449C" w14:textId="77777777" w:rsidTr="008162C7">
        <w:tc>
          <w:tcPr>
            <w:tcW w:w="1874" w:type="pct"/>
            <w:vMerge/>
            <w:vAlign w:val="center"/>
          </w:tcPr>
          <w:p w14:paraId="440233FD" w14:textId="77777777" w:rsidR="008162C7" w:rsidRDefault="008162C7" w:rsidP="008162C7">
            <w:pPr>
              <w:keepNext/>
              <w:keepLines/>
              <w:jc w:val="center"/>
            </w:pPr>
          </w:p>
        </w:tc>
        <w:tc>
          <w:tcPr>
            <w:tcW w:w="3126" w:type="pct"/>
          </w:tcPr>
          <w:p w14:paraId="17D39A97" w14:textId="070FDF2F" w:rsidR="008162C7" w:rsidRDefault="008162C7" w:rsidP="008162C7">
            <w:pPr>
              <w:keepNext/>
              <w:keepLines/>
            </w:pPr>
            <w:r>
              <w:t>Reference to the underlying simulation graph</w:t>
            </w:r>
          </w:p>
        </w:tc>
      </w:tr>
      <w:tr w:rsidR="008162C7" w14:paraId="18E3D3DF" w14:textId="77777777" w:rsidTr="008162C7">
        <w:tc>
          <w:tcPr>
            <w:tcW w:w="1874" w:type="pct"/>
            <w:vMerge/>
            <w:vAlign w:val="center"/>
          </w:tcPr>
          <w:p w14:paraId="389176BA" w14:textId="77777777" w:rsidR="008162C7" w:rsidRDefault="008162C7" w:rsidP="008162C7">
            <w:pPr>
              <w:keepNext/>
              <w:keepLines/>
              <w:jc w:val="center"/>
            </w:pPr>
          </w:p>
        </w:tc>
        <w:tc>
          <w:tcPr>
            <w:tcW w:w="3126" w:type="pct"/>
          </w:tcPr>
          <w:p w14:paraId="5E12F8E8" w14:textId="6F948493" w:rsidR="008162C7" w:rsidRDefault="008162C7" w:rsidP="008162C7">
            <w:pPr>
              <w:keepNext/>
              <w:keepLines/>
            </w:pPr>
            <w:r>
              <w:t>The agent’s current node</w:t>
            </w:r>
          </w:p>
        </w:tc>
      </w:tr>
      <w:tr w:rsidR="008162C7" w14:paraId="4A6941E3" w14:textId="77777777" w:rsidTr="008162C7">
        <w:tc>
          <w:tcPr>
            <w:tcW w:w="1874" w:type="pct"/>
            <w:vMerge/>
            <w:vAlign w:val="center"/>
          </w:tcPr>
          <w:p w14:paraId="68850279" w14:textId="77777777" w:rsidR="008162C7" w:rsidRDefault="008162C7" w:rsidP="008162C7">
            <w:pPr>
              <w:keepNext/>
              <w:keepLines/>
              <w:jc w:val="center"/>
            </w:pPr>
          </w:p>
        </w:tc>
        <w:tc>
          <w:tcPr>
            <w:tcW w:w="3126" w:type="pct"/>
          </w:tcPr>
          <w:p w14:paraId="538257A5" w14:textId="50FC835A" w:rsidR="008162C7" w:rsidRDefault="008162C7" w:rsidP="008162C7">
            <w:pPr>
              <w:keepNext/>
              <w:keepLines/>
            </w:pPr>
            <w:r>
              <w:t>The agent’s target node</w:t>
            </w:r>
          </w:p>
        </w:tc>
      </w:tr>
      <w:tr w:rsidR="008162C7" w14:paraId="5EC680A5" w14:textId="77777777" w:rsidTr="008162C7">
        <w:tc>
          <w:tcPr>
            <w:tcW w:w="1874" w:type="pct"/>
            <w:vMerge/>
            <w:vAlign w:val="center"/>
          </w:tcPr>
          <w:p w14:paraId="729348D2" w14:textId="77777777" w:rsidR="008162C7" w:rsidRDefault="008162C7" w:rsidP="008162C7">
            <w:pPr>
              <w:keepNext/>
              <w:keepLines/>
              <w:jc w:val="center"/>
            </w:pPr>
          </w:p>
        </w:tc>
        <w:tc>
          <w:tcPr>
            <w:tcW w:w="3126" w:type="pct"/>
          </w:tcPr>
          <w:p w14:paraId="7BB80C8D" w14:textId="1ADD7801" w:rsidR="008162C7" w:rsidRDefault="008162C7" w:rsidP="008162C7">
            <w:pPr>
              <w:keepNext/>
              <w:keepLines/>
            </w:pPr>
            <w:r>
              <w:t>A set of configuration options with user-determined values, specific to the particular algorithm in use. Also contains the collision behavior setting.</w:t>
            </w:r>
          </w:p>
        </w:tc>
      </w:tr>
      <w:tr w:rsidR="008162C7" w14:paraId="1971E139" w14:textId="77777777" w:rsidTr="008162C7">
        <w:tc>
          <w:tcPr>
            <w:tcW w:w="1874" w:type="pct"/>
            <w:vMerge/>
            <w:vAlign w:val="center"/>
          </w:tcPr>
          <w:p w14:paraId="4D6C5ED0" w14:textId="77777777" w:rsidR="008162C7" w:rsidRDefault="008162C7" w:rsidP="008162C7">
            <w:pPr>
              <w:keepNext/>
              <w:keepLines/>
              <w:jc w:val="center"/>
            </w:pPr>
          </w:p>
        </w:tc>
        <w:tc>
          <w:tcPr>
            <w:tcW w:w="3126" w:type="pct"/>
          </w:tcPr>
          <w:p w14:paraId="72A40572" w14:textId="27FDDAD1" w:rsidR="008162C7" w:rsidRDefault="008162C7" w:rsidP="008162C7">
            <w:pPr>
              <w:keepNext/>
              <w:keepLines/>
            </w:pPr>
            <w:r>
              <w:t>Reference to the shared information manager object</w:t>
            </w:r>
          </w:p>
        </w:tc>
      </w:tr>
      <w:tr w:rsidR="008162C7" w14:paraId="72EFDBA8" w14:textId="77777777" w:rsidTr="008162C7">
        <w:tc>
          <w:tcPr>
            <w:tcW w:w="1874" w:type="pct"/>
            <w:vMerge/>
            <w:vAlign w:val="center"/>
          </w:tcPr>
          <w:p w14:paraId="2DC50EDA" w14:textId="77777777" w:rsidR="008162C7" w:rsidRDefault="008162C7" w:rsidP="008162C7">
            <w:pPr>
              <w:keepNext/>
              <w:keepLines/>
              <w:jc w:val="center"/>
            </w:pPr>
          </w:p>
        </w:tc>
        <w:tc>
          <w:tcPr>
            <w:tcW w:w="3126" w:type="pct"/>
          </w:tcPr>
          <w:p w14:paraId="1901BE57" w14:textId="691E37D5" w:rsidR="008162C7" w:rsidRDefault="008162C7" w:rsidP="008162C7">
            <w:pPr>
              <w:keepNext/>
              <w:keepLines/>
            </w:pPr>
            <w:r>
              <w:t>Reference to the agent object</w:t>
            </w:r>
          </w:p>
        </w:tc>
      </w:tr>
      <w:tr w:rsidR="008162C7" w14:paraId="4F7D21D2" w14:textId="77777777" w:rsidTr="008162C7">
        <w:tc>
          <w:tcPr>
            <w:tcW w:w="1874" w:type="pct"/>
            <w:vMerge/>
            <w:vAlign w:val="center"/>
          </w:tcPr>
          <w:p w14:paraId="6D3A63C1" w14:textId="77777777" w:rsidR="008162C7" w:rsidRDefault="008162C7" w:rsidP="008162C7">
            <w:pPr>
              <w:keepNext/>
              <w:keepLines/>
              <w:jc w:val="center"/>
            </w:pPr>
          </w:p>
        </w:tc>
        <w:tc>
          <w:tcPr>
            <w:tcW w:w="3126" w:type="pct"/>
          </w:tcPr>
          <w:p w14:paraId="6C53374B" w14:textId="516F03F8" w:rsidR="008162C7" w:rsidRDefault="008162C7" w:rsidP="008162C7">
            <w:pPr>
              <w:keepNext/>
              <w:keepLines/>
            </w:pPr>
            <w:r>
              <w:t>Reference to the set of simulation config. settings</w:t>
            </w:r>
          </w:p>
        </w:tc>
      </w:tr>
      <w:tr w:rsidR="008162C7" w14:paraId="77D07DD5" w14:textId="77777777" w:rsidTr="008162C7">
        <w:tc>
          <w:tcPr>
            <w:tcW w:w="1874" w:type="pct"/>
            <w:vMerge w:val="restart"/>
            <w:vAlign w:val="center"/>
          </w:tcPr>
          <w:p w14:paraId="142DB6E7" w14:textId="77777777" w:rsidR="008162C7" w:rsidRDefault="008162C7" w:rsidP="008162C7">
            <w:pPr>
              <w:keepNext/>
              <w:keepLines/>
              <w:jc w:val="center"/>
            </w:pPr>
            <w:r>
              <w:t>Agent Mover object—the final authority on whether a set of plans is valid. Also determines the action order by modifying the agent priority queue.</w:t>
            </w:r>
          </w:p>
          <w:p w14:paraId="386A1A17" w14:textId="77777777" w:rsidR="008162C7" w:rsidRDefault="008162C7" w:rsidP="008162C7">
            <w:pPr>
              <w:keepNext/>
              <w:keepLines/>
              <w:jc w:val="center"/>
            </w:pPr>
            <w:r>
              <w:t>This object is:</w:t>
            </w:r>
          </w:p>
          <w:p w14:paraId="6D269486" w14:textId="5977A731" w:rsidR="008162C7" w:rsidRDefault="008162C7" w:rsidP="008162C7">
            <w:pPr>
              <w:keepNext/>
              <w:keepLines/>
              <w:jc w:val="center"/>
            </w:pPr>
            <w:r w:rsidRPr="00E162BD">
              <w:t>.agentMovementManager</w:t>
            </w:r>
          </w:p>
        </w:tc>
        <w:tc>
          <w:tcPr>
            <w:tcW w:w="3126" w:type="pct"/>
          </w:tcPr>
          <w:p w14:paraId="7C1CCC24" w14:textId="07944F68" w:rsidR="008162C7" w:rsidRDefault="008162C7" w:rsidP="008162C7">
            <w:pPr>
              <w:keepNext/>
              <w:keepLines/>
            </w:pPr>
            <w:r>
              <w:t>Reference to the simulation display canvas</w:t>
            </w:r>
          </w:p>
        </w:tc>
      </w:tr>
      <w:tr w:rsidR="008162C7" w14:paraId="0C254B35" w14:textId="77777777" w:rsidTr="008162C7">
        <w:tc>
          <w:tcPr>
            <w:tcW w:w="1874" w:type="pct"/>
            <w:vMerge/>
            <w:vAlign w:val="center"/>
          </w:tcPr>
          <w:p w14:paraId="43ECD8B6" w14:textId="77777777" w:rsidR="008162C7" w:rsidRDefault="008162C7" w:rsidP="008162C7">
            <w:pPr>
              <w:keepNext/>
              <w:keepLines/>
              <w:jc w:val="center"/>
            </w:pPr>
          </w:p>
        </w:tc>
        <w:tc>
          <w:tcPr>
            <w:tcW w:w="3126" w:type="pct"/>
          </w:tcPr>
          <w:p w14:paraId="4598A601" w14:textId="6751CFF1" w:rsidR="008162C7" w:rsidRDefault="008162C7" w:rsidP="008162C7">
            <w:pPr>
              <w:keepNext/>
              <w:keepLines/>
            </w:pPr>
            <w:r>
              <w:t>Reference to the underlying simulation graph</w:t>
            </w:r>
          </w:p>
        </w:tc>
      </w:tr>
      <w:tr w:rsidR="008162C7" w14:paraId="0FAE9EC0" w14:textId="77777777" w:rsidTr="008162C7">
        <w:tc>
          <w:tcPr>
            <w:tcW w:w="1874" w:type="pct"/>
            <w:vMerge/>
            <w:vAlign w:val="center"/>
          </w:tcPr>
          <w:p w14:paraId="449E6C64" w14:textId="77777777" w:rsidR="008162C7" w:rsidRDefault="008162C7" w:rsidP="008162C7">
            <w:pPr>
              <w:keepNext/>
              <w:keepLines/>
              <w:jc w:val="center"/>
            </w:pPr>
          </w:p>
        </w:tc>
        <w:tc>
          <w:tcPr>
            <w:tcW w:w="3126" w:type="pct"/>
          </w:tcPr>
          <w:p w14:paraId="00C7E526" w14:textId="40772E8C" w:rsidR="008162C7" w:rsidRDefault="008162C7" w:rsidP="008162C7">
            <w:pPr>
              <w:keepNext/>
              <w:keepLines/>
            </w:pPr>
            <w:r>
              <w:t>Reference to the shared information manager object</w:t>
            </w:r>
          </w:p>
        </w:tc>
      </w:tr>
      <w:tr w:rsidR="008162C7" w14:paraId="378EC027" w14:textId="77777777" w:rsidTr="008162C7">
        <w:tc>
          <w:tcPr>
            <w:tcW w:w="1874" w:type="pct"/>
            <w:vMerge/>
            <w:vAlign w:val="center"/>
          </w:tcPr>
          <w:p w14:paraId="658A1674" w14:textId="77777777" w:rsidR="008162C7" w:rsidRDefault="008162C7" w:rsidP="008162C7">
            <w:pPr>
              <w:keepNext/>
              <w:keepLines/>
              <w:jc w:val="center"/>
            </w:pPr>
          </w:p>
        </w:tc>
        <w:tc>
          <w:tcPr>
            <w:tcW w:w="3126" w:type="pct"/>
          </w:tcPr>
          <w:p w14:paraId="0D5601C6" w14:textId="5908EA3E" w:rsidR="008162C7" w:rsidRDefault="008162C7" w:rsidP="008162C7">
            <w:pPr>
              <w:keepNext/>
              <w:keepLines/>
            </w:pPr>
            <w:r>
              <w:t>Reference to FleetBench’s internal agent manager</w:t>
            </w:r>
          </w:p>
        </w:tc>
      </w:tr>
      <w:tr w:rsidR="008162C7" w14:paraId="03C6A7AB" w14:textId="77777777" w:rsidTr="008162C7">
        <w:tc>
          <w:tcPr>
            <w:tcW w:w="1874" w:type="pct"/>
            <w:vMerge/>
            <w:vAlign w:val="center"/>
          </w:tcPr>
          <w:p w14:paraId="3616E800" w14:textId="77777777" w:rsidR="008162C7" w:rsidRDefault="008162C7" w:rsidP="008162C7">
            <w:pPr>
              <w:keepNext/>
              <w:keepLines/>
              <w:jc w:val="center"/>
            </w:pPr>
          </w:p>
        </w:tc>
        <w:tc>
          <w:tcPr>
            <w:tcW w:w="3126" w:type="pct"/>
          </w:tcPr>
          <w:p w14:paraId="4F803038" w14:textId="7818FFC6" w:rsidR="008162C7" w:rsidRDefault="008162C7" w:rsidP="008162C7">
            <w:pPr>
              <w:keepNext/>
              <w:keepLines/>
            </w:pPr>
            <w:r>
              <w:t>Reference to FleetBench’s internal task manager</w:t>
            </w:r>
          </w:p>
        </w:tc>
      </w:tr>
      <w:tr w:rsidR="008162C7" w14:paraId="226AE2B1" w14:textId="77777777" w:rsidTr="008162C7">
        <w:tc>
          <w:tcPr>
            <w:tcW w:w="1874" w:type="pct"/>
            <w:vMerge/>
            <w:vAlign w:val="center"/>
          </w:tcPr>
          <w:p w14:paraId="2A59FAB6" w14:textId="77777777" w:rsidR="008162C7" w:rsidRDefault="008162C7" w:rsidP="008162C7">
            <w:pPr>
              <w:keepNext/>
              <w:keepLines/>
              <w:jc w:val="center"/>
            </w:pPr>
          </w:p>
        </w:tc>
        <w:tc>
          <w:tcPr>
            <w:tcW w:w="3126" w:type="pct"/>
          </w:tcPr>
          <w:p w14:paraId="1CB68DCE" w14:textId="378E1B99" w:rsidR="008162C7" w:rsidRDefault="008162C7" w:rsidP="008162C7">
            <w:pPr>
              <w:keepNext/>
              <w:keepLines/>
            </w:pPr>
            <w:r>
              <w:t>Reference to the simulation display canvas</w:t>
            </w:r>
          </w:p>
        </w:tc>
      </w:tr>
    </w:tbl>
    <w:p w14:paraId="6FE8830F" w14:textId="77777777" w:rsidR="00E162BD" w:rsidRDefault="00E162BD" w:rsidP="001B11E3"/>
    <w:p w14:paraId="00F8FD9F" w14:textId="5D70BC61" w:rsidR="00383C8A" w:rsidRDefault="00383C8A" w:rsidP="001B11E3">
      <w:r>
        <w:t xml:space="preserve">In combination with the mandatory function lists found in </w:t>
      </w:r>
      <w:r>
        <w:fldChar w:fldCharType="begin"/>
      </w:r>
      <w:r>
        <w:instrText xml:space="preserve"> REF _Ref151336546 \h </w:instrText>
      </w:r>
      <w:r>
        <w:fldChar w:fldCharType="separate"/>
      </w:r>
      <w:r w:rsidR="003667A2" w:rsidRPr="00EC576E">
        <w:rPr>
          <w:b/>
          <w:bCs/>
        </w:rPr>
        <w:t xml:space="preserve">Table </w:t>
      </w:r>
      <w:r w:rsidR="003667A2">
        <w:rPr>
          <w:b/>
          <w:bCs/>
          <w:noProof/>
        </w:rPr>
        <w:t>9</w:t>
      </w:r>
      <w:r>
        <w:fldChar w:fldCharType="end"/>
      </w:r>
      <w:r>
        <w:t xml:space="preserve">, </w:t>
      </w:r>
      <w:r>
        <w:fldChar w:fldCharType="begin"/>
      </w:r>
      <w:r>
        <w:instrText xml:space="preserve"> REF _Ref151336557 \h </w:instrText>
      </w:r>
      <w:r>
        <w:fldChar w:fldCharType="separate"/>
      </w:r>
      <w:r w:rsidR="003667A2" w:rsidRPr="00634A19">
        <w:rPr>
          <w:b/>
          <w:bCs/>
        </w:rPr>
        <w:t xml:space="preserve">Table </w:t>
      </w:r>
      <w:r w:rsidR="003667A2">
        <w:rPr>
          <w:b/>
          <w:bCs/>
          <w:noProof/>
        </w:rPr>
        <w:t>10</w:t>
      </w:r>
      <w:r>
        <w:fldChar w:fldCharType="end"/>
      </w:r>
      <w:r>
        <w:t xml:space="preserve">, </w:t>
      </w:r>
      <w:r>
        <w:fldChar w:fldCharType="begin"/>
      </w:r>
      <w:r>
        <w:instrText xml:space="preserve"> REF _Ref151336562 \h </w:instrText>
      </w:r>
      <w:r>
        <w:fldChar w:fldCharType="separate"/>
      </w:r>
      <w:r w:rsidR="003667A2" w:rsidRPr="00634A19">
        <w:rPr>
          <w:b/>
          <w:bCs/>
        </w:rPr>
        <w:t xml:space="preserve">Table </w:t>
      </w:r>
      <w:r w:rsidR="003667A2">
        <w:rPr>
          <w:b/>
          <w:bCs/>
          <w:noProof/>
        </w:rPr>
        <w:t>11</w:t>
      </w:r>
      <w:r>
        <w:fldChar w:fldCharType="end"/>
      </w:r>
      <w:r>
        <w:t xml:space="preserve">, and </w:t>
      </w:r>
      <w:r>
        <w:fldChar w:fldCharType="begin"/>
      </w:r>
      <w:r>
        <w:instrText xml:space="preserve"> REF _Ref151336566 \h </w:instrText>
      </w:r>
      <w:r>
        <w:fldChar w:fldCharType="separate"/>
      </w:r>
      <w:r w:rsidR="003667A2" w:rsidRPr="00634A19">
        <w:rPr>
          <w:b/>
          <w:bCs/>
        </w:rPr>
        <w:t xml:space="preserve">Table </w:t>
      </w:r>
      <w:r w:rsidR="003667A2">
        <w:rPr>
          <w:b/>
          <w:bCs/>
          <w:noProof/>
        </w:rPr>
        <w:t>12</w:t>
      </w:r>
      <w:r>
        <w:fldChar w:fldCharType="end"/>
      </w:r>
      <w:r>
        <w:t>, the scripts are able to be inserted without issue. Updates will need to be made to the UI and configuration menu in a compliant fashion with the existing work in FleetBench.</w:t>
      </w:r>
    </w:p>
    <w:p w14:paraId="49F52FD0" w14:textId="3ABBEBA1" w:rsidR="00551891" w:rsidRDefault="00551891" w:rsidP="001B11E3">
      <w:r>
        <w:lastRenderedPageBreak/>
        <w:t xml:space="preserve">The </w:t>
      </w:r>
      <w:r w:rsidRPr="00551891">
        <w:rPr>
          <w:rStyle w:val="CodeChar"/>
        </w:rPr>
        <w:t>algorithmConfigDict</w:t>
      </w:r>
      <w:r>
        <w:t xml:space="preserve"> </w:t>
      </w:r>
      <w:r w:rsidR="000A79CE">
        <w:t xml:space="preserve">object </w:t>
      </w:r>
      <w:r>
        <w:t>is a dictionary whose keys are the names of algorithms selectable from within the simulation configuration options. The corresponding value is a dictionary of all relevant configuration option settings which should be passed into the script modules. Currently, the pathfinder is the only module programmed to accept the dictionary, but the modification required to provide the data to other modules is trivial.</w:t>
      </w:r>
    </w:p>
    <w:p w14:paraId="664FE24B" w14:textId="0495487C" w:rsidR="00513491" w:rsidRDefault="00513491" w:rsidP="00513491">
      <w:pPr>
        <w:pStyle w:val="Heading3"/>
        <w:spacing w:line="240" w:lineRule="auto"/>
      </w:pPr>
      <w:bookmarkStart w:id="199" w:name="_Toc151829377"/>
      <w:r>
        <w:t>Adding Configuration Options</w:t>
      </w:r>
      <w:bookmarkEnd w:id="199"/>
    </w:p>
    <w:p w14:paraId="3C2BDFE5" w14:textId="5A115753" w:rsidR="00E162BD" w:rsidRDefault="00383C8A" w:rsidP="001B11E3">
      <w:r>
        <w:t xml:space="preserve">The relevant file for updating the configuration menu is </w:t>
      </w:r>
      <w:r w:rsidRPr="00383C8A">
        <w:rPr>
          <w:rStyle w:val="CodeChar"/>
        </w:rPr>
        <w:t>simulationConfigManager.py</w:t>
      </w:r>
      <w:r>
        <w:t xml:space="preserve">. As a stopgap measure to prevent prospective developers from having to learn how to use TkInter’s involved UI element generation, variable tracing, and entry validation techniques, a recursive function is used to generate the UI by reading a plaintext file </w:t>
      </w:r>
      <w:r w:rsidR="008162C7">
        <w:t>containing a valid Python dictionary of UI element configurations.</w:t>
      </w:r>
    </w:p>
    <w:p w14:paraId="21FF91A0" w14:textId="6A853375" w:rsidR="008162C7" w:rsidRPr="008162C7" w:rsidRDefault="008162C7" w:rsidP="001B11E3">
      <w:r>
        <w:t xml:space="preserve">There are currently three available input methods in FleetBench: </w:t>
      </w:r>
      <w:r>
        <w:rPr>
          <w:i/>
          <w:iCs/>
        </w:rPr>
        <w:t>numericSpinbox</w:t>
      </w:r>
      <w:r>
        <w:t xml:space="preserve">, </w:t>
      </w:r>
      <w:r>
        <w:rPr>
          <w:i/>
          <w:iCs/>
        </w:rPr>
        <w:t>optionMenu</w:t>
      </w:r>
      <w:r>
        <w:t xml:space="preserve">, and </w:t>
      </w:r>
      <w:r>
        <w:rPr>
          <w:i/>
          <w:iCs/>
        </w:rPr>
        <w:t>checkButton</w:t>
      </w:r>
      <w:r>
        <w:t xml:space="preserve">. Each will be generated in a nested fashion as a sub-option of the parent level UI element. In this way, the set of options will dynamically grow without needing adjustment at the TkInter level, leaving concerns about rendering to the window irrelevant to </w:t>
      </w:r>
      <w:r w:rsidR="000A79CE">
        <w:t>those extending the configuration options</w:t>
      </w:r>
      <w:r>
        <w:t>.</w:t>
      </w:r>
    </w:p>
    <w:p w14:paraId="72CDC96A" w14:textId="56F901AC" w:rsidR="00383C8A" w:rsidRDefault="008162C7" w:rsidP="001B11E3">
      <w:r>
        <w:t>Each object type is packaged as a single dictionary nested inside the list in the plaintext file. As a</w:t>
      </w:r>
      <w:r w:rsidR="000A79CE">
        <w:t xml:space="preserve"> template and example</w:t>
      </w:r>
      <w:r>
        <w:t>:</w:t>
      </w:r>
    </w:p>
    <w:p w14:paraId="2E1FFFC5" w14:textId="77777777" w:rsidR="008162C7" w:rsidRDefault="008162C7">
      <w:pPr>
        <w:pStyle w:val="Code"/>
        <w:numPr>
          <w:ilvl w:val="0"/>
          <w:numId w:val="25"/>
        </w:numPr>
      </w:pPr>
      <w:r>
        <w:t>{</w:t>
      </w:r>
    </w:p>
    <w:p w14:paraId="1CA3F18D" w14:textId="77777777" w:rsidR="008162C7" w:rsidRDefault="008162C7">
      <w:pPr>
        <w:pStyle w:val="Code"/>
        <w:numPr>
          <w:ilvl w:val="0"/>
          <w:numId w:val="25"/>
        </w:numPr>
      </w:pPr>
      <w:r>
        <w:t xml:space="preserve">        "labelText": "Render Simulation?",</w:t>
      </w:r>
    </w:p>
    <w:p w14:paraId="58765E8D" w14:textId="77777777" w:rsidR="008162C7" w:rsidRDefault="008162C7">
      <w:pPr>
        <w:pStyle w:val="Code"/>
        <w:numPr>
          <w:ilvl w:val="0"/>
          <w:numId w:val="25"/>
        </w:numPr>
      </w:pPr>
      <w:r>
        <w:t xml:space="preserve">        "elementType": "checkButton",</w:t>
      </w:r>
    </w:p>
    <w:p w14:paraId="50162721" w14:textId="77777777" w:rsidR="008162C7" w:rsidRDefault="008162C7">
      <w:pPr>
        <w:pStyle w:val="Code"/>
        <w:numPr>
          <w:ilvl w:val="0"/>
          <w:numId w:val="25"/>
        </w:numPr>
      </w:pPr>
      <w:r>
        <w:t xml:space="preserve">        "elementDefault": True,</w:t>
      </w:r>
    </w:p>
    <w:p w14:paraId="7CE80A01" w14:textId="77777777" w:rsidR="008162C7" w:rsidRDefault="008162C7">
      <w:pPr>
        <w:pStyle w:val="Code"/>
        <w:numPr>
          <w:ilvl w:val="0"/>
          <w:numId w:val="25"/>
        </w:numPr>
      </w:pPr>
      <w:r>
        <w:t xml:space="preserve">        "optionValue": self.renderPlaybackValue,</w:t>
      </w:r>
    </w:p>
    <w:p w14:paraId="6CD4D394" w14:textId="77777777" w:rsidR="008162C7" w:rsidRDefault="008162C7">
      <w:pPr>
        <w:pStyle w:val="Code"/>
        <w:numPr>
          <w:ilvl w:val="0"/>
          <w:numId w:val="25"/>
        </w:numPr>
      </w:pPr>
      <w:r>
        <w:t xml:space="preserve">        "gridLoc": "auto",</w:t>
      </w:r>
    </w:p>
    <w:p w14:paraId="3F45B326" w14:textId="7048E341" w:rsidR="008162C7" w:rsidRDefault="008162C7">
      <w:pPr>
        <w:pStyle w:val="Code"/>
        <w:numPr>
          <w:ilvl w:val="0"/>
          <w:numId w:val="25"/>
        </w:numPr>
      </w:pPr>
      <w:r>
        <w:t xml:space="preserve">        "elementData": </w:t>
      </w:r>
      <w:r w:rsidR="002053EB">
        <w:t>&lt;dependent on elementType&gt;</w:t>
      </w:r>
    </w:p>
    <w:p w14:paraId="05625B84" w14:textId="295D7BF8" w:rsidR="008162C7" w:rsidRDefault="008162C7">
      <w:pPr>
        <w:pStyle w:val="Code"/>
        <w:numPr>
          <w:ilvl w:val="0"/>
          <w:numId w:val="25"/>
        </w:numPr>
      </w:pPr>
      <w:r>
        <w:t>}</w:t>
      </w:r>
    </w:p>
    <w:p w14:paraId="789C72DA" w14:textId="7376864E" w:rsidR="008162C7" w:rsidRDefault="008162C7" w:rsidP="001B11E3">
      <w:r>
        <w:t xml:space="preserve">The above snippet generates a </w:t>
      </w:r>
      <w:r w:rsidRPr="008162C7">
        <w:rPr>
          <w:i/>
          <w:iCs/>
        </w:rPr>
        <w:t>checkButton</w:t>
      </w:r>
      <w:r>
        <w:t xml:space="preserve"> UI widget at the top level (that is, not as a sub-option)</w:t>
      </w:r>
      <w:r w:rsidR="002053EB">
        <w:t xml:space="preserve">. The </w:t>
      </w:r>
      <w:r w:rsidR="002053EB" w:rsidRPr="002053EB">
        <w:rPr>
          <w:rStyle w:val="CodeChar"/>
        </w:rPr>
        <w:t>labelText</w:t>
      </w:r>
      <w:r w:rsidR="002053EB">
        <w:t xml:space="preserve"> refers to the printed label next to the option, informing the user what the element is for. The </w:t>
      </w:r>
      <w:r w:rsidR="002053EB" w:rsidRPr="002053EB">
        <w:rPr>
          <w:rStyle w:val="CodeChar"/>
        </w:rPr>
        <w:t>elementType</w:t>
      </w:r>
      <w:r w:rsidR="002053EB">
        <w:t xml:space="preserve"> must be chosen from the three available input methods. The </w:t>
      </w:r>
      <w:r w:rsidR="002053EB" w:rsidRPr="002053EB">
        <w:rPr>
          <w:rStyle w:val="CodeChar"/>
        </w:rPr>
        <w:t>elementDefault</w:t>
      </w:r>
      <w:r w:rsidR="002053EB">
        <w:t xml:space="preserve"> and </w:t>
      </w:r>
      <w:r w:rsidR="002053EB" w:rsidRPr="002053EB">
        <w:rPr>
          <w:rStyle w:val="CodeChar"/>
        </w:rPr>
        <w:t>elementData</w:t>
      </w:r>
      <w:r w:rsidR="002053EB">
        <w:t xml:space="preserve"> values are dependent on the element</w:t>
      </w:r>
      <w:r>
        <w:t xml:space="preserve"> </w:t>
      </w:r>
      <w:r w:rsidR="002053EB">
        <w:t xml:space="preserve">being generated. The </w:t>
      </w:r>
      <w:r w:rsidR="002053EB" w:rsidRPr="002053EB">
        <w:rPr>
          <w:rStyle w:val="CodeChar"/>
        </w:rPr>
        <w:t>optionValue</w:t>
      </w:r>
      <w:r w:rsidR="002053EB">
        <w:t xml:space="preserve"> refers to the variable name that will contain the value set by the user when interacting with the element. The </w:t>
      </w:r>
      <w:r w:rsidR="002053EB" w:rsidRPr="002053EB">
        <w:rPr>
          <w:rStyle w:val="CodeChar"/>
        </w:rPr>
        <w:t>gridLoc</w:t>
      </w:r>
      <w:r w:rsidR="002053EB">
        <w:t xml:space="preserve"> should be left to "auto" unless the user understands what is being done to place objects within TkInter’s grid manager.</w:t>
      </w:r>
    </w:p>
    <w:p w14:paraId="02FADD0B" w14:textId="209F5A10" w:rsidR="008162C7" w:rsidRDefault="002053EB" w:rsidP="001B11E3">
      <w:r>
        <w:t xml:space="preserve">When defining a parent-level UI element, the </w:t>
      </w:r>
      <w:r w:rsidRPr="009673B8">
        <w:rPr>
          <w:rStyle w:val="CodeChar"/>
        </w:rPr>
        <w:t>elementData</w:t>
      </w:r>
      <w:r>
        <w:t xml:space="preserve"> value must be a dictionary whose keys are irrelevant, but whose values are a list of all sub-option UI elements. For example:</w:t>
      </w:r>
    </w:p>
    <w:p w14:paraId="2690F9BF" w14:textId="77777777" w:rsidR="002053EB" w:rsidRDefault="002053EB">
      <w:pPr>
        <w:pStyle w:val="Code"/>
        <w:numPr>
          <w:ilvl w:val="0"/>
          <w:numId w:val="28"/>
        </w:numPr>
      </w:pPr>
      <w:r>
        <w:t>{</w:t>
      </w:r>
    </w:p>
    <w:p w14:paraId="22C9E1B7" w14:textId="1C012E1A" w:rsidR="002053EB" w:rsidRDefault="002053EB" w:rsidP="002053EB">
      <w:pPr>
        <w:pStyle w:val="Code"/>
      </w:pPr>
      <w:r>
        <w:t>"labelText": "Render Simulation?",</w:t>
      </w:r>
    </w:p>
    <w:p w14:paraId="35E4EE57" w14:textId="16C6ED19" w:rsidR="002053EB" w:rsidRDefault="002053EB" w:rsidP="002053EB">
      <w:pPr>
        <w:pStyle w:val="Code"/>
      </w:pPr>
      <w:r>
        <w:t>"elementType": "checkButton",</w:t>
      </w:r>
    </w:p>
    <w:p w14:paraId="2A9856AC" w14:textId="7205CC11" w:rsidR="002053EB" w:rsidRDefault="002053EB" w:rsidP="002053EB">
      <w:pPr>
        <w:pStyle w:val="Code"/>
      </w:pPr>
      <w:r>
        <w:t>"elementDefault": True,</w:t>
      </w:r>
    </w:p>
    <w:p w14:paraId="3141E0DF" w14:textId="419E1861" w:rsidR="002053EB" w:rsidRDefault="002053EB" w:rsidP="002053EB">
      <w:pPr>
        <w:pStyle w:val="Code"/>
      </w:pPr>
      <w:r>
        <w:t>"optionValue": self.renderPlaybackValue,</w:t>
      </w:r>
    </w:p>
    <w:p w14:paraId="475CA36D" w14:textId="2BA16804" w:rsidR="002053EB" w:rsidRDefault="002053EB" w:rsidP="002053EB">
      <w:pPr>
        <w:pStyle w:val="Code"/>
      </w:pPr>
      <w:r>
        <w:t>"gridLoc": "auto",</w:t>
      </w:r>
    </w:p>
    <w:p w14:paraId="47F67353" w14:textId="6C795880" w:rsidR="002053EB" w:rsidRDefault="002053EB" w:rsidP="002053EB">
      <w:pPr>
        <w:pStyle w:val="Code"/>
      </w:pPr>
      <w:r>
        <w:lastRenderedPageBreak/>
        <w:t>"elementData": {</w:t>
      </w:r>
    </w:p>
    <w:p w14:paraId="54B3121D" w14:textId="23E81037" w:rsidR="002053EB" w:rsidRDefault="002053EB" w:rsidP="002053EB">
      <w:pPr>
        <w:pStyle w:val="Code"/>
      </w:pPr>
      <w:r>
        <w:tab/>
        <w:t>"subOpt1": [</w:t>
      </w:r>
    </w:p>
    <w:p w14:paraId="74CAD001" w14:textId="56A43164" w:rsidR="002053EB" w:rsidRDefault="002053EB" w:rsidP="002053EB">
      <w:pPr>
        <w:pStyle w:val="Code"/>
      </w:pPr>
      <w:r>
        <w:tab/>
      </w:r>
      <w:r>
        <w:tab/>
        <w:t>{</w:t>
      </w:r>
    </w:p>
    <w:p w14:paraId="239A9EAA" w14:textId="669ADCCE" w:rsidR="002053EB" w:rsidRDefault="002053EB" w:rsidP="002053EB">
      <w:pPr>
        <w:pStyle w:val="Code"/>
      </w:pPr>
      <w:r>
        <w:tab/>
      </w:r>
      <w:r>
        <w:tab/>
      </w:r>
      <w:r>
        <w:tab/>
        <w:t>"labelText": "Render New Sim Prep Step",</w:t>
      </w:r>
    </w:p>
    <w:p w14:paraId="7DC5B399" w14:textId="023B316B" w:rsidR="002053EB" w:rsidRDefault="002053EB" w:rsidP="002053EB">
      <w:pPr>
        <w:pStyle w:val="Code"/>
      </w:pPr>
      <w:r>
        <w:tab/>
      </w:r>
      <w:r>
        <w:tab/>
      </w:r>
      <w:r>
        <w:tab/>
        <w:t>"elementType": "checkButton",</w:t>
      </w:r>
    </w:p>
    <w:p w14:paraId="2487FE9A" w14:textId="3827CEE4" w:rsidR="002053EB" w:rsidRDefault="002053EB" w:rsidP="002053EB">
      <w:pPr>
        <w:pStyle w:val="Code"/>
      </w:pPr>
      <w:r>
        <w:tab/>
      </w:r>
      <w:r>
        <w:tab/>
      </w:r>
      <w:r>
        <w:tab/>
        <w:t>"elementDefault": False,</w:t>
      </w:r>
    </w:p>
    <w:p w14:paraId="103F23E7" w14:textId="209FD583" w:rsidR="002053EB" w:rsidRDefault="002053EB" w:rsidP="002053EB">
      <w:pPr>
        <w:pStyle w:val="Code"/>
      </w:pPr>
      <w:r>
        <w:tab/>
      </w:r>
      <w:r>
        <w:tab/>
      </w:r>
      <w:r>
        <w:tab/>
        <w:t>"optionValue": self.renderNewSimStep,</w:t>
      </w:r>
    </w:p>
    <w:p w14:paraId="6151131B" w14:textId="4F392D29" w:rsidR="002053EB" w:rsidRDefault="002053EB" w:rsidP="002053EB">
      <w:pPr>
        <w:pStyle w:val="Code"/>
      </w:pPr>
      <w:r>
        <w:tab/>
      </w:r>
      <w:r>
        <w:tab/>
      </w:r>
      <w:r>
        <w:tab/>
        <w:t>"gridLoc": "auto",</w:t>
      </w:r>
    </w:p>
    <w:p w14:paraId="7E56E9DE" w14:textId="41142B22" w:rsidR="002053EB" w:rsidRDefault="002053EB" w:rsidP="002053EB">
      <w:pPr>
        <w:pStyle w:val="Code"/>
      </w:pPr>
      <w:r>
        <w:tab/>
      </w:r>
      <w:r>
        <w:tab/>
      </w:r>
      <w:r>
        <w:tab/>
        <w:t>"elementData": {</w:t>
      </w:r>
    </w:p>
    <w:p w14:paraId="6756DB8A" w14:textId="293157F8" w:rsidR="002053EB" w:rsidRDefault="002053EB" w:rsidP="002053EB">
      <w:pPr>
        <w:pStyle w:val="Code"/>
      </w:pPr>
      <w:r>
        <w:tab/>
      </w:r>
      <w:r>
        <w:tab/>
      </w:r>
      <w:r>
        <w:tab/>
      </w:r>
      <w:r>
        <w:tab/>
        <w:t>"subOpt1": [</w:t>
      </w:r>
    </w:p>
    <w:p w14:paraId="0A311A92" w14:textId="3801E743" w:rsidR="002053EB" w:rsidRDefault="002053EB" w:rsidP="002053EB">
      <w:pPr>
        <w:pStyle w:val="Code"/>
      </w:pPr>
      <w:r>
        <w:tab/>
      </w:r>
      <w:r>
        <w:tab/>
      </w:r>
      <w:r>
        <w:tab/>
      </w:r>
      <w:r>
        <w:tab/>
      </w:r>
      <w:r>
        <w:tab/>
        <w:t>{</w:t>
      </w:r>
    </w:p>
    <w:p w14:paraId="18D519ED" w14:textId="3C11B4CE" w:rsidR="002053EB" w:rsidRDefault="002053EB" w:rsidP="002053EB">
      <w:pPr>
        <w:pStyle w:val="Code"/>
      </w:pPr>
      <w:r>
        <w:tab/>
      </w:r>
      <w:r>
        <w:tab/>
      </w:r>
      <w:r>
        <w:tab/>
      </w:r>
      <w:r>
        <w:tab/>
      </w:r>
      <w:r>
        <w:tab/>
      </w:r>
      <w:r>
        <w:tab/>
        <w:t>"labelText": "Display Time (ms):",</w:t>
      </w:r>
    </w:p>
    <w:p w14:paraId="42504621" w14:textId="0E5216E9" w:rsidR="002053EB" w:rsidRDefault="002053EB" w:rsidP="002053EB">
      <w:pPr>
        <w:pStyle w:val="Code"/>
      </w:pPr>
      <w:r>
        <w:tab/>
      </w:r>
      <w:r>
        <w:tab/>
      </w:r>
      <w:r>
        <w:tab/>
      </w:r>
      <w:r>
        <w:tab/>
      </w:r>
      <w:r>
        <w:tab/>
      </w:r>
      <w:r>
        <w:tab/>
        <w:t>"elementType": "numericSpinbox",</w:t>
      </w:r>
    </w:p>
    <w:p w14:paraId="1C9F4033" w14:textId="7E459479" w:rsidR="002053EB" w:rsidRDefault="002053EB" w:rsidP="002053EB">
      <w:pPr>
        <w:pStyle w:val="Code"/>
      </w:pPr>
      <w:r>
        <w:tab/>
      </w:r>
      <w:r>
        <w:tab/>
      </w:r>
      <w:r>
        <w:tab/>
      </w:r>
      <w:r>
        <w:tab/>
      </w:r>
      <w:r>
        <w:tab/>
      </w:r>
      <w:r>
        <w:tab/>
        <w:t>"elementDefault": 300,</w:t>
      </w:r>
    </w:p>
    <w:p w14:paraId="246EA0B2" w14:textId="4E5DF020" w:rsidR="002053EB" w:rsidRDefault="002053EB" w:rsidP="002053EB">
      <w:pPr>
        <w:pStyle w:val="Code"/>
      </w:pPr>
      <w:r>
        <w:tab/>
      </w:r>
      <w:r>
        <w:tab/>
      </w:r>
      <w:r>
        <w:tab/>
      </w:r>
      <w:r>
        <w:tab/>
      </w:r>
      <w:r>
        <w:tab/>
      </w:r>
      <w:r>
        <w:tab/>
        <w:t>"optionValue": self.renderNewSimStepTime,</w:t>
      </w:r>
    </w:p>
    <w:p w14:paraId="4317A109" w14:textId="04D1D35F" w:rsidR="002053EB" w:rsidRDefault="002053EB" w:rsidP="002053EB">
      <w:pPr>
        <w:pStyle w:val="Code"/>
      </w:pPr>
      <w:r>
        <w:tab/>
      </w:r>
      <w:r>
        <w:tab/>
      </w:r>
      <w:r>
        <w:tab/>
      </w:r>
      <w:r>
        <w:tab/>
      </w:r>
      <w:r>
        <w:tab/>
      </w:r>
      <w:r>
        <w:tab/>
        <w:t>"gridLoc": "auto",</w:t>
      </w:r>
    </w:p>
    <w:p w14:paraId="7C899DF9" w14:textId="00A68B87" w:rsidR="002053EB" w:rsidRDefault="002053EB" w:rsidP="002053EB">
      <w:pPr>
        <w:pStyle w:val="Code"/>
      </w:pPr>
      <w:r>
        <w:tab/>
      </w:r>
      <w:r>
        <w:tab/>
      </w:r>
      <w:r>
        <w:tab/>
      </w:r>
      <w:r>
        <w:tab/>
      </w:r>
      <w:r>
        <w:tab/>
      </w:r>
      <w:r>
        <w:tab/>
        <w:t>"elementData": SPINBOX_DEFAULT_RANGE</w:t>
      </w:r>
    </w:p>
    <w:p w14:paraId="467E5324" w14:textId="10436D5F" w:rsidR="002053EB" w:rsidRDefault="002053EB" w:rsidP="002053EB">
      <w:pPr>
        <w:pStyle w:val="Code"/>
      </w:pPr>
      <w:r>
        <w:tab/>
      </w:r>
      <w:r>
        <w:tab/>
      </w:r>
      <w:r>
        <w:tab/>
      </w:r>
      <w:r>
        <w:tab/>
      </w:r>
      <w:r>
        <w:tab/>
        <w:t>},</w:t>
      </w:r>
    </w:p>
    <w:p w14:paraId="77486551" w14:textId="6BE47FA6" w:rsidR="002053EB" w:rsidRDefault="002053EB" w:rsidP="002053EB">
      <w:pPr>
        <w:pStyle w:val="Code"/>
      </w:pPr>
      <w:r>
        <w:tab/>
      </w:r>
      <w:r>
        <w:tab/>
      </w:r>
      <w:r>
        <w:tab/>
      </w:r>
      <w:r>
        <w:tab/>
        <w:t>]</w:t>
      </w:r>
    </w:p>
    <w:p w14:paraId="2F63BB14" w14:textId="554EF305" w:rsidR="002053EB" w:rsidRDefault="002053EB" w:rsidP="002053EB">
      <w:pPr>
        <w:pStyle w:val="Code"/>
      </w:pPr>
      <w:r>
        <w:tab/>
      </w:r>
      <w:r>
        <w:tab/>
      </w:r>
      <w:r>
        <w:tab/>
        <w:t>}</w:t>
      </w:r>
    </w:p>
    <w:p w14:paraId="1AF86C96" w14:textId="05880ABA" w:rsidR="002053EB" w:rsidRDefault="002053EB" w:rsidP="002053EB">
      <w:pPr>
        <w:pStyle w:val="Code"/>
      </w:pPr>
      <w:r>
        <w:tab/>
      </w:r>
      <w:r>
        <w:tab/>
        <w:t>},</w:t>
      </w:r>
    </w:p>
    <w:p w14:paraId="39A2381F" w14:textId="69045873" w:rsidR="002053EB" w:rsidRDefault="002053EB" w:rsidP="002053EB">
      <w:pPr>
        <w:pStyle w:val="Code"/>
      </w:pPr>
      <w:r>
        <w:t>…</w:t>
      </w:r>
    </w:p>
    <w:p w14:paraId="0180588E" w14:textId="257969A6" w:rsidR="008162C7" w:rsidRDefault="002053EB" w:rsidP="002053EB">
      <w:pPr>
        <w:tabs>
          <w:tab w:val="left" w:pos="5503"/>
        </w:tabs>
      </w:pPr>
      <w:r>
        <w:t xml:space="preserve">This snippet defines a </w:t>
      </w:r>
      <w:r w:rsidRPr="009673B8">
        <w:rPr>
          <w:rStyle w:val="CodeChar"/>
        </w:rPr>
        <w:t>checkButton</w:t>
      </w:r>
      <w:r>
        <w:t xml:space="preserve"> which is labeled </w:t>
      </w:r>
      <w:r w:rsidRPr="009673B8">
        <w:rPr>
          <w:rStyle w:val="CodeChar"/>
        </w:rPr>
        <w:t>"RenderSimulation?"</w:t>
      </w:r>
      <w:r>
        <w:t xml:space="preserve"> and </w:t>
      </w:r>
      <w:r w:rsidR="000A79CE">
        <w:t xml:space="preserve">is checked on by </w:t>
      </w:r>
      <w:r>
        <w:t xml:space="preserve">default. There is at least one child element, </w:t>
      </w:r>
      <w:r w:rsidRPr="009673B8">
        <w:rPr>
          <w:rStyle w:val="CodeChar"/>
        </w:rPr>
        <w:t>"subOpt1"</w:t>
      </w:r>
      <w:r>
        <w:t xml:space="preserve">, which is also a </w:t>
      </w:r>
      <w:r w:rsidRPr="009673B8">
        <w:rPr>
          <w:rStyle w:val="CodeChar"/>
        </w:rPr>
        <w:t>checkButton</w:t>
      </w:r>
      <w:r>
        <w:t xml:space="preserve">. This child </w:t>
      </w:r>
      <w:r w:rsidRPr="009673B8">
        <w:rPr>
          <w:rStyle w:val="CodeChar"/>
        </w:rPr>
        <w:t>checkButton</w:t>
      </w:r>
      <w:r>
        <w:t xml:space="preserve"> is labeled </w:t>
      </w:r>
      <w:r w:rsidRPr="009673B8">
        <w:rPr>
          <w:rStyle w:val="CodeChar"/>
        </w:rPr>
        <w:t>"Render New Sim Prep Step"</w:t>
      </w:r>
      <w:r>
        <w:t xml:space="preserve"> and defaults to being checked off. Because the parent is </w:t>
      </w:r>
      <w:r w:rsidR="009673B8">
        <w:t>on by default, the child element can be interacted with.</w:t>
      </w:r>
    </w:p>
    <w:p w14:paraId="19FC4A4F" w14:textId="53C31CD0" w:rsidR="009673B8" w:rsidRDefault="009673B8" w:rsidP="002053EB">
      <w:pPr>
        <w:tabs>
          <w:tab w:val="left" w:pos="5503"/>
        </w:tabs>
      </w:pPr>
      <w:r>
        <w:t xml:space="preserve">The child element also has its own child, referred to here as the grandchild element. The grandchild element is not interactable at first because of the child element being default checked off. It is a spinbox which validates all entries such that only numeric values are accepted. The </w:t>
      </w:r>
      <w:r w:rsidRPr="009673B8">
        <w:rPr>
          <w:rStyle w:val="CodeChar"/>
        </w:rPr>
        <w:t>numericSpinbox</w:t>
      </w:r>
      <w:r>
        <w:t xml:space="preserve"> is labeled </w:t>
      </w:r>
      <w:r w:rsidRPr="009673B8">
        <w:rPr>
          <w:rStyle w:val="CodeChar"/>
        </w:rPr>
        <w:t>"Display Time (ms):"</w:t>
      </w:r>
      <w:r>
        <w:t xml:space="preserve"> and has a default value of 300, with a range defined by </w:t>
      </w:r>
      <w:r w:rsidRPr="009673B8">
        <w:rPr>
          <w:rStyle w:val="CodeChar"/>
        </w:rPr>
        <w:t>SPINBOX_DEFAULT_RANGE</w:t>
      </w:r>
      <w:r>
        <w:t>.</w:t>
      </w:r>
      <w:r w:rsidR="00796A1D">
        <w:t xml:space="preserve"> This code produces the elements boxed in red in </w:t>
      </w:r>
      <w:r w:rsidR="00796A1D">
        <w:fldChar w:fldCharType="begin"/>
      </w:r>
      <w:r w:rsidR="00796A1D">
        <w:instrText xml:space="preserve"> REF _Ref151338390 \h </w:instrText>
      </w:r>
      <w:r w:rsidR="00796A1D">
        <w:fldChar w:fldCharType="separate"/>
      </w:r>
      <w:r w:rsidR="003667A2" w:rsidRPr="009673B8">
        <w:rPr>
          <w:b/>
          <w:bCs/>
        </w:rPr>
        <w:t xml:space="preserve">Figure </w:t>
      </w:r>
      <w:r w:rsidR="003667A2">
        <w:rPr>
          <w:b/>
          <w:bCs/>
          <w:noProof/>
        </w:rPr>
        <w:t>23</w:t>
      </w:r>
      <w:r w:rsidR="00796A1D">
        <w:fldChar w:fldCharType="end"/>
      </w:r>
      <w:r w:rsidR="00796A1D">
        <w:t>.</w:t>
      </w:r>
    </w:p>
    <w:p w14:paraId="44F57B56" w14:textId="77777777" w:rsidR="009673B8" w:rsidRDefault="009673B8" w:rsidP="009673B8">
      <w:pPr>
        <w:keepNext/>
        <w:tabs>
          <w:tab w:val="left" w:pos="5503"/>
        </w:tabs>
      </w:pPr>
      <w:r>
        <w:rPr>
          <w:noProof/>
        </w:rPr>
        <w:lastRenderedPageBreak/>
        <w:drawing>
          <wp:inline distT="0" distB="0" distL="0" distR="0" wp14:anchorId="383F6028" wp14:editId="65D6F2F8">
            <wp:extent cx="5486400" cy="3022600"/>
            <wp:effectExtent l="0" t="0" r="0" b="6350"/>
            <wp:docPr id="1542359506" name="Picture 1" descr="A screenshot highlighting the UI elements generated by the previous cod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59506" name="Picture 1" descr="A screenshot highlighting the UI elements generated by the previous code snippet."/>
                    <pic:cNvPicPr/>
                  </pic:nvPicPr>
                  <pic:blipFill>
                    <a:blip r:embed="rId63"/>
                    <a:stretch>
                      <a:fillRect/>
                    </a:stretch>
                  </pic:blipFill>
                  <pic:spPr>
                    <a:xfrm>
                      <a:off x="0" y="0"/>
                      <a:ext cx="5486400" cy="3022600"/>
                    </a:xfrm>
                    <a:prstGeom prst="rect">
                      <a:avLst/>
                    </a:prstGeom>
                  </pic:spPr>
                </pic:pic>
              </a:graphicData>
            </a:graphic>
          </wp:inline>
        </w:drawing>
      </w:r>
    </w:p>
    <w:p w14:paraId="37A8E14B" w14:textId="7BEF1666" w:rsidR="009673B8" w:rsidRDefault="009673B8" w:rsidP="009673B8">
      <w:pPr>
        <w:pStyle w:val="Caption"/>
        <w:jc w:val="center"/>
      </w:pPr>
      <w:bookmarkStart w:id="200" w:name="_Ref151338390"/>
      <w:bookmarkStart w:id="201" w:name="_Toc151828292"/>
      <w:r w:rsidRPr="009673B8">
        <w:rPr>
          <w:b/>
          <w:bCs/>
        </w:rPr>
        <w:t xml:space="preserve">Figure </w:t>
      </w:r>
      <w:r w:rsidRPr="009673B8">
        <w:rPr>
          <w:b/>
          <w:bCs/>
        </w:rPr>
        <w:fldChar w:fldCharType="begin"/>
      </w:r>
      <w:r w:rsidRPr="009673B8">
        <w:rPr>
          <w:b/>
          <w:bCs/>
        </w:rPr>
        <w:instrText xml:space="preserve"> SEQ Figure \* ARABIC </w:instrText>
      </w:r>
      <w:r w:rsidRPr="009673B8">
        <w:rPr>
          <w:b/>
          <w:bCs/>
        </w:rPr>
        <w:fldChar w:fldCharType="separate"/>
      </w:r>
      <w:r w:rsidR="003667A2">
        <w:rPr>
          <w:b/>
          <w:bCs/>
          <w:noProof/>
        </w:rPr>
        <w:t>23</w:t>
      </w:r>
      <w:r w:rsidRPr="009673B8">
        <w:rPr>
          <w:b/>
          <w:bCs/>
        </w:rPr>
        <w:fldChar w:fldCharType="end"/>
      </w:r>
      <w:bookmarkEnd w:id="200"/>
      <w:r w:rsidRPr="009673B8">
        <w:rPr>
          <w:b/>
          <w:bCs/>
        </w:rPr>
        <w:t>:</w:t>
      </w:r>
      <w:r>
        <w:t xml:space="preserve"> Screenshot of the labeled UI elements.</w:t>
      </w:r>
      <w:bookmarkEnd w:id="201"/>
    </w:p>
    <w:p w14:paraId="5A83BB2F" w14:textId="763C9216" w:rsidR="009673B8" w:rsidRDefault="009673B8" w:rsidP="009673B8">
      <w:r>
        <w:t xml:space="preserve">The </w:t>
      </w:r>
      <w:r w:rsidRPr="009673B8">
        <w:rPr>
          <w:rStyle w:val="CodeChar"/>
        </w:rPr>
        <w:t>optionMenu</w:t>
      </w:r>
      <w:r>
        <w:t xml:space="preserve"> UI element is defined similarly to other parent UI elements, except that the child element name strings are used as selectable entries in the UI element. This means that now a user may select a value from an option menu and the irrelevant child elements are destroyed and the relevant options are created in their place. The child elements are again provided in a list:</w:t>
      </w:r>
    </w:p>
    <w:p w14:paraId="61D41578" w14:textId="77777777" w:rsidR="009673B8" w:rsidRDefault="009673B8">
      <w:pPr>
        <w:pStyle w:val="Code"/>
        <w:numPr>
          <w:ilvl w:val="0"/>
          <w:numId w:val="29"/>
        </w:numPr>
      </w:pPr>
      <w:r>
        <w:t>{</w:t>
      </w:r>
    </w:p>
    <w:p w14:paraId="204896CE" w14:textId="705F7E6E" w:rsidR="009673B8" w:rsidRDefault="009673B8" w:rsidP="009673B8">
      <w:pPr>
        <w:pStyle w:val="Code"/>
      </w:pPr>
      <w:r>
        <w:tab/>
        <w:t>"labelText": "Pathfinding Algorithm",</w:t>
      </w:r>
    </w:p>
    <w:p w14:paraId="1BCE1A21" w14:textId="1A822385" w:rsidR="009673B8" w:rsidRDefault="009673B8" w:rsidP="009673B8">
      <w:pPr>
        <w:pStyle w:val="Code"/>
      </w:pPr>
      <w:r>
        <w:tab/>
        <w:t>"elementType": "optionMenu",</w:t>
      </w:r>
    </w:p>
    <w:p w14:paraId="4CCD2DCB" w14:textId="0D996BFA" w:rsidR="009673B8" w:rsidRDefault="009673B8" w:rsidP="009673B8">
      <w:pPr>
        <w:pStyle w:val="Code"/>
      </w:pPr>
      <w:r>
        <w:tab/>
        <w:t>"elementDefault": "Single-agent A*",</w:t>
      </w:r>
    </w:p>
    <w:p w14:paraId="76629B5C" w14:textId="51D0144F" w:rsidR="009673B8" w:rsidRDefault="009673B8" w:rsidP="009673B8">
      <w:pPr>
        <w:pStyle w:val="Code"/>
      </w:pPr>
      <w:r>
        <w:tab/>
        <w:t>"optionValue": self.algorithmChoice,</w:t>
      </w:r>
    </w:p>
    <w:p w14:paraId="3FEF17BA" w14:textId="36A80745" w:rsidR="009673B8" w:rsidRDefault="009673B8" w:rsidP="009673B8">
      <w:pPr>
        <w:pStyle w:val="Code"/>
      </w:pPr>
      <w:r>
        <w:tab/>
        <w:t>"elementData": {</w:t>
      </w:r>
    </w:p>
    <w:p w14:paraId="526E056C" w14:textId="672BC379" w:rsidR="009673B8" w:rsidRDefault="009673B8" w:rsidP="009673B8">
      <w:pPr>
        <w:pStyle w:val="Code"/>
      </w:pPr>
      <w:r>
        <w:tab/>
      </w:r>
      <w:r>
        <w:tab/>
        <w:t>"Single-agent A*": [</w:t>
      </w:r>
    </w:p>
    <w:p w14:paraId="61D2EBAE" w14:textId="14F6D7E5" w:rsidR="009673B8" w:rsidRDefault="009673B8" w:rsidP="009673B8">
      <w:pPr>
        <w:pStyle w:val="Code"/>
      </w:pPr>
      <w:r>
        <w:tab/>
      </w:r>
      <w:r>
        <w:tab/>
      </w:r>
      <w:r>
        <w:tab/>
        <w:t>{</w:t>
      </w:r>
    </w:p>
    <w:p w14:paraId="73A85E2E" w14:textId="5CC524FC" w:rsidR="009673B8" w:rsidRDefault="009673B8" w:rsidP="009673B8">
      <w:pPr>
        <w:pStyle w:val="Code"/>
      </w:pPr>
      <w:r>
        <w:tab/>
      </w:r>
      <w:r>
        <w:tab/>
      </w:r>
      <w:r>
        <w:tab/>
      </w:r>
      <w:r>
        <w:tab/>
        <w:t>"labelText": "Heuristic",</w:t>
      </w:r>
    </w:p>
    <w:p w14:paraId="1D32011A" w14:textId="1228CB9D" w:rsidR="009673B8" w:rsidRDefault="009673B8" w:rsidP="009673B8">
      <w:pPr>
        <w:pStyle w:val="Code"/>
      </w:pPr>
      <w:r>
        <w:tab/>
      </w:r>
      <w:r>
        <w:tab/>
      </w:r>
      <w:r>
        <w:tab/>
      </w:r>
      <w:r>
        <w:tab/>
        <w:t>"elementType": "optionMenu",</w:t>
      </w:r>
    </w:p>
    <w:p w14:paraId="2260F5A0" w14:textId="4218075F" w:rsidR="009673B8" w:rsidRDefault="009673B8" w:rsidP="009673B8">
      <w:pPr>
        <w:pStyle w:val="Code"/>
      </w:pPr>
      <w:r>
        <w:tab/>
      </w:r>
      <w:r>
        <w:tab/>
      </w:r>
      <w:r>
        <w:tab/>
      </w:r>
      <w:r>
        <w:tab/>
        <w:t>"elementDefault": "Dijkstra",</w:t>
      </w:r>
    </w:p>
    <w:p w14:paraId="7CBBB0EC" w14:textId="2EDFB056" w:rsidR="009673B8" w:rsidRDefault="009673B8" w:rsidP="009673B8">
      <w:pPr>
        <w:pStyle w:val="Code"/>
      </w:pPr>
      <w:r>
        <w:tab/>
      </w:r>
      <w:r>
        <w:tab/>
      </w:r>
      <w:r>
        <w:tab/>
      </w:r>
      <w:r>
        <w:tab/>
        <w:t>"optionValue": self.SAPFAstarHeuristic,</w:t>
      </w:r>
    </w:p>
    <w:p w14:paraId="477F379C" w14:textId="567CB180" w:rsidR="009673B8" w:rsidRDefault="009673B8" w:rsidP="009673B8">
      <w:pPr>
        <w:pStyle w:val="Code"/>
      </w:pPr>
      <w:r>
        <w:tab/>
      </w:r>
      <w:r>
        <w:tab/>
      </w:r>
      <w:r>
        <w:tab/>
      </w:r>
      <w:r>
        <w:tab/>
        <w:t>"elementData": {</w:t>
      </w:r>
    </w:p>
    <w:p w14:paraId="76852878" w14:textId="08B268AD" w:rsidR="009673B8" w:rsidRDefault="009673B8" w:rsidP="009673B8">
      <w:pPr>
        <w:pStyle w:val="Code"/>
      </w:pPr>
      <w:r>
        <w:tab/>
      </w:r>
      <w:r>
        <w:tab/>
      </w:r>
      <w:r>
        <w:tab/>
      </w:r>
      <w:r>
        <w:tab/>
      </w:r>
      <w:r>
        <w:tab/>
        <w:t>"Dijkstra": None,</w:t>
      </w:r>
    </w:p>
    <w:p w14:paraId="6D6E8AC3" w14:textId="3F665AE9" w:rsidR="009673B8" w:rsidRDefault="009673B8" w:rsidP="009673B8">
      <w:pPr>
        <w:pStyle w:val="Code"/>
      </w:pPr>
      <w:r>
        <w:tab/>
      </w:r>
      <w:r>
        <w:tab/>
      </w:r>
      <w:r>
        <w:tab/>
      </w:r>
      <w:r>
        <w:tab/>
      </w:r>
      <w:r>
        <w:tab/>
        <w:t>"Manhattan": None,</w:t>
      </w:r>
    </w:p>
    <w:p w14:paraId="44CE4EC1" w14:textId="54BA80F9" w:rsidR="009673B8" w:rsidRDefault="009673B8" w:rsidP="009673B8">
      <w:pPr>
        <w:pStyle w:val="Code"/>
      </w:pPr>
      <w:r>
        <w:tab/>
      </w:r>
      <w:r>
        <w:tab/>
      </w:r>
      <w:r>
        <w:tab/>
      </w:r>
      <w:r>
        <w:tab/>
      </w:r>
      <w:r>
        <w:tab/>
        <w:t>"Euclidean": None,</w:t>
      </w:r>
    </w:p>
    <w:p w14:paraId="39B01BF4" w14:textId="11F2B29E" w:rsidR="009673B8" w:rsidRDefault="009673B8" w:rsidP="009673B8">
      <w:pPr>
        <w:pStyle w:val="Code"/>
      </w:pPr>
      <w:r>
        <w:tab/>
      </w:r>
      <w:r>
        <w:tab/>
      </w:r>
      <w:r>
        <w:tab/>
      </w:r>
      <w:r>
        <w:tab/>
      </w:r>
      <w:r>
        <w:tab/>
        <w:t>"Approx. Euclidean": None</w:t>
      </w:r>
    </w:p>
    <w:p w14:paraId="342D3150" w14:textId="26BB08EE" w:rsidR="009673B8" w:rsidRDefault="009673B8" w:rsidP="009673B8">
      <w:pPr>
        <w:pStyle w:val="Code"/>
      </w:pPr>
      <w:r>
        <w:tab/>
      </w:r>
      <w:r>
        <w:tab/>
      </w:r>
      <w:r>
        <w:tab/>
      </w:r>
      <w:r>
        <w:tab/>
        <w:t>}</w:t>
      </w:r>
    </w:p>
    <w:p w14:paraId="44C9A374" w14:textId="70524868" w:rsidR="009673B8" w:rsidRDefault="009673B8" w:rsidP="009673B8">
      <w:pPr>
        <w:pStyle w:val="Code"/>
      </w:pPr>
      <w:r>
        <w:tab/>
      </w:r>
      <w:r>
        <w:tab/>
      </w:r>
      <w:r>
        <w:tab/>
        <w:t>},</w:t>
      </w:r>
    </w:p>
    <w:p w14:paraId="0690675F" w14:textId="1FB0B598" w:rsidR="009673B8" w:rsidRDefault="009673B8" w:rsidP="009673B8">
      <w:pPr>
        <w:pStyle w:val="Code"/>
      </w:pPr>
      <w:r>
        <w:tab/>
      </w:r>
      <w:r>
        <w:tab/>
      </w:r>
      <w:r>
        <w:tab/>
        <w:t>{</w:t>
      </w:r>
    </w:p>
    <w:p w14:paraId="6CDA4CE6" w14:textId="59334CC7" w:rsidR="009673B8" w:rsidRDefault="009673B8" w:rsidP="009673B8">
      <w:pPr>
        <w:pStyle w:val="Code"/>
      </w:pPr>
      <w:r>
        <w:tab/>
      </w:r>
      <w:r>
        <w:tab/>
      </w:r>
      <w:r>
        <w:tab/>
      </w:r>
      <w:r>
        <w:tab/>
        <w:t>"labelText": "Heuristic Relaxation Coefficient",</w:t>
      </w:r>
    </w:p>
    <w:p w14:paraId="0DC505E6" w14:textId="20154FDA" w:rsidR="009673B8" w:rsidRDefault="009673B8" w:rsidP="009673B8">
      <w:pPr>
        <w:pStyle w:val="Code"/>
      </w:pPr>
      <w:r>
        <w:tab/>
      </w:r>
      <w:r>
        <w:tab/>
      </w:r>
      <w:r>
        <w:tab/>
      </w:r>
      <w:r>
        <w:tab/>
        <w:t>"elementType": "numericSpinbox",</w:t>
      </w:r>
    </w:p>
    <w:p w14:paraId="5A800339" w14:textId="6CA524B3" w:rsidR="009673B8" w:rsidRDefault="009673B8" w:rsidP="009673B8">
      <w:pPr>
        <w:pStyle w:val="Code"/>
      </w:pPr>
      <w:r>
        <w:tab/>
      </w:r>
      <w:r>
        <w:tab/>
      </w:r>
      <w:r>
        <w:tab/>
      </w:r>
      <w:r>
        <w:tab/>
        <w:t>"elementDefault": 1,</w:t>
      </w:r>
    </w:p>
    <w:p w14:paraId="7C088429" w14:textId="167DE44F" w:rsidR="009673B8" w:rsidRDefault="009673B8" w:rsidP="009673B8">
      <w:pPr>
        <w:pStyle w:val="Code"/>
      </w:pPr>
      <w:r>
        <w:lastRenderedPageBreak/>
        <w:tab/>
      </w:r>
      <w:r>
        <w:tab/>
      </w:r>
      <w:r>
        <w:tab/>
      </w:r>
      <w:r>
        <w:tab/>
        <w:t>"optionValue": self.SAPFAstarHeuristicCoefficient,</w:t>
      </w:r>
    </w:p>
    <w:p w14:paraId="6DC30CA8" w14:textId="76AC7925" w:rsidR="009673B8" w:rsidRDefault="009673B8" w:rsidP="009673B8">
      <w:pPr>
        <w:pStyle w:val="Code"/>
      </w:pPr>
      <w:r>
        <w:tab/>
      </w:r>
      <w:r>
        <w:tab/>
      </w:r>
      <w:r>
        <w:tab/>
      </w:r>
      <w:r>
        <w:tab/>
        <w:t>"elementData": (1, 50, 1)</w:t>
      </w:r>
    </w:p>
    <w:p w14:paraId="6EC97B4B" w14:textId="51B08776" w:rsidR="009673B8" w:rsidRDefault="009673B8" w:rsidP="009673B8">
      <w:pPr>
        <w:pStyle w:val="Code"/>
      </w:pPr>
      <w:r>
        <w:tab/>
      </w:r>
      <w:r>
        <w:tab/>
      </w:r>
      <w:r>
        <w:tab/>
        <w:t>}</w:t>
      </w:r>
    </w:p>
    <w:p w14:paraId="5627D357" w14:textId="7C499FFE" w:rsidR="009673B8" w:rsidRPr="009673B8" w:rsidRDefault="009673B8" w:rsidP="009673B8">
      <w:pPr>
        <w:pStyle w:val="Code"/>
      </w:pPr>
      <w:r>
        <w:tab/>
      </w:r>
      <w:r>
        <w:tab/>
        <w:t>],</w:t>
      </w:r>
    </w:p>
    <w:p w14:paraId="25C891B2" w14:textId="77777777" w:rsidR="001B11E3" w:rsidRDefault="001B11E3" w:rsidP="001B11E3"/>
    <w:p w14:paraId="241813D2" w14:textId="14F4877F" w:rsidR="001B11E3" w:rsidRDefault="009673B8" w:rsidP="001B11E3">
      <w:r>
        <w:t xml:space="preserve">In this code snippet, an </w:t>
      </w:r>
      <w:r w:rsidRPr="00796A1D">
        <w:rPr>
          <w:rStyle w:val="CodeChar"/>
        </w:rPr>
        <w:t>optionMenu</w:t>
      </w:r>
      <w:r>
        <w:t xml:space="preserve"> is created with the label </w:t>
      </w:r>
      <w:r w:rsidRPr="00796A1D">
        <w:rPr>
          <w:rStyle w:val="CodeChar"/>
        </w:rPr>
        <w:t>"Pathfinding Algorithm"</w:t>
      </w:r>
      <w:r>
        <w:t xml:space="preserve">. The default value is identical to the first child option set in the </w:t>
      </w:r>
      <w:r w:rsidRPr="00796A1D">
        <w:rPr>
          <w:rStyle w:val="CodeChar"/>
        </w:rPr>
        <w:t>elementData</w:t>
      </w:r>
      <w:r>
        <w:t xml:space="preserve">, and the selected option set is saved as a string value to a variable </w:t>
      </w:r>
      <w:r w:rsidRPr="00796A1D">
        <w:rPr>
          <w:rStyle w:val="CodeChar"/>
        </w:rPr>
        <w:t>self.algorithmChoice</w:t>
      </w:r>
      <w:r>
        <w:t>.</w:t>
      </w:r>
    </w:p>
    <w:p w14:paraId="56B5EAA3" w14:textId="262E9881" w:rsidR="009673B8" w:rsidRDefault="009673B8" w:rsidP="001B11E3">
      <w:r>
        <w:t xml:space="preserve">The first choice, </w:t>
      </w:r>
      <w:r w:rsidRPr="00796A1D">
        <w:rPr>
          <w:rStyle w:val="CodeChar"/>
        </w:rPr>
        <w:t>"Single-Agent A*"</w:t>
      </w:r>
      <w:r>
        <w:t xml:space="preserve">, </w:t>
      </w:r>
      <w:r w:rsidR="00796A1D">
        <w:t xml:space="preserve">produces an option set comprised of </w:t>
      </w:r>
      <w:r>
        <w:t xml:space="preserve">another </w:t>
      </w:r>
      <w:r w:rsidRPr="00796A1D">
        <w:rPr>
          <w:rStyle w:val="CodeChar"/>
        </w:rPr>
        <w:t>optionMenu</w:t>
      </w:r>
      <w:r w:rsidR="00796A1D">
        <w:t xml:space="preserve"> and a </w:t>
      </w:r>
      <w:r w:rsidR="00796A1D" w:rsidRPr="00796A1D">
        <w:rPr>
          <w:rStyle w:val="CodeChar"/>
        </w:rPr>
        <w:t>numericSpinbox</w:t>
      </w:r>
      <w:r w:rsidR="00796A1D">
        <w:t xml:space="preserve">. The child </w:t>
      </w:r>
      <w:r w:rsidR="00796A1D" w:rsidRPr="00796A1D">
        <w:rPr>
          <w:rStyle w:val="CodeChar"/>
        </w:rPr>
        <w:t>optionMenu</w:t>
      </w:r>
      <w:r w:rsidR="00796A1D">
        <w:t xml:space="preserve"> is not a parent UI element, and it is sufficient to define its children with the </w:t>
      </w:r>
      <w:r w:rsidR="00796A1D" w:rsidRPr="00796A1D">
        <w:rPr>
          <w:rStyle w:val="CodeChar"/>
        </w:rPr>
        <w:t>None</w:t>
      </w:r>
      <w:r w:rsidR="00796A1D">
        <w:t xml:space="preserve"> singleton keyword. The resulting UI elements are shown in </w:t>
      </w:r>
      <w:r w:rsidR="00796A1D">
        <w:fldChar w:fldCharType="begin"/>
      </w:r>
      <w:r w:rsidR="00796A1D">
        <w:instrText xml:space="preserve"> REF _Ref151338883 \h </w:instrText>
      </w:r>
      <w:r w:rsidR="00796A1D">
        <w:fldChar w:fldCharType="separate"/>
      </w:r>
      <w:r w:rsidR="003667A2" w:rsidRPr="00796A1D">
        <w:rPr>
          <w:b/>
          <w:bCs/>
        </w:rPr>
        <w:t xml:space="preserve">Figure </w:t>
      </w:r>
      <w:r w:rsidR="003667A2">
        <w:rPr>
          <w:b/>
          <w:bCs/>
          <w:noProof/>
        </w:rPr>
        <w:t>24</w:t>
      </w:r>
      <w:r w:rsidR="00796A1D">
        <w:fldChar w:fldCharType="end"/>
      </w:r>
      <w:r w:rsidR="00796A1D">
        <w:t>.</w:t>
      </w:r>
    </w:p>
    <w:p w14:paraId="6C0FEA14" w14:textId="77777777" w:rsidR="00796A1D" w:rsidRDefault="00796A1D" w:rsidP="00796A1D">
      <w:pPr>
        <w:keepNext/>
        <w:jc w:val="center"/>
      </w:pPr>
      <w:r>
        <w:rPr>
          <w:noProof/>
        </w:rPr>
        <w:drawing>
          <wp:inline distT="0" distB="0" distL="0" distR="0" wp14:anchorId="2EF8D9B7" wp14:editId="21634BA6">
            <wp:extent cx="4050931" cy="1216025"/>
            <wp:effectExtent l="0" t="0" r="6985" b="3175"/>
            <wp:docPr id="1733856261" name="Picture 1" descr="A screenshot highlighting the UI elements generated by the previous cod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56261" name="Picture 1" descr="A screenshot highlighting the UI elements generated by the previous code snippet."/>
                    <pic:cNvPicPr/>
                  </pic:nvPicPr>
                  <pic:blipFill>
                    <a:blip r:embed="rId64"/>
                    <a:stretch>
                      <a:fillRect/>
                    </a:stretch>
                  </pic:blipFill>
                  <pic:spPr>
                    <a:xfrm>
                      <a:off x="0" y="0"/>
                      <a:ext cx="4219206" cy="1266538"/>
                    </a:xfrm>
                    <a:prstGeom prst="rect">
                      <a:avLst/>
                    </a:prstGeom>
                  </pic:spPr>
                </pic:pic>
              </a:graphicData>
            </a:graphic>
          </wp:inline>
        </w:drawing>
      </w:r>
    </w:p>
    <w:p w14:paraId="23F53D16" w14:textId="1061A4AE" w:rsidR="00796A1D" w:rsidRDefault="00796A1D" w:rsidP="00796A1D">
      <w:pPr>
        <w:pStyle w:val="Caption"/>
        <w:jc w:val="center"/>
      </w:pPr>
      <w:bookmarkStart w:id="202" w:name="_Ref151338883"/>
      <w:bookmarkStart w:id="203" w:name="_Toc151828293"/>
      <w:r w:rsidRPr="00796A1D">
        <w:rPr>
          <w:b/>
          <w:bCs/>
        </w:rPr>
        <w:t xml:space="preserve">Figure </w:t>
      </w:r>
      <w:r w:rsidRPr="00796A1D">
        <w:rPr>
          <w:b/>
          <w:bCs/>
        </w:rPr>
        <w:fldChar w:fldCharType="begin"/>
      </w:r>
      <w:r w:rsidRPr="00796A1D">
        <w:rPr>
          <w:b/>
          <w:bCs/>
        </w:rPr>
        <w:instrText xml:space="preserve"> SEQ Figure \* ARABIC </w:instrText>
      </w:r>
      <w:r w:rsidRPr="00796A1D">
        <w:rPr>
          <w:b/>
          <w:bCs/>
        </w:rPr>
        <w:fldChar w:fldCharType="separate"/>
      </w:r>
      <w:r w:rsidR="003667A2">
        <w:rPr>
          <w:b/>
          <w:bCs/>
          <w:noProof/>
        </w:rPr>
        <w:t>24</w:t>
      </w:r>
      <w:r w:rsidRPr="00796A1D">
        <w:rPr>
          <w:b/>
          <w:bCs/>
        </w:rPr>
        <w:fldChar w:fldCharType="end"/>
      </w:r>
      <w:bookmarkEnd w:id="202"/>
      <w:r w:rsidRPr="00796A1D">
        <w:rPr>
          <w:b/>
          <w:bCs/>
        </w:rPr>
        <w:t>:</w:t>
      </w:r>
      <w:r>
        <w:t xml:space="preserve"> Screenshot of the generated optionMenu elements.</w:t>
      </w:r>
      <w:bookmarkEnd w:id="203"/>
    </w:p>
    <w:p w14:paraId="350969CA" w14:textId="709BA004" w:rsidR="00796A1D" w:rsidRDefault="00796A1D" w:rsidP="001B11E3">
      <w:r>
        <w:t xml:space="preserve">The final step in adding configuration options is to ensure that the named variables for each option are declared and passed into the simulation on launch. For each configuration tab there is a builder function, listed in </w:t>
      </w:r>
      <w:r w:rsidR="00F55A12">
        <w:fldChar w:fldCharType="begin"/>
      </w:r>
      <w:r w:rsidR="00F55A12">
        <w:instrText xml:space="preserve"> REF _Ref151339312 \h </w:instrText>
      </w:r>
      <w:r w:rsidR="00F55A12">
        <w:fldChar w:fldCharType="separate"/>
      </w:r>
      <w:r w:rsidR="003667A2" w:rsidRPr="00796A1D">
        <w:rPr>
          <w:b/>
          <w:bCs/>
        </w:rPr>
        <w:t xml:space="preserve">Table </w:t>
      </w:r>
      <w:r w:rsidR="003667A2">
        <w:rPr>
          <w:b/>
          <w:bCs/>
          <w:noProof/>
        </w:rPr>
        <w:t>18</w:t>
      </w:r>
      <w:r w:rsidR="00F55A12">
        <w:fldChar w:fldCharType="end"/>
      </w:r>
      <w:r w:rsidR="00F55A12">
        <w:t>.</w:t>
      </w:r>
    </w:p>
    <w:p w14:paraId="5E50B076" w14:textId="232751C3" w:rsidR="00796A1D" w:rsidRDefault="00796A1D" w:rsidP="00796A1D">
      <w:pPr>
        <w:pStyle w:val="Caption"/>
        <w:keepNext/>
      </w:pPr>
      <w:bookmarkStart w:id="204" w:name="_Ref151339312"/>
      <w:bookmarkStart w:id="205" w:name="_Toc151828268"/>
      <w:r w:rsidRPr="00796A1D">
        <w:rPr>
          <w:b/>
          <w:bCs/>
        </w:rPr>
        <w:t xml:space="preserve">Table </w:t>
      </w:r>
      <w:r w:rsidRPr="00796A1D">
        <w:rPr>
          <w:b/>
          <w:bCs/>
        </w:rPr>
        <w:fldChar w:fldCharType="begin"/>
      </w:r>
      <w:r w:rsidRPr="00796A1D">
        <w:rPr>
          <w:b/>
          <w:bCs/>
        </w:rPr>
        <w:instrText xml:space="preserve"> SEQ Table \* ARABIC </w:instrText>
      </w:r>
      <w:r w:rsidRPr="00796A1D">
        <w:rPr>
          <w:b/>
          <w:bCs/>
        </w:rPr>
        <w:fldChar w:fldCharType="separate"/>
      </w:r>
      <w:r w:rsidR="003667A2">
        <w:rPr>
          <w:b/>
          <w:bCs/>
          <w:noProof/>
        </w:rPr>
        <w:t>18</w:t>
      </w:r>
      <w:r w:rsidRPr="00796A1D">
        <w:rPr>
          <w:b/>
          <w:bCs/>
        </w:rPr>
        <w:fldChar w:fldCharType="end"/>
      </w:r>
      <w:bookmarkEnd w:id="204"/>
      <w:r w:rsidRPr="00796A1D">
        <w:rPr>
          <w:b/>
          <w:bCs/>
        </w:rPr>
        <w:t>:</w:t>
      </w:r>
      <w:r>
        <w:t xml:space="preserve"> Configuration tabs and respective builder</w:t>
      </w:r>
      <w:r w:rsidR="00F55A12">
        <w:t xml:space="preserve"> code</w:t>
      </w:r>
      <w:r>
        <w:t>.</w:t>
      </w:r>
      <w:bookmarkEnd w:id="205"/>
    </w:p>
    <w:tbl>
      <w:tblPr>
        <w:tblStyle w:val="TableGrid"/>
        <w:tblW w:w="0" w:type="auto"/>
        <w:tblLook w:val="04A0" w:firstRow="1" w:lastRow="0" w:firstColumn="1" w:lastColumn="0" w:noHBand="0" w:noVBand="1"/>
      </w:tblPr>
      <w:tblGrid>
        <w:gridCol w:w="1975"/>
        <w:gridCol w:w="3699"/>
        <w:gridCol w:w="2956"/>
      </w:tblGrid>
      <w:tr w:rsidR="00F55A12" w14:paraId="5FBDD7E0" w14:textId="1E0DC457" w:rsidTr="00F55A12">
        <w:tc>
          <w:tcPr>
            <w:tcW w:w="1975" w:type="dxa"/>
            <w:vAlign w:val="center"/>
          </w:tcPr>
          <w:p w14:paraId="19E6B631" w14:textId="07FA40CC" w:rsidR="00F55A12" w:rsidRDefault="00F55A12" w:rsidP="00F55A12">
            <w:pPr>
              <w:jc w:val="center"/>
            </w:pPr>
            <w:r>
              <w:t>Pathfinding Algorithm</w:t>
            </w:r>
          </w:p>
        </w:tc>
        <w:tc>
          <w:tcPr>
            <w:tcW w:w="3699" w:type="dxa"/>
            <w:vAlign w:val="center"/>
          </w:tcPr>
          <w:p w14:paraId="42E82AC6" w14:textId="0F9F0A2B" w:rsidR="00F55A12" w:rsidRDefault="00F55A12" w:rsidP="00F55A12">
            <w:pPr>
              <w:jc w:val="left"/>
            </w:pPr>
            <w:r w:rsidRPr="00796A1D">
              <w:t>buildPathfindingAlgorithmPage</w:t>
            </w:r>
            <w:r>
              <w:t>()</w:t>
            </w:r>
          </w:p>
        </w:tc>
        <w:tc>
          <w:tcPr>
            <w:tcW w:w="2956" w:type="dxa"/>
            <w:vAlign w:val="center"/>
          </w:tcPr>
          <w:p w14:paraId="1131F521" w14:textId="1B433AF6" w:rsidR="00F55A12" w:rsidRPr="00796A1D" w:rsidRDefault="00F55A12" w:rsidP="00F55A12">
            <w:pPr>
              <w:jc w:val="left"/>
            </w:pPr>
            <w:r w:rsidRPr="00F55A12">
              <w:t>simalgorithmmenuconfig.txt</w:t>
            </w:r>
          </w:p>
        </w:tc>
      </w:tr>
      <w:tr w:rsidR="00F55A12" w14:paraId="216A660B" w14:textId="4495BD51" w:rsidTr="00F55A12">
        <w:tc>
          <w:tcPr>
            <w:tcW w:w="1975" w:type="dxa"/>
            <w:vAlign w:val="center"/>
          </w:tcPr>
          <w:p w14:paraId="110FA670" w14:textId="32F22C46" w:rsidR="00F55A12" w:rsidRDefault="00F55A12" w:rsidP="00F55A12">
            <w:pPr>
              <w:jc w:val="center"/>
            </w:pPr>
            <w:r>
              <w:t>Agent Configuration</w:t>
            </w:r>
          </w:p>
        </w:tc>
        <w:tc>
          <w:tcPr>
            <w:tcW w:w="3699" w:type="dxa"/>
            <w:vAlign w:val="center"/>
          </w:tcPr>
          <w:p w14:paraId="2070C60B" w14:textId="26BC5463" w:rsidR="00F55A12" w:rsidRDefault="00F55A12" w:rsidP="00F55A12">
            <w:pPr>
              <w:jc w:val="left"/>
            </w:pPr>
            <w:r w:rsidRPr="00796A1D">
              <w:t>buildAgentConfigurationPage</w:t>
            </w:r>
            <w:r>
              <w:t>()</w:t>
            </w:r>
          </w:p>
        </w:tc>
        <w:tc>
          <w:tcPr>
            <w:tcW w:w="2956" w:type="dxa"/>
            <w:vAlign w:val="center"/>
          </w:tcPr>
          <w:p w14:paraId="3F8CAD75" w14:textId="0B106A7C" w:rsidR="00F55A12" w:rsidRPr="00796A1D" w:rsidRDefault="00F55A12" w:rsidP="00F55A12">
            <w:pPr>
              <w:jc w:val="left"/>
            </w:pPr>
            <w:r w:rsidRPr="00F55A12">
              <w:t>simagentmenuconfig.txt</w:t>
            </w:r>
          </w:p>
        </w:tc>
      </w:tr>
      <w:tr w:rsidR="00F55A12" w14:paraId="5B71FBB1" w14:textId="12E743F6" w:rsidTr="00F55A12">
        <w:tc>
          <w:tcPr>
            <w:tcW w:w="1975" w:type="dxa"/>
            <w:vAlign w:val="center"/>
          </w:tcPr>
          <w:p w14:paraId="09D989DE" w14:textId="4B96F865" w:rsidR="00F55A12" w:rsidRDefault="00F55A12" w:rsidP="00F55A12">
            <w:pPr>
              <w:jc w:val="center"/>
            </w:pPr>
            <w:r>
              <w:t>Display Options</w:t>
            </w:r>
          </w:p>
        </w:tc>
        <w:tc>
          <w:tcPr>
            <w:tcW w:w="3699" w:type="dxa"/>
            <w:vAlign w:val="center"/>
          </w:tcPr>
          <w:p w14:paraId="798AC344" w14:textId="66D57383" w:rsidR="00F55A12" w:rsidRDefault="00F55A12" w:rsidP="00F55A12">
            <w:pPr>
              <w:jc w:val="left"/>
            </w:pPr>
            <w:r w:rsidRPr="00796A1D">
              <w:t>buildDisplayOptionsPage(</w:t>
            </w:r>
            <w:r>
              <w:t>)</w:t>
            </w:r>
          </w:p>
        </w:tc>
        <w:tc>
          <w:tcPr>
            <w:tcW w:w="2956" w:type="dxa"/>
            <w:vAlign w:val="center"/>
          </w:tcPr>
          <w:p w14:paraId="4D2701C5" w14:textId="72581339" w:rsidR="00F55A12" w:rsidRPr="00796A1D" w:rsidRDefault="00F55A12" w:rsidP="00F55A12">
            <w:pPr>
              <w:jc w:val="left"/>
            </w:pPr>
            <w:r w:rsidRPr="00F55A12">
              <w:t>simdisplaymenuconfig.txt</w:t>
            </w:r>
          </w:p>
        </w:tc>
      </w:tr>
    </w:tbl>
    <w:p w14:paraId="3B432B1E" w14:textId="77777777" w:rsidR="00796A1D" w:rsidRDefault="00796A1D" w:rsidP="001B11E3"/>
    <w:p w14:paraId="35A7718B" w14:textId="62475290" w:rsidR="00F55A12" w:rsidRDefault="00F55A12" w:rsidP="001B11E3">
      <w:r>
        <w:t>In each case, the function reads in the corresponding plaintext files and executes the code. Therefore, the definition of variables must occur above the reading in of the file. For simplicity this can be done at the top of the function block. TkInter offers three variable types which may be used for this purpose, although the choice is often unimportant</w:t>
      </w:r>
      <w:r w:rsidR="00747002">
        <w:t xml:space="preserve"> (the tcl interpreter underpinning TkInter stores all values as strings regardless)</w:t>
      </w:r>
      <w:r>
        <w:t xml:space="preserve">. They are listed in </w:t>
      </w:r>
      <w:r>
        <w:fldChar w:fldCharType="begin"/>
      </w:r>
      <w:r>
        <w:instrText xml:space="preserve"> REF _Ref151339560 \h </w:instrText>
      </w:r>
      <w:r>
        <w:fldChar w:fldCharType="separate"/>
      </w:r>
      <w:r w:rsidR="003667A2" w:rsidRPr="00F55A12">
        <w:rPr>
          <w:b/>
          <w:bCs/>
        </w:rPr>
        <w:t xml:space="preserve">Table </w:t>
      </w:r>
      <w:r w:rsidR="003667A2">
        <w:rPr>
          <w:b/>
          <w:bCs/>
          <w:noProof/>
        </w:rPr>
        <w:t>19</w:t>
      </w:r>
      <w:r>
        <w:fldChar w:fldCharType="end"/>
      </w:r>
      <w:r>
        <w:t>.</w:t>
      </w:r>
    </w:p>
    <w:p w14:paraId="14B190F5" w14:textId="735300A3" w:rsidR="00F55A12" w:rsidRDefault="00F55A12" w:rsidP="00F55A12">
      <w:pPr>
        <w:pStyle w:val="Caption"/>
        <w:keepNext/>
      </w:pPr>
      <w:bookmarkStart w:id="206" w:name="_Ref151339560"/>
      <w:bookmarkStart w:id="207" w:name="_Toc151828269"/>
      <w:r w:rsidRPr="00F55A12">
        <w:rPr>
          <w:b/>
          <w:bCs/>
        </w:rPr>
        <w:lastRenderedPageBreak/>
        <w:t xml:space="preserve">Table </w:t>
      </w:r>
      <w:r w:rsidRPr="00F55A12">
        <w:rPr>
          <w:b/>
          <w:bCs/>
        </w:rPr>
        <w:fldChar w:fldCharType="begin"/>
      </w:r>
      <w:r w:rsidRPr="00F55A12">
        <w:rPr>
          <w:b/>
          <w:bCs/>
        </w:rPr>
        <w:instrText xml:space="preserve"> SEQ Table \* ARABIC </w:instrText>
      </w:r>
      <w:r w:rsidRPr="00F55A12">
        <w:rPr>
          <w:b/>
          <w:bCs/>
        </w:rPr>
        <w:fldChar w:fldCharType="separate"/>
      </w:r>
      <w:r w:rsidR="003667A2">
        <w:rPr>
          <w:b/>
          <w:bCs/>
          <w:noProof/>
        </w:rPr>
        <w:t>19</w:t>
      </w:r>
      <w:r w:rsidRPr="00F55A12">
        <w:rPr>
          <w:b/>
          <w:bCs/>
        </w:rPr>
        <w:fldChar w:fldCharType="end"/>
      </w:r>
      <w:bookmarkEnd w:id="206"/>
      <w:r w:rsidRPr="00F55A12">
        <w:rPr>
          <w:b/>
          <w:bCs/>
        </w:rPr>
        <w:t>:</w:t>
      </w:r>
      <w:r>
        <w:t xml:space="preserve"> TkInter variable types.</w:t>
      </w:r>
      <w:bookmarkEnd w:id="207"/>
    </w:p>
    <w:tbl>
      <w:tblPr>
        <w:tblStyle w:val="TableGrid"/>
        <w:tblW w:w="0" w:type="auto"/>
        <w:tblLook w:val="04A0" w:firstRow="1" w:lastRow="0" w:firstColumn="1" w:lastColumn="0" w:noHBand="0" w:noVBand="1"/>
      </w:tblPr>
      <w:tblGrid>
        <w:gridCol w:w="4315"/>
        <w:gridCol w:w="4315"/>
      </w:tblGrid>
      <w:tr w:rsidR="00F55A12" w14:paraId="677E0B15" w14:textId="77777777" w:rsidTr="00F55A12">
        <w:tc>
          <w:tcPr>
            <w:tcW w:w="4315" w:type="dxa"/>
          </w:tcPr>
          <w:p w14:paraId="278F0B1F" w14:textId="2429E0FF" w:rsidR="00F55A12" w:rsidRDefault="00F55A12" w:rsidP="001B11E3">
            <w:r>
              <w:t>Boolean</w:t>
            </w:r>
          </w:p>
        </w:tc>
        <w:tc>
          <w:tcPr>
            <w:tcW w:w="4315" w:type="dxa"/>
          </w:tcPr>
          <w:p w14:paraId="35AA7602" w14:textId="447030F2" w:rsidR="00F55A12" w:rsidRDefault="00F55A12" w:rsidP="001B11E3">
            <w:r>
              <w:t>tk.BooleanVar</w:t>
            </w:r>
          </w:p>
        </w:tc>
      </w:tr>
      <w:tr w:rsidR="00F55A12" w14:paraId="7DA6DC12" w14:textId="77777777" w:rsidTr="00F55A12">
        <w:tc>
          <w:tcPr>
            <w:tcW w:w="4315" w:type="dxa"/>
          </w:tcPr>
          <w:p w14:paraId="697C1518" w14:textId="62B93432" w:rsidR="00F55A12" w:rsidRDefault="00F55A12" w:rsidP="001B11E3">
            <w:r>
              <w:t>Integer</w:t>
            </w:r>
          </w:p>
        </w:tc>
        <w:tc>
          <w:tcPr>
            <w:tcW w:w="4315" w:type="dxa"/>
          </w:tcPr>
          <w:p w14:paraId="58422C35" w14:textId="28107AE8" w:rsidR="00F55A12" w:rsidRDefault="00F55A12" w:rsidP="001B11E3">
            <w:r>
              <w:t>tk.IntVar</w:t>
            </w:r>
          </w:p>
        </w:tc>
      </w:tr>
      <w:tr w:rsidR="00F55A12" w14:paraId="6A3F5795" w14:textId="77777777" w:rsidTr="00F55A12">
        <w:tc>
          <w:tcPr>
            <w:tcW w:w="4315" w:type="dxa"/>
          </w:tcPr>
          <w:p w14:paraId="0555912F" w14:textId="2C7EB76B" w:rsidR="00F55A12" w:rsidRDefault="00F55A12" w:rsidP="001B11E3">
            <w:r>
              <w:t>String</w:t>
            </w:r>
          </w:p>
        </w:tc>
        <w:tc>
          <w:tcPr>
            <w:tcW w:w="4315" w:type="dxa"/>
          </w:tcPr>
          <w:p w14:paraId="3EAF6841" w14:textId="27458A22" w:rsidR="00F55A12" w:rsidRDefault="00F55A12" w:rsidP="001B11E3">
            <w:r>
              <w:t>tk.StringVar</w:t>
            </w:r>
          </w:p>
        </w:tc>
      </w:tr>
    </w:tbl>
    <w:p w14:paraId="2FF75982" w14:textId="77777777" w:rsidR="00F55A12" w:rsidRDefault="00F55A12" w:rsidP="001B11E3"/>
    <w:p w14:paraId="781707AB" w14:textId="56749814" w:rsidR="009673B8" w:rsidRDefault="00F55A12" w:rsidP="001B11E3">
      <w:r>
        <w:t xml:space="preserve">In order for configuration variables to be passed into the simulation when the user launches with their configuration choices, the </w:t>
      </w:r>
      <w:r w:rsidRPr="00F55A12">
        <w:rPr>
          <w:rStyle w:val="CodeChar"/>
        </w:rPr>
        <w:t>packageSimulationConfiguration()</w:t>
      </w:r>
      <w:r>
        <w:t xml:space="preserve"> function is called. This function copies all values into a dictionary called </w:t>
      </w:r>
      <w:r w:rsidRPr="00F55A12">
        <w:rPr>
          <w:rStyle w:val="CodeChar"/>
        </w:rPr>
        <w:t>dataPackage</w:t>
      </w:r>
      <w:r>
        <w:t xml:space="preserve"> which is then returned as a single unit of data.</w:t>
      </w:r>
    </w:p>
    <w:p w14:paraId="02047ABF" w14:textId="4D95E315" w:rsidR="00F55A12" w:rsidRDefault="00F55A12" w:rsidP="001B11E3">
      <w:r>
        <w:t>Here, a developer should group algorithm specific configuration options into the datapackage as a dictionary nested in the value of some key which identifies their algorithm. For example, the A* algorithm accepts configuration choices for its heuristic function and relaxation coefficients:</w:t>
      </w:r>
    </w:p>
    <w:p w14:paraId="133EF8A9" w14:textId="77777777" w:rsidR="00F55A12" w:rsidRDefault="00F55A12" w:rsidP="00747002">
      <w:pPr>
        <w:pStyle w:val="Code"/>
        <w:numPr>
          <w:ilvl w:val="0"/>
          <w:numId w:val="30"/>
        </w:numPr>
        <w:jc w:val="left"/>
      </w:pPr>
      <w:r>
        <w:t>dataPackage["aStarPathfinderConfig"] = {}</w:t>
      </w:r>
    </w:p>
    <w:p w14:paraId="71D616ED" w14:textId="09E85FDD" w:rsidR="00F55A12" w:rsidRDefault="00F55A12" w:rsidP="00747002">
      <w:pPr>
        <w:pStyle w:val="Code"/>
        <w:jc w:val="left"/>
      </w:pPr>
      <w:r>
        <w:t xml:space="preserve">dataPackage["aStarPathfinderConfig"]["algorithmSAPFAStarHeuristic"] = </w:t>
      </w:r>
      <w:r w:rsidR="00747002">
        <w:tab/>
      </w:r>
      <w:r w:rsidR="00747002">
        <w:tab/>
      </w:r>
      <w:r w:rsidR="00747002">
        <w:tab/>
      </w:r>
      <w:r w:rsidR="00747002">
        <w:tab/>
      </w:r>
      <w:r>
        <w:t>self.SAPFAstarHeuristic.get()</w:t>
      </w:r>
    </w:p>
    <w:p w14:paraId="3E7C3D5F" w14:textId="6714192C" w:rsidR="00F55A12" w:rsidRDefault="00F55A12" w:rsidP="00747002">
      <w:pPr>
        <w:pStyle w:val="Code"/>
        <w:jc w:val="left"/>
      </w:pPr>
      <w:r>
        <w:t xml:space="preserve">dataPackage["aStarPathfinderConfig"]["algorithmSAPFAStarHeuristicCoefficient"] = </w:t>
      </w:r>
      <w:r w:rsidR="00747002">
        <w:tab/>
      </w:r>
      <w:r w:rsidR="00747002">
        <w:tab/>
      </w:r>
      <w:r w:rsidR="00747002">
        <w:tab/>
      </w:r>
      <w:r>
        <w:t>self.SAPFAstarHeuristicCoefficient.get()</w:t>
      </w:r>
    </w:p>
    <w:p w14:paraId="378E1BFC" w14:textId="4E89FBA3" w:rsidR="009673B8" w:rsidRDefault="00F55A12" w:rsidP="001B11E3">
      <w:r>
        <w:t xml:space="preserve">Calling the </w:t>
      </w:r>
      <w:r w:rsidRPr="00F55A12">
        <w:rPr>
          <w:rStyle w:val="CodeChar"/>
        </w:rPr>
        <w:t>.get()</w:t>
      </w:r>
      <w:r>
        <w:t xml:space="preserve"> function on any TkInter value fetches the stored value from the Tk engine.</w:t>
      </w:r>
    </w:p>
    <w:p w14:paraId="4C09E0AD" w14:textId="035023CC" w:rsidR="00F55A12" w:rsidRDefault="00551891" w:rsidP="001B11E3">
      <w:r>
        <w:t xml:space="preserve">These configuration options will need to be referenced in the relevant declarations in the </w:t>
      </w:r>
      <w:r w:rsidRPr="00551891">
        <w:rPr>
          <w:rStyle w:val="CodeChar"/>
        </w:rPr>
        <w:t>simulationProcessor.py</w:t>
      </w:r>
      <w:r>
        <w:t xml:space="preserve"> file, which includes the </w:t>
      </w:r>
      <w:r w:rsidRPr="00551891">
        <w:rPr>
          <w:rStyle w:val="CodeChar"/>
        </w:rPr>
        <w:t>algorithmConfigDict</w:t>
      </w:r>
      <w:r>
        <w:t>.</w:t>
      </w:r>
    </w:p>
    <w:p w14:paraId="588B368E" w14:textId="77777777" w:rsidR="00F55A12" w:rsidRDefault="00F55A12" w:rsidP="001B11E3"/>
    <w:p w14:paraId="6BD8E379" w14:textId="171EB7C6" w:rsidR="00F55A12" w:rsidRPr="001B11E3" w:rsidRDefault="00F55A12" w:rsidP="001B11E3">
      <w:pPr>
        <w:sectPr w:rsidR="00F55A12" w:rsidRPr="001B11E3" w:rsidSect="004F56DA">
          <w:pgSz w:w="12240" w:h="15840"/>
          <w:pgMar w:top="2160" w:right="1440" w:bottom="1440" w:left="2160" w:header="1440" w:footer="1440" w:gutter="0"/>
          <w:cols w:space="720"/>
          <w:docGrid w:linePitch="360"/>
        </w:sectPr>
      </w:pPr>
    </w:p>
    <w:p w14:paraId="4FAC1F6A" w14:textId="77777777" w:rsidR="001B11E3" w:rsidRDefault="001B11E3" w:rsidP="001B11E3">
      <w:pPr>
        <w:pStyle w:val="Heading1"/>
        <w:spacing w:line="480" w:lineRule="auto"/>
      </w:pPr>
      <w:bookmarkStart w:id="208" w:name="_Toc151829378"/>
      <w:r>
        <w:lastRenderedPageBreak/>
        <w:t>Appendix G:</w:t>
      </w:r>
      <w:r>
        <w:br/>
        <w:t>Visualization Utility</w:t>
      </w:r>
      <w:bookmarkEnd w:id="208"/>
    </w:p>
    <w:p w14:paraId="7A518CD0" w14:textId="209E827C" w:rsidR="001B11E3" w:rsidRDefault="000D247E" w:rsidP="001B11E3">
      <w:r>
        <w:t>One of the most useful aspects of FleetBench when developing or testing an implementation of an algorithm is the ability to visualize the behavior of the algorithm. At large temporal depths of search it becomes very difficult to hold the current state of the system in the mind for analysis.</w:t>
      </w:r>
    </w:p>
    <w:p w14:paraId="380F5D93" w14:textId="465591A3" w:rsidR="001B11E3" w:rsidRDefault="000D247E" w:rsidP="001B11E3">
      <w:r>
        <w:t xml:space="preserve">FleetBench natively provides several default visualizations in the baseline algorithms which it implements. For example, the rendered search step functions display highlighting over the nodes which are neighbors to an evaluated node in the search as well as persistent highlighting for nodes which have already been considered. The </w:t>
      </w:r>
      <w:r>
        <w:rPr>
          <w:i/>
          <w:iCs/>
        </w:rPr>
        <w:t>g-</w:t>
      </w:r>
      <w:r>
        <w:t xml:space="preserve">, </w:t>
      </w:r>
      <w:r>
        <w:rPr>
          <w:i/>
          <w:iCs/>
        </w:rPr>
        <w:t>h-</w:t>
      </w:r>
      <w:r>
        <w:t xml:space="preserve">, and </w:t>
      </w:r>
      <w:r>
        <w:rPr>
          <w:i/>
          <w:iCs/>
        </w:rPr>
        <w:t>f-Scores</w:t>
      </w:r>
      <w:r>
        <w:t xml:space="preserve"> are also printed to the tile</w:t>
      </w:r>
      <w:r w:rsidR="000A0062">
        <w:t xml:space="preserve"> alongside the time depth of the search. Currently, they are not managed by timedepth, but the facilities are in place to allow this should a developer wish to implement the necessary logic. The following code snippet performs the above actions:</w:t>
      </w:r>
    </w:p>
    <w:p w14:paraId="6912F1CC" w14:textId="55B3674E" w:rsidR="000A0062" w:rsidRDefault="000A0062">
      <w:pPr>
        <w:pStyle w:val="Code"/>
        <w:numPr>
          <w:ilvl w:val="0"/>
          <w:numId w:val="33"/>
        </w:numPr>
      </w:pPr>
      <w:r>
        <w:t xml:space="preserve">self.mapCanvas.requestRender("text", "new", {"position": neighborNode, "text": f" </w:t>
      </w:r>
      <w:r w:rsidR="00747002">
        <w:tab/>
      </w:r>
      <w:r>
        <w:t>g{est_gScore}", "textType": "pathfind", "anchor": "nw"})</w:t>
      </w:r>
    </w:p>
    <w:p w14:paraId="16D2FEDF" w14:textId="1BA3E7EB" w:rsidR="000A0062" w:rsidRDefault="000A0062" w:rsidP="000A0062">
      <w:pPr>
        <w:pStyle w:val="Code"/>
      </w:pPr>
      <w:r>
        <w:t xml:space="preserve">self.mapCanvas.requestRender("text", "new", {"position": neighborNode, "text": </w:t>
      </w:r>
      <w:r w:rsidR="00747002">
        <w:tab/>
      </w:r>
      <w:r w:rsidR="00747002">
        <w:tab/>
      </w:r>
      <w:r w:rsidR="00747002">
        <w:tab/>
      </w:r>
      <w:r>
        <w:t>f"h{round(hScore)} ", "textType": "pathfind", "anchor": "ne"})</w:t>
      </w:r>
    </w:p>
    <w:p w14:paraId="378869BC" w14:textId="18DCECBA" w:rsidR="000A0062" w:rsidRDefault="000A0062" w:rsidP="000A0062">
      <w:pPr>
        <w:pStyle w:val="Code"/>
      </w:pPr>
      <w:r>
        <w:t xml:space="preserve">self.mapCanvas.requestRender("text", "new", {"position": neighborNode, "text": </w:t>
      </w:r>
      <w:r w:rsidR="00747002">
        <w:tab/>
      </w:r>
      <w:r w:rsidR="00747002">
        <w:tab/>
      </w:r>
      <w:r w:rsidR="00747002">
        <w:tab/>
      </w:r>
      <w:r>
        <w:t>f"f{round(node_fScore)} ", "textType": "pathfind", "anchor": "se"})</w:t>
      </w:r>
    </w:p>
    <w:p w14:paraId="074D1808" w14:textId="34F2D2A4" w:rsidR="000A0062" w:rsidRDefault="000A0062" w:rsidP="000A0062">
      <w:pPr>
        <w:pStyle w:val="Code"/>
      </w:pPr>
      <w:r>
        <w:t xml:space="preserve">self.mapCanvas.requestRender("text", "new", {"position": neighborNode, "text": f" </w:t>
      </w:r>
      <w:r w:rsidR="00747002">
        <w:tab/>
      </w:r>
      <w:r w:rsidR="00747002">
        <w:tab/>
      </w:r>
      <w:r>
        <w:t>T{timeDepth+1}", "textType": "pathfind", "anchor": "sw"})</w:t>
      </w:r>
    </w:p>
    <w:p w14:paraId="63737799" w14:textId="6E85961E" w:rsidR="001B11E3" w:rsidRDefault="000A0062" w:rsidP="000A0062">
      <w:pPr>
        <w:pStyle w:val="Code"/>
      </w:pPr>
      <w:r>
        <w:t xml:space="preserve">self.mapCanvas.requestRender("highlight", "new", {"targetNodeID": neighborNode, </w:t>
      </w:r>
      <w:r w:rsidR="00747002">
        <w:tab/>
      </w:r>
      <w:r w:rsidR="00747002">
        <w:tab/>
      </w:r>
      <w:r w:rsidR="00747002">
        <w:tab/>
      </w:r>
      <w:r>
        <w:t>"highlightType": "pathfindHighlight", "multi": True})</w:t>
      </w:r>
    </w:p>
    <w:p w14:paraId="6717F926" w14:textId="5CA94DF2" w:rsidR="001B11E3" w:rsidRDefault="000A0062" w:rsidP="001B11E3">
      <w:r>
        <w:t xml:space="preserve">An example of a produced visualization from these calls can be seen in </w:t>
      </w:r>
      <w:r>
        <w:fldChar w:fldCharType="begin"/>
      </w:r>
      <w:r>
        <w:instrText xml:space="preserve"> REF _Ref151346987 \h </w:instrText>
      </w:r>
      <w:r>
        <w:fldChar w:fldCharType="separate"/>
      </w:r>
      <w:r w:rsidR="003667A2" w:rsidRPr="000A0062">
        <w:rPr>
          <w:b/>
          <w:bCs/>
        </w:rPr>
        <w:t xml:space="preserve">Figure </w:t>
      </w:r>
      <w:r w:rsidR="003667A2">
        <w:rPr>
          <w:b/>
          <w:bCs/>
          <w:noProof/>
        </w:rPr>
        <w:t>25</w:t>
      </w:r>
      <w:r>
        <w:fldChar w:fldCharType="end"/>
      </w:r>
      <w:r>
        <w:t xml:space="preserve">. </w:t>
      </w:r>
      <w:r w:rsidRPr="000A0062">
        <w:t>For each explored node four values are printed. It can be seen that there is some overlapping of text which makes it difficult to read. This is a product of the same node being searched a</w:t>
      </w:r>
      <w:r w:rsidR="00747002">
        <w:t>t</w:t>
      </w:r>
      <w:r w:rsidRPr="000A0062">
        <w:t xml:space="preserve"> multiple time depths. The 2d representation makes this difficult to </w:t>
      </w:r>
      <w:r w:rsidR="00747002">
        <w:t>render clearly</w:t>
      </w:r>
      <w:r w:rsidRPr="000A0062">
        <w:t>.</w:t>
      </w:r>
    </w:p>
    <w:p w14:paraId="18BD7E93" w14:textId="77777777" w:rsidR="000A0062" w:rsidRDefault="000A0062" w:rsidP="000A0062">
      <w:pPr>
        <w:keepNext/>
        <w:jc w:val="center"/>
      </w:pPr>
      <w:r>
        <w:rPr>
          <w:noProof/>
        </w:rPr>
        <w:drawing>
          <wp:inline distT="0" distB="0" distL="0" distR="0" wp14:anchorId="732F64BE" wp14:editId="7AACE6DF">
            <wp:extent cx="4580952" cy="1380952"/>
            <wp:effectExtent l="0" t="0" r="0" b="0"/>
            <wp:docPr id="334274830" name="Picture 1" descr="Screenshot of the search process with visualization enabled for an agent attempting to traverse a simulation map. For each explored node four values are printed. It can be seen that there is some overlapping of text which makes it difficult to read. This is a product of the same node being searched a multiple time depths. The 2d representation makes this difficult to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4830" name="Picture 1" descr="Screenshot of the search process with visualization enabled for an agent attempting to traverse a simulation map. For each explored node four values are printed. It can be seen that there is some overlapping of text which makes it difficult to read. This is a product of the same node being searched a multiple time depths. The 2d representation makes this difficult to present."/>
                    <pic:cNvPicPr/>
                  </pic:nvPicPr>
                  <pic:blipFill>
                    <a:blip r:embed="rId65"/>
                    <a:stretch>
                      <a:fillRect/>
                    </a:stretch>
                  </pic:blipFill>
                  <pic:spPr>
                    <a:xfrm>
                      <a:off x="0" y="0"/>
                      <a:ext cx="4580952" cy="1380952"/>
                    </a:xfrm>
                    <a:prstGeom prst="rect">
                      <a:avLst/>
                    </a:prstGeom>
                  </pic:spPr>
                </pic:pic>
              </a:graphicData>
            </a:graphic>
          </wp:inline>
        </w:drawing>
      </w:r>
    </w:p>
    <w:p w14:paraId="7AE72445" w14:textId="2277CC70" w:rsidR="000A0062" w:rsidRDefault="000A0062" w:rsidP="000A0062">
      <w:pPr>
        <w:pStyle w:val="Caption"/>
        <w:jc w:val="center"/>
      </w:pPr>
      <w:bookmarkStart w:id="209" w:name="_Ref151346987"/>
      <w:bookmarkStart w:id="210" w:name="_Toc151828294"/>
      <w:r w:rsidRPr="000A0062">
        <w:rPr>
          <w:b/>
          <w:bCs/>
        </w:rPr>
        <w:t xml:space="preserve">Figure </w:t>
      </w:r>
      <w:r w:rsidRPr="000A0062">
        <w:rPr>
          <w:b/>
          <w:bCs/>
        </w:rPr>
        <w:fldChar w:fldCharType="begin"/>
      </w:r>
      <w:r w:rsidRPr="000A0062">
        <w:rPr>
          <w:b/>
          <w:bCs/>
        </w:rPr>
        <w:instrText xml:space="preserve"> SEQ Figure \* ARABIC </w:instrText>
      </w:r>
      <w:r w:rsidRPr="000A0062">
        <w:rPr>
          <w:b/>
          <w:bCs/>
        </w:rPr>
        <w:fldChar w:fldCharType="separate"/>
      </w:r>
      <w:r w:rsidR="003667A2">
        <w:rPr>
          <w:b/>
          <w:bCs/>
          <w:noProof/>
        </w:rPr>
        <w:t>25</w:t>
      </w:r>
      <w:r w:rsidRPr="000A0062">
        <w:rPr>
          <w:b/>
          <w:bCs/>
        </w:rPr>
        <w:fldChar w:fldCharType="end"/>
      </w:r>
      <w:bookmarkEnd w:id="209"/>
      <w:r w:rsidRPr="000A0062">
        <w:rPr>
          <w:b/>
          <w:bCs/>
        </w:rPr>
        <w:t>:</w:t>
      </w:r>
      <w:r>
        <w:t xml:space="preserve"> Visualization of the search process in FleetBench.</w:t>
      </w:r>
      <w:bookmarkEnd w:id="210"/>
    </w:p>
    <w:p w14:paraId="6B45D413" w14:textId="63C19C49" w:rsidR="000A0062" w:rsidRDefault="000A0062" w:rsidP="000A0062">
      <w:r>
        <w:t>This appendix provides documentation which can be used to request visualizations in a library-like fashion from FleetBench, abstracting away the need to learn how to render canvas widgets in TkInter. In all cases, a reference to the canvas being rendered</w:t>
      </w:r>
      <w:r w:rsidR="00747002">
        <w:t xml:space="preserve">—which is </w:t>
      </w:r>
      <w:r w:rsidR="00747002">
        <w:lastRenderedPageBreak/>
        <w:t>actually a customized extension of the TkInter native canvas object—</w:t>
      </w:r>
      <w:r>
        <w:t>is necessary</w:t>
      </w:r>
      <w:r w:rsidR="00747002">
        <w:t xml:space="preserve"> </w:t>
      </w:r>
      <w:r>
        <w:t>to access the visualization functions and rendering engine.</w:t>
      </w:r>
    </w:p>
    <w:p w14:paraId="2C8B22F1" w14:textId="1D55CB72" w:rsidR="000A0062" w:rsidRDefault="000A0062" w:rsidP="000A0062">
      <w:r>
        <w:t xml:space="preserve">This facet of the engine has received optimization. It was found early in testing that the thousands of objects being rendered to the canvas via requests to the </w:t>
      </w:r>
      <w:r w:rsidR="00747002">
        <w:t>tcl</w:t>
      </w:r>
      <w:r>
        <w:t xml:space="preserve"> </w:t>
      </w:r>
      <w:r w:rsidR="00747002">
        <w:t>interpreter</w:t>
      </w:r>
      <w:r>
        <w:t xml:space="preserve"> underpinning the TkInter implementation results in a permanent increase in memory consumption and objects which are tracked. Destroying the objects did not release memory or improve the performance of searching for objects in the space.</w:t>
      </w:r>
    </w:p>
    <w:p w14:paraId="1B1A92E1" w14:textId="27D5F759" w:rsidR="000A0062" w:rsidRDefault="000A0062" w:rsidP="000A0062">
      <w:r>
        <w:t xml:space="preserve">Currently, a list of objects is maintained which are automatically hidden instead of being destroyed. Objects which are called to be deleted are thus marked as available for use in some other manner. FleetBench handles the process of </w:t>
      </w:r>
      <w:r w:rsidR="00470060">
        <w:t>changing the appearance of old objects to suit the new purpose automatically, imposing no requirements on the user to consider performance except in the case that arbitrarily large amounts of objects are being created in a single render call.</w:t>
      </w:r>
    </w:p>
    <w:p w14:paraId="5D83EEFE" w14:textId="2AB2B683" w:rsidR="00470060" w:rsidRDefault="00470060" w:rsidP="000A0062">
      <w:r>
        <w:t>The intended design pattern is that a script submits requests for objects to be rendered to the canvas via submission of information to a render queue in the canvas. This queue is then parsed if and only if the step which generated the requests was ticked to be rendered in the simulation configuration. If it is not, the render queue is cleared at the end of the step to minimize performance loss and prevent unintentional rendering.</w:t>
      </w:r>
    </w:p>
    <w:p w14:paraId="2D46A59B" w14:textId="5248DA1F" w:rsidR="005927EE" w:rsidRDefault="005927EE" w:rsidP="005927EE">
      <w:r>
        <w:t xml:space="preserve">The call structure for requesting a visual element always begins with a call to the canvas’ </w:t>
      </w:r>
      <w:r w:rsidRPr="005927EE">
        <w:rPr>
          <w:rStyle w:val="CodeChar"/>
        </w:rPr>
        <w:t>requestRender</w:t>
      </w:r>
      <w:r>
        <w:t xml:space="preserve"> method which must be passed three arguments:</w:t>
      </w:r>
    </w:p>
    <w:p w14:paraId="087F11AE" w14:textId="298E3151" w:rsidR="005927EE" w:rsidRDefault="005927EE">
      <w:pPr>
        <w:pStyle w:val="ListParagraph"/>
        <w:numPr>
          <w:ilvl w:val="0"/>
          <w:numId w:val="31"/>
        </w:numPr>
      </w:pPr>
      <w:r>
        <w:t xml:space="preserve">The first is the type of object being requested: </w:t>
      </w:r>
      <w:r w:rsidRPr="005927EE">
        <w:rPr>
          <w:i/>
          <w:iCs/>
        </w:rPr>
        <w:t>agent</w:t>
      </w:r>
      <w:r>
        <w:t>,</w:t>
      </w:r>
      <w:r>
        <w:rPr>
          <w:i/>
          <w:iCs/>
        </w:rPr>
        <w:t xml:space="preserve"> highlight</w:t>
      </w:r>
      <w:r>
        <w:t xml:space="preserve">, </w:t>
      </w:r>
      <w:r>
        <w:rPr>
          <w:i/>
          <w:iCs/>
        </w:rPr>
        <w:t>canvasLine</w:t>
      </w:r>
      <w:r>
        <w:t xml:space="preserve">, or </w:t>
      </w:r>
      <w:r>
        <w:rPr>
          <w:i/>
          <w:iCs/>
        </w:rPr>
        <w:t>text</w:t>
      </w:r>
      <w:r>
        <w:t>.</w:t>
      </w:r>
    </w:p>
    <w:p w14:paraId="5023400D" w14:textId="67072970" w:rsidR="005927EE" w:rsidRDefault="005927EE">
      <w:pPr>
        <w:pStyle w:val="ListParagraph"/>
        <w:numPr>
          <w:ilvl w:val="0"/>
          <w:numId w:val="31"/>
        </w:numPr>
      </w:pPr>
      <w:r>
        <w:t>The second is the action to be taken. Available actions depend on the object.</w:t>
      </w:r>
    </w:p>
    <w:p w14:paraId="0FAD5ABF" w14:textId="5FA081DA" w:rsidR="005927EE" w:rsidRDefault="005927EE">
      <w:pPr>
        <w:pStyle w:val="ListParagraph"/>
        <w:numPr>
          <w:ilvl w:val="0"/>
          <w:numId w:val="31"/>
        </w:numPr>
      </w:pPr>
      <w:r>
        <w:t>The third is a dictionary of data describing what the object should look like, and other special information. The keys are predefined and must be adhered to in order to avoid failed executions of the rendering request.</w:t>
      </w:r>
    </w:p>
    <w:p w14:paraId="08C3E3AC" w14:textId="2B2F934F" w:rsidR="00470060" w:rsidRDefault="00470060" w:rsidP="000A0062">
      <w:r>
        <w:t>An exception is recommended to be made for pathfinding. While identical functions could be used for both rendered and non-rendered pathfinding operations, pathfinding operations are called very often and produce many objects. A noticeable hit to performance may be experienced if sufficiently many requests are formatted and submitted to the render queue, only to be deleted.</w:t>
      </w:r>
    </w:p>
    <w:p w14:paraId="36E676DE" w14:textId="23555DBE" w:rsidR="00563A08" w:rsidRDefault="00563A08" w:rsidP="000A0062">
      <w:r>
        <w:t>Using tags, all objects are treated as layers such that sorting operations always yield a certain stacking order of objects. This provides a consistent visualization, but is an increasingly expensive operation as the number of objects increases.</w:t>
      </w:r>
    </w:p>
    <w:p w14:paraId="3F87DBED" w14:textId="63B39502" w:rsidR="00563A08" w:rsidRDefault="00563A08" w:rsidP="00747002">
      <w:pPr>
        <w:keepNext/>
        <w:keepLines/>
      </w:pPr>
      <w:r>
        <w:lastRenderedPageBreak/>
        <w:t>The stacking order (lowest first) at time of writing is:</w:t>
      </w:r>
    </w:p>
    <w:p w14:paraId="6B8E2BD6" w14:textId="5DF24655" w:rsidR="00563A08" w:rsidRDefault="00563A08" w:rsidP="00747002">
      <w:pPr>
        <w:pStyle w:val="ListParagraph"/>
        <w:keepNext/>
        <w:keepLines/>
        <w:numPr>
          <w:ilvl w:val="0"/>
          <w:numId w:val="41"/>
        </w:numPr>
      </w:pPr>
      <w:r>
        <w:t>Highlight objects</w:t>
      </w:r>
    </w:p>
    <w:p w14:paraId="1EE6073F" w14:textId="52B677FB" w:rsidR="00563A08" w:rsidRDefault="00563A08" w:rsidP="00747002">
      <w:pPr>
        <w:pStyle w:val="ListParagraph"/>
        <w:keepNext/>
        <w:keepLines/>
        <w:numPr>
          <w:ilvl w:val="0"/>
          <w:numId w:val="41"/>
        </w:numPr>
      </w:pPr>
      <w:r>
        <w:t>Edge objects</w:t>
      </w:r>
    </w:p>
    <w:p w14:paraId="6C534905" w14:textId="19358CF6" w:rsidR="00563A08" w:rsidRDefault="00563A08" w:rsidP="00747002">
      <w:pPr>
        <w:pStyle w:val="ListParagraph"/>
        <w:keepNext/>
        <w:keepLines/>
        <w:numPr>
          <w:ilvl w:val="0"/>
          <w:numId w:val="41"/>
        </w:numPr>
      </w:pPr>
      <w:r>
        <w:t>Dangling edge objects</w:t>
      </w:r>
    </w:p>
    <w:p w14:paraId="20A498BE" w14:textId="1D8927FD" w:rsidR="00563A08" w:rsidRDefault="00563A08" w:rsidP="00747002">
      <w:pPr>
        <w:pStyle w:val="ListParagraph"/>
        <w:keepNext/>
        <w:keepLines/>
        <w:numPr>
          <w:ilvl w:val="0"/>
          <w:numId w:val="41"/>
        </w:numPr>
      </w:pPr>
      <w:r>
        <w:t>Node objects</w:t>
      </w:r>
    </w:p>
    <w:p w14:paraId="0F01A4B4" w14:textId="4E1C835D" w:rsidR="00563A08" w:rsidRDefault="00563A08" w:rsidP="00747002">
      <w:pPr>
        <w:pStyle w:val="ListParagraph"/>
        <w:keepNext/>
        <w:keepLines/>
        <w:numPr>
          <w:ilvl w:val="0"/>
          <w:numId w:val="41"/>
        </w:numPr>
      </w:pPr>
      <w:r>
        <w:t>Agent objects</w:t>
      </w:r>
    </w:p>
    <w:p w14:paraId="0C344746" w14:textId="5EAAE1CF" w:rsidR="00563A08" w:rsidRDefault="00563A08" w:rsidP="00747002">
      <w:pPr>
        <w:pStyle w:val="ListParagraph"/>
        <w:keepNext/>
        <w:keepLines/>
        <w:numPr>
          <w:ilvl w:val="0"/>
          <w:numId w:val="41"/>
        </w:numPr>
      </w:pPr>
      <w:r>
        <w:t>CanvasLine objects</w:t>
      </w:r>
    </w:p>
    <w:p w14:paraId="58EFB6D6" w14:textId="229F8E1F" w:rsidR="00563A08" w:rsidRDefault="00563A08" w:rsidP="00747002">
      <w:pPr>
        <w:pStyle w:val="ListParagraph"/>
        <w:keepNext/>
        <w:keepLines/>
        <w:numPr>
          <w:ilvl w:val="0"/>
          <w:numId w:val="41"/>
        </w:numPr>
      </w:pPr>
      <w:r>
        <w:t>Text objects</w:t>
      </w:r>
    </w:p>
    <w:p w14:paraId="72B38289" w14:textId="4E01E9E3" w:rsidR="00563A08" w:rsidRDefault="00563A08" w:rsidP="00747002">
      <w:pPr>
        <w:pStyle w:val="ListParagraph"/>
        <w:keepNext/>
        <w:keepLines/>
        <w:numPr>
          <w:ilvl w:val="0"/>
          <w:numId w:val="41"/>
        </w:numPr>
      </w:pPr>
      <w:r>
        <w:t>InfoTile objects</w:t>
      </w:r>
    </w:p>
    <w:p w14:paraId="710248B6" w14:textId="379B2E2D" w:rsidR="00563A08" w:rsidRDefault="00563A08" w:rsidP="00563A08">
      <w:r>
        <w:t xml:space="preserve">Of these, only the </w:t>
      </w:r>
      <w:r w:rsidRPr="005927EE">
        <w:rPr>
          <w:i/>
          <w:iCs/>
        </w:rPr>
        <w:t>agent</w:t>
      </w:r>
      <w:r>
        <w:t>,</w:t>
      </w:r>
      <w:r>
        <w:rPr>
          <w:i/>
          <w:iCs/>
        </w:rPr>
        <w:t xml:space="preserve"> highlight</w:t>
      </w:r>
      <w:r>
        <w:t xml:space="preserve">, </w:t>
      </w:r>
      <w:r>
        <w:rPr>
          <w:i/>
          <w:iCs/>
        </w:rPr>
        <w:t>canvasLine</w:t>
      </w:r>
      <w:r>
        <w:t xml:space="preserve">, and </w:t>
      </w:r>
      <w:r>
        <w:rPr>
          <w:i/>
          <w:iCs/>
        </w:rPr>
        <w:t xml:space="preserve">text </w:t>
      </w:r>
      <w:r>
        <w:t xml:space="preserve">objects are available for user control. The others are expected to remain static throughout the </w:t>
      </w:r>
      <w:r w:rsidR="00C510AE">
        <w:t>session</w:t>
      </w:r>
      <w:r>
        <w:t xml:space="preserve"> lifetime</w:t>
      </w:r>
      <w:r w:rsidR="00C510AE">
        <w:t>.</w:t>
      </w:r>
    </w:p>
    <w:p w14:paraId="43FFE83D" w14:textId="60E45F1E" w:rsidR="00563A08" w:rsidRDefault="00563A08" w:rsidP="00563A08">
      <w:r>
        <w:t xml:space="preserve">InfoTile objects are an invisible layer of graphics which use event bindings to capture mouse position. The relevant data under the cursor is then displayed in the top right of the canvas header, as shown in </w:t>
      </w:r>
      <w:r>
        <w:fldChar w:fldCharType="begin"/>
      </w:r>
      <w:r>
        <w:instrText xml:space="preserve"> REF _Ref151350992 \h </w:instrText>
      </w:r>
      <w:r>
        <w:fldChar w:fldCharType="separate"/>
      </w:r>
      <w:r w:rsidR="003667A2" w:rsidRPr="00563A08">
        <w:rPr>
          <w:b/>
          <w:bCs/>
        </w:rPr>
        <w:t xml:space="preserve">Figure </w:t>
      </w:r>
      <w:r w:rsidR="003667A2">
        <w:rPr>
          <w:b/>
          <w:bCs/>
          <w:noProof/>
        </w:rPr>
        <w:t>26</w:t>
      </w:r>
      <w:r>
        <w:fldChar w:fldCharType="end"/>
      </w:r>
      <w:r>
        <w:t>.</w:t>
      </w:r>
    </w:p>
    <w:p w14:paraId="2C19AED9" w14:textId="77777777" w:rsidR="00563A08" w:rsidRDefault="00563A08" w:rsidP="00563A08">
      <w:pPr>
        <w:keepNext/>
      </w:pPr>
      <w:r>
        <w:rPr>
          <w:noProof/>
        </w:rPr>
        <w:drawing>
          <wp:inline distT="0" distB="0" distL="0" distR="0" wp14:anchorId="0FA43FC7" wp14:editId="32E072D9">
            <wp:extent cx="5486400" cy="1358265"/>
            <wp:effectExtent l="0" t="0" r="0" b="0"/>
            <wp:docPr id="389651410" name="Picture 1" descr="Screenshot of the FleetBench canvas being moused over, with relevant data displayed in the top right of the header bar. On the left of the header bar are layer visibility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51410" name="Picture 1" descr="Screenshot of the FleetBench canvas being moused over, with relevant data displayed in the top right of the header bar. On the left of the header bar are layer visibility controls."/>
                    <pic:cNvPicPr/>
                  </pic:nvPicPr>
                  <pic:blipFill>
                    <a:blip r:embed="rId66"/>
                    <a:stretch>
                      <a:fillRect/>
                    </a:stretch>
                  </pic:blipFill>
                  <pic:spPr>
                    <a:xfrm>
                      <a:off x="0" y="0"/>
                      <a:ext cx="5486400" cy="1358265"/>
                    </a:xfrm>
                    <a:prstGeom prst="rect">
                      <a:avLst/>
                    </a:prstGeom>
                  </pic:spPr>
                </pic:pic>
              </a:graphicData>
            </a:graphic>
          </wp:inline>
        </w:drawing>
      </w:r>
    </w:p>
    <w:p w14:paraId="5A7A95B3" w14:textId="0FA9C9CC" w:rsidR="00563A08" w:rsidRPr="00563A08" w:rsidRDefault="00563A08" w:rsidP="00563A08">
      <w:pPr>
        <w:pStyle w:val="Caption"/>
        <w:jc w:val="center"/>
      </w:pPr>
      <w:bookmarkStart w:id="211" w:name="_Ref151350992"/>
      <w:bookmarkStart w:id="212" w:name="_Toc151828295"/>
      <w:r w:rsidRPr="00563A08">
        <w:rPr>
          <w:b/>
          <w:bCs/>
        </w:rPr>
        <w:t xml:space="preserve">Figure </w:t>
      </w:r>
      <w:r w:rsidRPr="00563A08">
        <w:rPr>
          <w:b/>
          <w:bCs/>
        </w:rPr>
        <w:fldChar w:fldCharType="begin"/>
      </w:r>
      <w:r w:rsidRPr="00563A08">
        <w:rPr>
          <w:b/>
          <w:bCs/>
        </w:rPr>
        <w:instrText xml:space="preserve"> SEQ Figure \* ARABIC </w:instrText>
      </w:r>
      <w:r w:rsidRPr="00563A08">
        <w:rPr>
          <w:b/>
          <w:bCs/>
        </w:rPr>
        <w:fldChar w:fldCharType="separate"/>
      </w:r>
      <w:r w:rsidR="003667A2">
        <w:rPr>
          <w:b/>
          <w:bCs/>
          <w:noProof/>
        </w:rPr>
        <w:t>26</w:t>
      </w:r>
      <w:r w:rsidRPr="00563A08">
        <w:rPr>
          <w:b/>
          <w:bCs/>
        </w:rPr>
        <w:fldChar w:fldCharType="end"/>
      </w:r>
      <w:bookmarkEnd w:id="211"/>
      <w:r w:rsidRPr="00563A08">
        <w:rPr>
          <w:b/>
          <w:bCs/>
        </w:rPr>
        <w:t>:</w:t>
      </w:r>
      <w:r>
        <w:t xml:space="preserve"> Screenshot of the FleetBench canvas and information bar.</w:t>
      </w:r>
      <w:bookmarkEnd w:id="212"/>
    </w:p>
    <w:p w14:paraId="406B3FD2" w14:textId="32C02081" w:rsidR="00563A08" w:rsidRDefault="00C510AE" w:rsidP="000A0062">
      <w:r>
        <w:t>The same layering system allows the user to toggle the visibility of objects using the controls found in the same bar as the mouse context text (</w:t>
      </w:r>
      <w:r>
        <w:fldChar w:fldCharType="begin"/>
      </w:r>
      <w:r>
        <w:instrText xml:space="preserve"> REF _Ref151350992 \h </w:instrText>
      </w:r>
      <w:r>
        <w:fldChar w:fldCharType="separate"/>
      </w:r>
      <w:r w:rsidR="003667A2" w:rsidRPr="00563A08">
        <w:rPr>
          <w:b/>
          <w:bCs/>
        </w:rPr>
        <w:t xml:space="preserve">Figure </w:t>
      </w:r>
      <w:r w:rsidR="003667A2">
        <w:rPr>
          <w:b/>
          <w:bCs/>
          <w:noProof/>
        </w:rPr>
        <w:t>26</w:t>
      </w:r>
      <w:r>
        <w:fldChar w:fldCharType="end"/>
      </w:r>
      <w:r>
        <w:t>, left side).</w:t>
      </w:r>
    </w:p>
    <w:p w14:paraId="3E3FAF01" w14:textId="5B93DD50" w:rsidR="000A0062" w:rsidRDefault="00470060" w:rsidP="00470060">
      <w:pPr>
        <w:pStyle w:val="Heading3"/>
        <w:spacing w:line="240" w:lineRule="auto"/>
      </w:pPr>
      <w:bookmarkStart w:id="213" w:name="_Toc151829379"/>
      <w:r>
        <w:t>Agent Objects</w:t>
      </w:r>
      <w:bookmarkEnd w:id="213"/>
    </w:p>
    <w:p w14:paraId="58E1CC9A" w14:textId="0314D224" w:rsidR="00470060" w:rsidRDefault="00470060" w:rsidP="00470060">
      <w:r>
        <w:t xml:space="preserve">An agent “object” is actually a collection of shapes which make up the representation of an </w:t>
      </w:r>
      <w:r w:rsidR="00747002">
        <w:t>agent</w:t>
      </w:r>
      <w:r>
        <w:t xml:space="preserve"> in FleetBench. There are three main objects which are treated as one single group: the body, the </w:t>
      </w:r>
      <w:r w:rsidR="00563A08">
        <w:t>orientation</w:t>
      </w:r>
      <w:r>
        <w:t xml:space="preserve"> indicator, and the window. </w:t>
      </w:r>
    </w:p>
    <w:p w14:paraId="5D1C819E" w14:textId="72A148AB" w:rsidR="00470060" w:rsidRDefault="00470060" w:rsidP="00470060">
      <w:r>
        <w:t xml:space="preserve">The body is drawn as a diamond with a fill color. The </w:t>
      </w:r>
      <w:r w:rsidR="00563A08">
        <w:t>orientation</w:t>
      </w:r>
      <w:r>
        <w:t xml:space="preserve"> indicator is a line extending from the center of the agent toward the direction it is “facing”. Currently this does not have any meaning in FleetBench for simulation purposes, but the groundwork for implementations which do manage rotation is in place. The window is a circle which reproduces the color of the node upon which the agent is situated, so that a user can identify the node </w:t>
      </w:r>
      <w:r w:rsidR="005927EE">
        <w:t>despite</w:t>
      </w:r>
      <w:r>
        <w:t xml:space="preserve"> an agent existing on it. </w:t>
      </w:r>
      <w:r w:rsidR="005927EE">
        <w:fldChar w:fldCharType="begin"/>
      </w:r>
      <w:r w:rsidR="005927EE">
        <w:instrText xml:space="preserve"> REF _Ref151347944 \h </w:instrText>
      </w:r>
      <w:r w:rsidR="005927EE">
        <w:fldChar w:fldCharType="separate"/>
      </w:r>
      <w:r w:rsidR="003667A2" w:rsidRPr="005927EE">
        <w:rPr>
          <w:b/>
          <w:bCs/>
        </w:rPr>
        <w:t xml:space="preserve">Figure </w:t>
      </w:r>
      <w:r w:rsidR="003667A2">
        <w:rPr>
          <w:b/>
          <w:bCs/>
          <w:noProof/>
        </w:rPr>
        <w:t>27</w:t>
      </w:r>
      <w:r w:rsidR="005927EE">
        <w:fldChar w:fldCharType="end"/>
      </w:r>
      <w:r>
        <w:t xml:space="preserve"> shows a rendered agent.</w:t>
      </w:r>
    </w:p>
    <w:p w14:paraId="3427993C" w14:textId="77777777" w:rsidR="00470060" w:rsidRDefault="00470060" w:rsidP="00470060">
      <w:pPr>
        <w:keepNext/>
        <w:jc w:val="center"/>
      </w:pPr>
      <w:r>
        <w:rPr>
          <w:noProof/>
        </w:rPr>
        <w:lastRenderedPageBreak/>
        <w:drawing>
          <wp:inline distT="0" distB="0" distL="0" distR="0" wp14:anchorId="20CDDC6D" wp14:editId="13008C8E">
            <wp:extent cx="466667" cy="466667"/>
            <wp:effectExtent l="0" t="0" r="0" b="0"/>
            <wp:docPr id="1830385505" name="Picture 1" descr="An agent rendered in FleetBench. The diamond body fill color is pink, and the direction indicator points north. The node beneath the agent is brown.  The node is edge-connected to some other node to the w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5505" name="Picture 1" descr="An agent rendered in FleetBench. The diamond body fill color is pink, and the direction indicator points north. The node beneath the agent is brown.  The node is edge-connected to some other node to the west."/>
                    <pic:cNvPicPr/>
                  </pic:nvPicPr>
                  <pic:blipFill>
                    <a:blip r:embed="rId67"/>
                    <a:stretch>
                      <a:fillRect/>
                    </a:stretch>
                  </pic:blipFill>
                  <pic:spPr>
                    <a:xfrm>
                      <a:off x="0" y="0"/>
                      <a:ext cx="466667" cy="466667"/>
                    </a:xfrm>
                    <a:prstGeom prst="rect">
                      <a:avLst/>
                    </a:prstGeom>
                  </pic:spPr>
                </pic:pic>
              </a:graphicData>
            </a:graphic>
          </wp:inline>
        </w:drawing>
      </w:r>
    </w:p>
    <w:p w14:paraId="20B3C087" w14:textId="48CF4720" w:rsidR="00470060" w:rsidRPr="00470060" w:rsidRDefault="00470060" w:rsidP="00470060">
      <w:pPr>
        <w:pStyle w:val="Caption"/>
        <w:jc w:val="center"/>
        <w:rPr>
          <w:vanish/>
          <w:specVanish/>
        </w:rPr>
      </w:pPr>
      <w:bookmarkStart w:id="214" w:name="_Ref151347944"/>
      <w:bookmarkStart w:id="215" w:name="_Toc151828296"/>
      <w:r w:rsidRPr="005927EE">
        <w:rPr>
          <w:b/>
          <w:bCs/>
        </w:rPr>
        <w:t xml:space="preserve">Figure </w:t>
      </w:r>
      <w:r w:rsidRPr="005927EE">
        <w:rPr>
          <w:b/>
          <w:bCs/>
        </w:rPr>
        <w:fldChar w:fldCharType="begin"/>
      </w:r>
      <w:r w:rsidRPr="005927EE">
        <w:rPr>
          <w:b/>
          <w:bCs/>
        </w:rPr>
        <w:instrText xml:space="preserve"> SEQ Figure \* ARABIC </w:instrText>
      </w:r>
      <w:r w:rsidRPr="005927EE">
        <w:rPr>
          <w:b/>
          <w:bCs/>
        </w:rPr>
        <w:fldChar w:fldCharType="separate"/>
      </w:r>
      <w:r w:rsidR="003667A2">
        <w:rPr>
          <w:b/>
          <w:bCs/>
          <w:noProof/>
        </w:rPr>
        <w:t>27</w:t>
      </w:r>
      <w:r w:rsidRPr="005927EE">
        <w:rPr>
          <w:b/>
          <w:bCs/>
        </w:rPr>
        <w:fldChar w:fldCharType="end"/>
      </w:r>
      <w:bookmarkEnd w:id="214"/>
      <w:r w:rsidRPr="005927EE">
        <w:rPr>
          <w:b/>
          <w:bCs/>
        </w:rPr>
        <w:t>:</w:t>
      </w:r>
      <w:r>
        <w:t xml:space="preserve"> An agent rendered in FleetBench.</w:t>
      </w:r>
      <w:bookmarkEnd w:id="215"/>
    </w:p>
    <w:p w14:paraId="4D6011BA" w14:textId="6A165360" w:rsidR="00470060" w:rsidRDefault="00470060" w:rsidP="00470060">
      <w:pPr>
        <w:pStyle w:val="Caption"/>
        <w:jc w:val="center"/>
      </w:pPr>
      <w:r>
        <w:t xml:space="preserve"> The body fill color is pink, and the direction indicator points north. The node beneath the agent is brown.</w:t>
      </w:r>
      <w:r w:rsidR="005927EE">
        <w:t xml:space="preserve"> The node is edge-connected to some other node to the west.</w:t>
      </w:r>
    </w:p>
    <w:p w14:paraId="0B49942A" w14:textId="3ECE6D1F" w:rsidR="005927EE" w:rsidRDefault="005927EE" w:rsidP="005927EE">
      <w:r>
        <w:t>When an agent object is created, it is automatically assigned identifying tags which make use of the agent’s name and ID. In this way, submitting a reference to an agent</w:t>
      </w:r>
      <w:r w:rsidR="00563A08">
        <w:t xml:space="preserve"> ID</w:t>
      </w:r>
      <w:r>
        <w:t xml:space="preserve"> will always access the correct set of objects.</w:t>
      </w:r>
    </w:p>
    <w:p w14:paraId="43C8B515" w14:textId="3F731974" w:rsidR="005927EE" w:rsidRPr="005927EE" w:rsidRDefault="005927EE" w:rsidP="005927EE">
      <w:r>
        <w:t xml:space="preserve">There are five possible rendering actions to request pertaining to agent objects: </w:t>
      </w:r>
      <w:r>
        <w:rPr>
          <w:i/>
          <w:iCs/>
        </w:rPr>
        <w:t>new</w:t>
      </w:r>
      <w:r>
        <w:t xml:space="preserve">, </w:t>
      </w:r>
      <w:r>
        <w:rPr>
          <w:i/>
          <w:iCs/>
        </w:rPr>
        <w:t>delete</w:t>
      </w:r>
      <w:r>
        <w:t xml:space="preserve">, </w:t>
      </w:r>
      <w:r>
        <w:rPr>
          <w:i/>
          <w:iCs/>
        </w:rPr>
        <w:t>clear</w:t>
      </w:r>
      <w:r>
        <w:t xml:space="preserve">, </w:t>
      </w:r>
      <w:r>
        <w:rPr>
          <w:i/>
          <w:iCs/>
        </w:rPr>
        <w:t>move</w:t>
      </w:r>
      <w:r>
        <w:t xml:space="preserve">, and </w:t>
      </w:r>
      <w:r>
        <w:rPr>
          <w:i/>
          <w:iCs/>
        </w:rPr>
        <w:t>rotate</w:t>
      </w:r>
      <w:r>
        <w:t xml:space="preserve">. </w:t>
      </w:r>
      <w:r w:rsidR="00BE15C0">
        <w:t xml:space="preserve">Each </w:t>
      </w:r>
      <w:r w:rsidR="006D3251">
        <w:t>requires</w:t>
      </w:r>
      <w:r w:rsidR="00BE15C0">
        <w:t xml:space="preserve"> different data and will be presented independently.</w:t>
      </w:r>
    </w:p>
    <w:p w14:paraId="672F8DC3" w14:textId="7EF5B83E" w:rsidR="005927EE" w:rsidRDefault="00BE15C0" w:rsidP="00BE15C0">
      <w:pPr>
        <w:pStyle w:val="Heading4"/>
        <w:spacing w:line="240" w:lineRule="auto"/>
      </w:pPr>
      <w:bookmarkStart w:id="216" w:name="_Toc151829380"/>
      <w:r>
        <w:t>New</w:t>
      </w:r>
      <w:bookmarkEnd w:id="216"/>
    </w:p>
    <w:p w14:paraId="7002C683" w14:textId="610E6153" w:rsidR="00BE15C0" w:rsidRPr="00BE15C0" w:rsidRDefault="00BE15C0" w:rsidP="00BE15C0">
      <w:r>
        <w:t>The call format to request a new (or reuse an old) agent object is as follows:</w:t>
      </w:r>
    </w:p>
    <w:p w14:paraId="38A30C94" w14:textId="128EAA16" w:rsidR="00BE15C0" w:rsidRDefault="00BE15C0">
      <w:pPr>
        <w:pStyle w:val="Code"/>
        <w:numPr>
          <w:ilvl w:val="0"/>
          <w:numId w:val="32"/>
        </w:numPr>
      </w:pPr>
      <w:r>
        <w:t>.requestRender(“agent”, “new”, renderData)</w:t>
      </w:r>
    </w:p>
    <w:p w14:paraId="481BC21D" w14:textId="356AD639" w:rsidR="00BE15C0" w:rsidRDefault="00BE15C0" w:rsidP="00BE15C0">
      <w:r>
        <w:t xml:space="preserve">The </w:t>
      </w:r>
      <w:r w:rsidRPr="00967EBC">
        <w:rPr>
          <w:rStyle w:val="CodeChar"/>
        </w:rPr>
        <w:t>renderData</w:t>
      </w:r>
      <w:r>
        <w:t xml:space="preserve"> object is a dictionary which requires certain key</w:t>
      </w:r>
      <w:r w:rsidR="00967EBC">
        <w:t>-</w:t>
      </w:r>
      <w:r>
        <w:t>value</w:t>
      </w:r>
      <w:r w:rsidR="00967EBC">
        <w:t xml:space="preserve"> pairs</w:t>
      </w:r>
      <w:r>
        <w:t>:</w:t>
      </w:r>
    </w:p>
    <w:p w14:paraId="1CCA1569" w14:textId="3A3BC17B" w:rsidR="00BE15C0" w:rsidRDefault="00BE15C0">
      <w:pPr>
        <w:pStyle w:val="ListParagraph"/>
        <w:numPr>
          <w:ilvl w:val="0"/>
          <w:numId w:val="34"/>
        </w:numPr>
      </w:pPr>
      <w:r>
        <w:t>"position"</w:t>
      </w:r>
    </w:p>
    <w:p w14:paraId="49DFFC2E" w14:textId="44E44376" w:rsidR="00BE15C0" w:rsidRDefault="00BE15C0">
      <w:pPr>
        <w:pStyle w:val="ListParagraph"/>
        <w:numPr>
          <w:ilvl w:val="1"/>
          <w:numId w:val="34"/>
        </w:numPr>
      </w:pPr>
      <w:r>
        <w:t>The string representation of a particular node at which the agent object should be drawn.</w:t>
      </w:r>
      <w:r w:rsidR="00391B88">
        <w:t xml:space="preserve"> This can be retrieved from the agent data’s via the </w:t>
      </w:r>
      <w:r w:rsidR="00391B88" w:rsidRPr="00391B88">
        <w:rPr>
          <w:rStyle w:val="CodeChar"/>
        </w:rPr>
        <w:t>currentPosition</w:t>
      </w:r>
      <w:r w:rsidR="00391B88">
        <w:t xml:space="preserve"> property.</w:t>
      </w:r>
    </w:p>
    <w:p w14:paraId="24385446" w14:textId="3FA41254" w:rsidR="00BE15C0" w:rsidRDefault="00BE15C0">
      <w:pPr>
        <w:pStyle w:val="ListParagraph"/>
        <w:numPr>
          <w:ilvl w:val="0"/>
          <w:numId w:val="34"/>
        </w:numPr>
      </w:pPr>
      <w:r>
        <w:t>"agentNumID"</w:t>
      </w:r>
    </w:p>
    <w:p w14:paraId="5D6D7107" w14:textId="6F46C184" w:rsidR="00BE15C0" w:rsidRDefault="00BE15C0">
      <w:pPr>
        <w:pStyle w:val="ListParagraph"/>
        <w:numPr>
          <w:ilvl w:val="1"/>
          <w:numId w:val="34"/>
        </w:numPr>
      </w:pPr>
      <w:r>
        <w:t>The numeric ID of the agent this object is meant to represent.</w:t>
      </w:r>
      <w:r w:rsidR="00967EBC">
        <w:t xml:space="preserve"> This is the internal number assigned by FleetBench, accessed via the agent </w:t>
      </w:r>
      <w:r w:rsidR="00391B88">
        <w:t>data’s</w:t>
      </w:r>
      <w:r w:rsidR="00967EBC">
        <w:t xml:space="preserve"> </w:t>
      </w:r>
      <w:r w:rsidR="00967EBC" w:rsidRPr="00967EBC">
        <w:rPr>
          <w:rStyle w:val="CodeChar"/>
        </w:rPr>
        <w:t>numID</w:t>
      </w:r>
      <w:r w:rsidR="00967EBC">
        <w:t xml:space="preserve"> property.</w:t>
      </w:r>
    </w:p>
    <w:p w14:paraId="16145CFA" w14:textId="73E36303" w:rsidR="00BE15C0" w:rsidRDefault="00BE15C0" w:rsidP="00BE15C0">
      <w:r>
        <w:t xml:space="preserve">Optional </w:t>
      </w:r>
      <w:r w:rsidR="00967EBC">
        <w:t xml:space="preserve">key-value pairs </w:t>
      </w:r>
      <w:r>
        <w:t>may also be passed:</w:t>
      </w:r>
    </w:p>
    <w:p w14:paraId="3B559D27" w14:textId="1DB47465" w:rsidR="00BE15C0" w:rsidRDefault="00BE15C0">
      <w:pPr>
        <w:pStyle w:val="ListParagraph"/>
        <w:numPr>
          <w:ilvl w:val="0"/>
          <w:numId w:val="35"/>
        </w:numPr>
      </w:pPr>
      <w:r>
        <w:t>"color"</w:t>
      </w:r>
    </w:p>
    <w:p w14:paraId="051C8EE6" w14:textId="3CA40E4B" w:rsidR="00BE15C0" w:rsidRDefault="00BE15C0">
      <w:pPr>
        <w:pStyle w:val="ListParagraph"/>
        <w:numPr>
          <w:ilvl w:val="1"/>
          <w:numId w:val="35"/>
        </w:numPr>
      </w:pPr>
      <w:r>
        <w:t xml:space="preserve">The fill color which should be used when drawing the agent body. TkInter accepts a set of named colors as well as hex code colors. Default </w:t>
      </w:r>
      <w:r w:rsidR="00967EBC">
        <w:t xml:space="preserve">value </w:t>
      </w:r>
      <w:r>
        <w:t>is the agent’s assigned fill color from a predefined list in the agent manager.</w:t>
      </w:r>
    </w:p>
    <w:p w14:paraId="1B2D8F54" w14:textId="411504CA" w:rsidR="00BE15C0" w:rsidRDefault="00BE15C0">
      <w:pPr>
        <w:pStyle w:val="ListParagraph"/>
        <w:numPr>
          <w:ilvl w:val="0"/>
          <w:numId w:val="35"/>
        </w:numPr>
      </w:pPr>
      <w:r>
        <w:t>"orientation"</w:t>
      </w:r>
    </w:p>
    <w:p w14:paraId="057F5566" w14:textId="22938706" w:rsidR="00BE15C0" w:rsidRDefault="00BE15C0">
      <w:pPr>
        <w:pStyle w:val="ListParagraph"/>
        <w:numPr>
          <w:ilvl w:val="1"/>
          <w:numId w:val="35"/>
        </w:numPr>
      </w:pPr>
      <w:r>
        <w:t xml:space="preserve">The orientation which the orientation marker should be drawn to </w:t>
      </w:r>
      <w:r w:rsidR="00967EBC">
        <w:t>represent. Valid options are “N”, “E”, “W”, “S”. Default value is “N”.</w:t>
      </w:r>
      <w:r w:rsidR="00391B88">
        <w:t xml:space="preserve"> This can be retrieved from the agent data’s </w:t>
      </w:r>
      <w:r w:rsidR="00391B88" w:rsidRPr="00391B88">
        <w:rPr>
          <w:rStyle w:val="CodeChar"/>
        </w:rPr>
        <w:t>orientation</w:t>
      </w:r>
      <w:r w:rsidR="00391B88">
        <w:t xml:space="preserve"> property.</w:t>
      </w:r>
    </w:p>
    <w:p w14:paraId="20B071FD" w14:textId="6052E6AC" w:rsidR="00967EBC" w:rsidRDefault="00967EBC" w:rsidP="00967EBC">
      <w:r>
        <w:t xml:space="preserve">This method checks to see if there are unused agent objects in the system. If so, it calls </w:t>
      </w:r>
      <w:r w:rsidRPr="00967EBC">
        <w:rPr>
          <w:rStyle w:val="CodeChar"/>
        </w:rPr>
        <w:t>shiftAgentObjects</w:t>
      </w:r>
      <w:r>
        <w:t xml:space="preserve"> with the passed arguments to update the object and bring it back into use. If not, then </w:t>
      </w:r>
      <w:r w:rsidRPr="00967EBC">
        <w:rPr>
          <w:rStyle w:val="CodeChar"/>
        </w:rPr>
        <w:t>createAgent</w:t>
      </w:r>
      <w:r>
        <w:t xml:space="preserve"> is called with the same arguments.</w:t>
      </w:r>
    </w:p>
    <w:p w14:paraId="53DBEA8E" w14:textId="77777777" w:rsidR="00BE15C0" w:rsidRDefault="00BE15C0" w:rsidP="00BE15C0"/>
    <w:p w14:paraId="503F97E4" w14:textId="064CB72C" w:rsidR="00BE15C0" w:rsidRDefault="00BE15C0" w:rsidP="00BE15C0">
      <w:pPr>
        <w:pStyle w:val="Heading4"/>
        <w:spacing w:line="240" w:lineRule="auto"/>
      </w:pPr>
      <w:bookmarkStart w:id="217" w:name="_Toc151829381"/>
      <w:r>
        <w:lastRenderedPageBreak/>
        <w:t>Delete</w:t>
      </w:r>
      <w:bookmarkEnd w:id="217"/>
    </w:p>
    <w:p w14:paraId="2DA3A4D2" w14:textId="4F693782" w:rsidR="006D3251" w:rsidRPr="00BE15C0" w:rsidRDefault="006D3251" w:rsidP="006D3251">
      <w:r>
        <w:t xml:space="preserve">The call format to request </w:t>
      </w:r>
      <w:r w:rsidR="006158FB">
        <w:t>the</w:t>
      </w:r>
      <w:r>
        <w:t xml:space="preserve"> delet</w:t>
      </w:r>
      <w:r w:rsidR="006158FB">
        <w:t>ion of</w:t>
      </w:r>
      <w:r>
        <w:t xml:space="preserve"> (mark as unused and hide) an agent object is as follows:</w:t>
      </w:r>
    </w:p>
    <w:p w14:paraId="79F6C83A" w14:textId="65D44C3A" w:rsidR="006D3251" w:rsidRDefault="006D3251">
      <w:pPr>
        <w:pStyle w:val="Code"/>
        <w:numPr>
          <w:ilvl w:val="0"/>
          <w:numId w:val="36"/>
        </w:numPr>
      </w:pPr>
      <w:r>
        <w:t>.requestRender(“agent”, “delete”, renderData)</w:t>
      </w:r>
    </w:p>
    <w:p w14:paraId="5F936F96" w14:textId="63240D16" w:rsidR="006D3251" w:rsidRDefault="006D3251" w:rsidP="006D3251">
      <w:r>
        <w:t xml:space="preserve">The </w:t>
      </w:r>
      <w:r w:rsidRPr="00967EBC">
        <w:rPr>
          <w:rStyle w:val="CodeChar"/>
        </w:rPr>
        <w:t>renderData</w:t>
      </w:r>
      <w:r>
        <w:t xml:space="preserve"> object is a dictionary which requires certain key-value pairs:</w:t>
      </w:r>
    </w:p>
    <w:p w14:paraId="258E9720" w14:textId="77777777" w:rsidR="006D3251" w:rsidRDefault="006D3251">
      <w:pPr>
        <w:pStyle w:val="ListParagraph"/>
        <w:numPr>
          <w:ilvl w:val="0"/>
          <w:numId w:val="37"/>
        </w:numPr>
      </w:pPr>
      <w:r>
        <w:t>"agentNumID"</w:t>
      </w:r>
    </w:p>
    <w:p w14:paraId="6A485D78" w14:textId="590D1D07" w:rsidR="006D3251" w:rsidRDefault="006D3251">
      <w:pPr>
        <w:pStyle w:val="ListParagraph"/>
        <w:numPr>
          <w:ilvl w:val="1"/>
          <w:numId w:val="37"/>
        </w:numPr>
      </w:pPr>
      <w:r>
        <w:t xml:space="preserve">The numeric ID of the agent this object is meant to represent. This is the internal number assigned by FleetBench, accessed via the agent </w:t>
      </w:r>
      <w:r w:rsidR="00391B88">
        <w:t>data</w:t>
      </w:r>
      <w:r>
        <w:t xml:space="preserve">’s </w:t>
      </w:r>
      <w:r w:rsidRPr="00967EBC">
        <w:rPr>
          <w:rStyle w:val="CodeChar"/>
        </w:rPr>
        <w:t>numID</w:t>
      </w:r>
      <w:r>
        <w:t xml:space="preserve"> property.</w:t>
      </w:r>
    </w:p>
    <w:p w14:paraId="7A58AF71" w14:textId="2711BBE0" w:rsidR="006D3251" w:rsidRDefault="006D3251" w:rsidP="006D3251">
      <w:r>
        <w:t>There are no valid optional arguments.</w:t>
      </w:r>
    </w:p>
    <w:p w14:paraId="25CC38CE" w14:textId="5BAC2575" w:rsidR="006D3251" w:rsidRDefault="006D3251" w:rsidP="006D3251">
      <w:r>
        <w:t>The method configures the agent</w:t>
      </w:r>
      <w:r w:rsidR="00500A14">
        <w:t xml:space="preserve"> object</w:t>
      </w:r>
      <w:r>
        <w:t xml:space="preserve"> to be hidden and records it as unused, to be picked up</w:t>
      </w:r>
      <w:r w:rsidR="00500A14">
        <w:t xml:space="preserve"> and modified</w:t>
      </w:r>
      <w:r>
        <w:t xml:space="preserve"> instead of creating a new agent</w:t>
      </w:r>
      <w:r w:rsidR="00500A14">
        <w:t xml:space="preserve"> object</w:t>
      </w:r>
      <w:r>
        <w:t>.</w:t>
      </w:r>
    </w:p>
    <w:p w14:paraId="23A0D8E1" w14:textId="10EC9817" w:rsidR="00BE15C0" w:rsidRDefault="00BE15C0" w:rsidP="00BE15C0">
      <w:pPr>
        <w:pStyle w:val="Heading4"/>
        <w:spacing w:line="240" w:lineRule="auto"/>
      </w:pPr>
      <w:bookmarkStart w:id="218" w:name="_Toc151829382"/>
      <w:r>
        <w:t>Clear</w:t>
      </w:r>
      <w:bookmarkEnd w:id="218"/>
    </w:p>
    <w:p w14:paraId="10BE5A79" w14:textId="3DA4595F" w:rsidR="006D3251" w:rsidRPr="00BE15C0" w:rsidRDefault="006D3251" w:rsidP="006D3251">
      <w:r>
        <w:t>Clear is the more powerful version of delete, operating on all agents. The call format to request a clear (mark as unused and hide) of all agent objects is as follows:</w:t>
      </w:r>
    </w:p>
    <w:p w14:paraId="71A198BD" w14:textId="248A9FD5" w:rsidR="006D3251" w:rsidRDefault="006D3251">
      <w:pPr>
        <w:pStyle w:val="Code"/>
        <w:numPr>
          <w:ilvl w:val="0"/>
          <w:numId w:val="38"/>
        </w:numPr>
      </w:pPr>
      <w:r>
        <w:t>.requestRender(“agent”, “clear”)</w:t>
      </w:r>
    </w:p>
    <w:p w14:paraId="597A4972" w14:textId="24C3EE63" w:rsidR="006D3251" w:rsidRDefault="006D3251" w:rsidP="006D3251">
      <w:r>
        <w:t xml:space="preserve">No </w:t>
      </w:r>
      <w:r w:rsidRPr="006D3251">
        <w:rPr>
          <w:rStyle w:val="CodeChar"/>
        </w:rPr>
        <w:t>renderData</w:t>
      </w:r>
      <w:r>
        <w:t xml:space="preserve"> object needs to be passed.</w:t>
      </w:r>
    </w:p>
    <w:p w14:paraId="055FBD85" w14:textId="086E3B33" w:rsidR="00BE15C0" w:rsidRPr="00BE15C0" w:rsidRDefault="006D3251" w:rsidP="00BE15C0">
      <w:r>
        <w:t>The method configures all agent</w:t>
      </w:r>
      <w:r w:rsidR="00D74DDF">
        <w:t xml:space="preserve"> objects</w:t>
      </w:r>
      <w:r>
        <w:t xml:space="preserve"> to be hidden and recorded as unused, to be picked up</w:t>
      </w:r>
      <w:r w:rsidR="00D74DDF">
        <w:t xml:space="preserve"> and modified</w:t>
      </w:r>
      <w:r>
        <w:t xml:space="preserve"> instead of creating a new agent</w:t>
      </w:r>
      <w:r w:rsidR="00D74DDF">
        <w:t xml:space="preserve"> object</w:t>
      </w:r>
      <w:r>
        <w:t>.</w:t>
      </w:r>
    </w:p>
    <w:p w14:paraId="318B6F85" w14:textId="6AA0A9DA" w:rsidR="00BE15C0" w:rsidRDefault="00BE15C0" w:rsidP="00BE15C0">
      <w:pPr>
        <w:pStyle w:val="Heading4"/>
        <w:spacing w:line="240" w:lineRule="auto"/>
      </w:pPr>
      <w:bookmarkStart w:id="219" w:name="_Toc151829383"/>
      <w:r>
        <w:t>Move</w:t>
      </w:r>
      <w:bookmarkEnd w:id="219"/>
    </w:p>
    <w:p w14:paraId="54F8D5D3" w14:textId="598298F2" w:rsidR="00391B88" w:rsidRPr="00BE15C0" w:rsidRDefault="00391B88" w:rsidP="00391B88">
      <w:r>
        <w:t>The call format to request a movement of an agent object is as follows:</w:t>
      </w:r>
    </w:p>
    <w:p w14:paraId="692FE494" w14:textId="1353505C" w:rsidR="00391B88" w:rsidRDefault="00391B88">
      <w:pPr>
        <w:pStyle w:val="Code"/>
        <w:numPr>
          <w:ilvl w:val="0"/>
          <w:numId w:val="39"/>
        </w:numPr>
      </w:pPr>
      <w:r>
        <w:t>.requestRender(“agent”, “move”, renderData)</w:t>
      </w:r>
    </w:p>
    <w:p w14:paraId="6D60F54D" w14:textId="77777777" w:rsidR="00391B88" w:rsidRDefault="00391B88" w:rsidP="00391B88">
      <w:r>
        <w:t xml:space="preserve">The </w:t>
      </w:r>
      <w:r w:rsidRPr="00967EBC">
        <w:rPr>
          <w:rStyle w:val="CodeChar"/>
        </w:rPr>
        <w:t>renderData</w:t>
      </w:r>
      <w:r>
        <w:t xml:space="preserve"> object is a dictionary which requires certain key-value pairs:</w:t>
      </w:r>
    </w:p>
    <w:p w14:paraId="3A775EB3" w14:textId="378CFADA" w:rsidR="00BE15C0" w:rsidRDefault="00391B88">
      <w:pPr>
        <w:pStyle w:val="ListParagraph"/>
        <w:numPr>
          <w:ilvl w:val="0"/>
          <w:numId w:val="37"/>
        </w:numPr>
      </w:pPr>
      <w:r>
        <w:t>"agentNumID"</w:t>
      </w:r>
    </w:p>
    <w:p w14:paraId="6165D0BF" w14:textId="2569D0E2" w:rsidR="00391B88" w:rsidRDefault="00391B88">
      <w:pPr>
        <w:pStyle w:val="ListParagraph"/>
        <w:numPr>
          <w:ilvl w:val="1"/>
          <w:numId w:val="37"/>
        </w:numPr>
      </w:pPr>
      <w:r>
        <w:t xml:space="preserve">The numeric ID of the agent this object is meant to represent. This is the internal number assigned by FleetBench, accessed via the agent data’s </w:t>
      </w:r>
      <w:r w:rsidRPr="00967EBC">
        <w:rPr>
          <w:rStyle w:val="CodeChar"/>
        </w:rPr>
        <w:t>numID</w:t>
      </w:r>
      <w:r>
        <w:t xml:space="preserve"> property.</w:t>
      </w:r>
    </w:p>
    <w:p w14:paraId="1D461622" w14:textId="03139C6F" w:rsidR="00391B88" w:rsidRDefault="00391B88">
      <w:pPr>
        <w:pStyle w:val="ListParagraph"/>
        <w:numPr>
          <w:ilvl w:val="0"/>
          <w:numId w:val="37"/>
        </w:numPr>
      </w:pPr>
      <w:r>
        <w:t>"sourceNodeID"</w:t>
      </w:r>
    </w:p>
    <w:p w14:paraId="77879213" w14:textId="1451D9A2" w:rsidR="00391B88" w:rsidRDefault="00391B88">
      <w:pPr>
        <w:pStyle w:val="ListParagraph"/>
        <w:numPr>
          <w:ilvl w:val="1"/>
          <w:numId w:val="37"/>
        </w:numPr>
      </w:pPr>
      <w:r>
        <w:t xml:space="preserve">The string representation of the node at which the agent object should be initially positioned. This can be retrieved from the agent data using the </w:t>
      </w:r>
      <w:r w:rsidRPr="00391B88">
        <w:rPr>
          <w:rStyle w:val="CodeChar"/>
        </w:rPr>
        <w:t>currentPosition</w:t>
      </w:r>
      <w:r>
        <w:t xml:space="preserve"> property.</w:t>
      </w:r>
    </w:p>
    <w:p w14:paraId="0B2D3957" w14:textId="5968CF3D" w:rsidR="00391B88" w:rsidRDefault="00391B88">
      <w:pPr>
        <w:pStyle w:val="ListParagraph"/>
        <w:numPr>
          <w:ilvl w:val="0"/>
          <w:numId w:val="37"/>
        </w:numPr>
      </w:pPr>
      <w:r>
        <w:t>"targetNodeID"</w:t>
      </w:r>
    </w:p>
    <w:p w14:paraId="743C44DC" w14:textId="7979887F" w:rsidR="00391B88" w:rsidRDefault="00391B88">
      <w:pPr>
        <w:pStyle w:val="ListParagraph"/>
        <w:numPr>
          <w:ilvl w:val="1"/>
          <w:numId w:val="37"/>
        </w:numPr>
      </w:pPr>
      <w:r>
        <w:t>The string representation of the node to which the agent object should be moved.</w:t>
      </w:r>
    </w:p>
    <w:p w14:paraId="13332A6A" w14:textId="77777777" w:rsidR="00391B88" w:rsidRDefault="00391B88" w:rsidP="00391B88">
      <w:r>
        <w:lastRenderedPageBreak/>
        <w:t>There are no valid optional arguments.</w:t>
      </w:r>
    </w:p>
    <w:p w14:paraId="06FDE017" w14:textId="1F2C3301" w:rsidR="006D3251" w:rsidRPr="00BE15C0" w:rsidRDefault="00391B88" w:rsidP="00BE15C0">
      <w:r>
        <w:t>The method executes a translation operation by subtracting the pixel coordinates of the target location from the source location, both calculated using the canvas grid aspect ratio. It also updates the color of the window object.</w:t>
      </w:r>
    </w:p>
    <w:p w14:paraId="011D9D64" w14:textId="231EA031" w:rsidR="00BE15C0" w:rsidRDefault="00BE15C0" w:rsidP="00BE15C0">
      <w:pPr>
        <w:pStyle w:val="Heading4"/>
        <w:spacing w:line="240" w:lineRule="auto"/>
      </w:pPr>
      <w:bookmarkStart w:id="220" w:name="_Toc151829384"/>
      <w:r>
        <w:t>Rotate</w:t>
      </w:r>
      <w:bookmarkEnd w:id="220"/>
    </w:p>
    <w:p w14:paraId="29644FAE" w14:textId="71272D60" w:rsidR="00391B88" w:rsidRPr="00BE15C0" w:rsidRDefault="00391B88" w:rsidP="00391B88">
      <w:r>
        <w:t xml:space="preserve">The call format to request a </w:t>
      </w:r>
      <w:r w:rsidR="00051D9B">
        <w:t xml:space="preserve">rotation of an </w:t>
      </w:r>
      <w:r>
        <w:t>agent object is as follows:</w:t>
      </w:r>
    </w:p>
    <w:p w14:paraId="085183BB" w14:textId="1C2E738F" w:rsidR="00391B88" w:rsidRDefault="00391B88">
      <w:pPr>
        <w:pStyle w:val="Code"/>
        <w:numPr>
          <w:ilvl w:val="0"/>
          <w:numId w:val="40"/>
        </w:numPr>
      </w:pPr>
      <w:r>
        <w:t>.requestRender(“agent”, “rotate”, renderData)</w:t>
      </w:r>
    </w:p>
    <w:p w14:paraId="3A375548" w14:textId="77777777" w:rsidR="00391B88" w:rsidRDefault="00391B88" w:rsidP="00391B88">
      <w:r>
        <w:t xml:space="preserve">The </w:t>
      </w:r>
      <w:r w:rsidRPr="00967EBC">
        <w:rPr>
          <w:rStyle w:val="CodeChar"/>
        </w:rPr>
        <w:t>renderData</w:t>
      </w:r>
      <w:r>
        <w:t xml:space="preserve"> object is a dictionary which requires certain key-value pairs:</w:t>
      </w:r>
    </w:p>
    <w:p w14:paraId="68DA1147" w14:textId="77777777" w:rsidR="00391B88" w:rsidRDefault="00391B88">
      <w:pPr>
        <w:pStyle w:val="ListParagraph"/>
        <w:numPr>
          <w:ilvl w:val="0"/>
          <w:numId w:val="37"/>
        </w:numPr>
      </w:pPr>
      <w:r>
        <w:t>"agentNumID"</w:t>
      </w:r>
    </w:p>
    <w:p w14:paraId="10D5AD68" w14:textId="0DA1176D" w:rsidR="00391B88" w:rsidRDefault="00391B88">
      <w:pPr>
        <w:pStyle w:val="ListParagraph"/>
        <w:numPr>
          <w:ilvl w:val="1"/>
          <w:numId w:val="37"/>
        </w:numPr>
      </w:pPr>
      <w:r>
        <w:t xml:space="preserve">The numeric ID of the agent this object is meant to represent. This is the internal number assigned by FleetBench, accessed via the agent </w:t>
      </w:r>
      <w:r w:rsidR="00563A08">
        <w:t>data</w:t>
      </w:r>
      <w:r>
        <w:t xml:space="preserve">’s </w:t>
      </w:r>
      <w:r w:rsidRPr="00967EBC">
        <w:rPr>
          <w:rStyle w:val="CodeChar"/>
        </w:rPr>
        <w:t>numID</w:t>
      </w:r>
      <w:r>
        <w:t xml:space="preserve"> property.</w:t>
      </w:r>
    </w:p>
    <w:p w14:paraId="706A35BC" w14:textId="74468861" w:rsidR="00391B88" w:rsidRDefault="00391B88">
      <w:pPr>
        <w:pStyle w:val="ListParagraph"/>
        <w:numPr>
          <w:ilvl w:val="0"/>
          <w:numId w:val="37"/>
        </w:numPr>
      </w:pPr>
      <w:r>
        <w:t>"position"</w:t>
      </w:r>
    </w:p>
    <w:p w14:paraId="359C6E06" w14:textId="4496B7FF" w:rsidR="00391B88" w:rsidRDefault="00391B88">
      <w:pPr>
        <w:pStyle w:val="ListParagraph"/>
        <w:numPr>
          <w:ilvl w:val="1"/>
          <w:numId w:val="37"/>
        </w:numPr>
      </w:pPr>
      <w:r>
        <w:t xml:space="preserve">The string representation of the node at which the agent object should be initially positioned. This can be retrieved from the agent </w:t>
      </w:r>
      <w:r w:rsidR="00563A08">
        <w:t>data</w:t>
      </w:r>
      <w:r>
        <w:t xml:space="preserve"> using the </w:t>
      </w:r>
      <w:r w:rsidRPr="00391B88">
        <w:rPr>
          <w:rStyle w:val="CodeChar"/>
        </w:rPr>
        <w:t>currentPosition</w:t>
      </w:r>
      <w:r>
        <w:t xml:space="preserve"> property.</w:t>
      </w:r>
    </w:p>
    <w:p w14:paraId="4D35B86A" w14:textId="029D92DA" w:rsidR="00391B88" w:rsidRDefault="00391B88">
      <w:pPr>
        <w:pStyle w:val="ListParagraph"/>
        <w:numPr>
          <w:ilvl w:val="0"/>
          <w:numId w:val="37"/>
        </w:numPr>
      </w:pPr>
      <w:r>
        <w:t>"</w:t>
      </w:r>
      <w:r w:rsidR="00563A08">
        <w:t>orientation</w:t>
      </w:r>
      <w:r>
        <w:t>"</w:t>
      </w:r>
    </w:p>
    <w:p w14:paraId="7C511949" w14:textId="706FAAE3" w:rsidR="00563A08" w:rsidRDefault="00563A08">
      <w:pPr>
        <w:pStyle w:val="ListParagraph"/>
        <w:numPr>
          <w:ilvl w:val="1"/>
          <w:numId w:val="37"/>
        </w:numPr>
      </w:pPr>
      <w:r>
        <w:t xml:space="preserve">The orientation which the orientation marker should be drawn to represent. Valid options are “N”, “E”, “W”, “S”. This can be retrieved from the agent data’s </w:t>
      </w:r>
      <w:r w:rsidRPr="00391B88">
        <w:rPr>
          <w:rStyle w:val="CodeChar"/>
        </w:rPr>
        <w:t>orientation</w:t>
      </w:r>
      <w:r>
        <w:t xml:space="preserve"> property.</w:t>
      </w:r>
    </w:p>
    <w:p w14:paraId="08E315D6" w14:textId="77777777" w:rsidR="00563A08" w:rsidRDefault="00563A08" w:rsidP="00563A08">
      <w:r>
        <w:t>There are no valid optional arguments.</w:t>
      </w:r>
    </w:p>
    <w:p w14:paraId="7E8AD4F2" w14:textId="3C05B1B2" w:rsidR="00391B88" w:rsidRPr="00BE15C0" w:rsidRDefault="00563A08" w:rsidP="00BE15C0">
      <w:r>
        <w:t>The method executes a resizing of the orientation indicator about the center of the supplied position.</w:t>
      </w:r>
    </w:p>
    <w:p w14:paraId="1A0C3222" w14:textId="5A827CF1" w:rsidR="00470060" w:rsidRDefault="00470060" w:rsidP="00470060">
      <w:pPr>
        <w:pStyle w:val="Heading3"/>
        <w:spacing w:line="240" w:lineRule="auto"/>
      </w:pPr>
      <w:bookmarkStart w:id="221" w:name="_Toc151829385"/>
      <w:r>
        <w:t>Highlight Objects</w:t>
      </w:r>
      <w:bookmarkEnd w:id="221"/>
    </w:p>
    <w:p w14:paraId="0D6B925F" w14:textId="1320C966" w:rsidR="00470060" w:rsidRDefault="00563A08" w:rsidP="00470060">
      <w:r>
        <w:t xml:space="preserve">A highlight object refers to any translucent </w:t>
      </w:r>
      <w:r w:rsidR="00C510AE">
        <w:t xml:space="preserve">colorized object which overlaps an entire tile on the gridded canvas. It appears behind all other objects in the display so as not to distort the color of other objects. The intended use is to indicate key nodes such as an agent’s destination, path, or search activity. A sequence of arbitrary highlights using TkInter color codes “red”, “orange”, “yellow”, “green”, “blue”, “indigo”, and “violet” is shown in </w:t>
      </w:r>
      <w:r w:rsidR="00C510AE">
        <w:fldChar w:fldCharType="begin"/>
      </w:r>
      <w:r w:rsidR="00C510AE">
        <w:instrText xml:space="preserve"> REF _Ref151351529 \h </w:instrText>
      </w:r>
      <w:r w:rsidR="00C510AE">
        <w:fldChar w:fldCharType="separate"/>
      </w:r>
      <w:r w:rsidR="003667A2" w:rsidRPr="00C510AE">
        <w:rPr>
          <w:b/>
          <w:bCs/>
        </w:rPr>
        <w:t xml:space="preserve">Figure </w:t>
      </w:r>
      <w:r w:rsidR="003667A2">
        <w:rPr>
          <w:b/>
          <w:bCs/>
          <w:noProof/>
        </w:rPr>
        <w:t>28</w:t>
      </w:r>
      <w:r w:rsidR="00C510AE">
        <w:fldChar w:fldCharType="end"/>
      </w:r>
      <w:r w:rsidR="00C510AE">
        <w:t>.</w:t>
      </w:r>
    </w:p>
    <w:p w14:paraId="41DCA81B" w14:textId="77777777" w:rsidR="00C510AE" w:rsidRDefault="00C510AE" w:rsidP="00C510AE">
      <w:pPr>
        <w:keepNext/>
        <w:jc w:val="center"/>
      </w:pPr>
      <w:r>
        <w:rPr>
          <w:noProof/>
        </w:rPr>
        <w:drawing>
          <wp:inline distT="0" distB="0" distL="0" distR="0" wp14:anchorId="6A6FFB52" wp14:editId="5859237B">
            <wp:extent cx="3209524" cy="466667"/>
            <wp:effectExtent l="0" t="0" r="0" b="0"/>
            <wp:docPr id="1656731839" name="Picture 1" descr="A sequence of arbitrary highlights using TkInter color codes “red”, “orange”, “yellow”, “green”, “blue”, “indigo”, and “violet” rendered within 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31839" name="Picture 1" descr="A sequence of arbitrary highlights using TkInter color codes “red”, “orange”, “yellow”, “green”, “blue”, “indigo”, and “violet” rendered within TkInter"/>
                    <pic:cNvPicPr/>
                  </pic:nvPicPr>
                  <pic:blipFill>
                    <a:blip r:embed="rId68"/>
                    <a:stretch>
                      <a:fillRect/>
                    </a:stretch>
                  </pic:blipFill>
                  <pic:spPr>
                    <a:xfrm>
                      <a:off x="0" y="0"/>
                      <a:ext cx="3209524" cy="466667"/>
                    </a:xfrm>
                    <a:prstGeom prst="rect">
                      <a:avLst/>
                    </a:prstGeom>
                  </pic:spPr>
                </pic:pic>
              </a:graphicData>
            </a:graphic>
          </wp:inline>
        </w:drawing>
      </w:r>
    </w:p>
    <w:p w14:paraId="2349181B" w14:textId="0A4A8912" w:rsidR="00C510AE" w:rsidRDefault="00C510AE" w:rsidP="00C510AE">
      <w:pPr>
        <w:pStyle w:val="Caption"/>
        <w:jc w:val="center"/>
      </w:pPr>
      <w:bookmarkStart w:id="222" w:name="_Ref151351529"/>
      <w:bookmarkStart w:id="223" w:name="_Toc151828297"/>
      <w:r w:rsidRPr="00C510AE">
        <w:rPr>
          <w:b/>
          <w:bCs/>
        </w:rPr>
        <w:t xml:space="preserve">Figure </w:t>
      </w:r>
      <w:r w:rsidRPr="00C510AE">
        <w:rPr>
          <w:b/>
          <w:bCs/>
        </w:rPr>
        <w:fldChar w:fldCharType="begin"/>
      </w:r>
      <w:r w:rsidRPr="00C510AE">
        <w:rPr>
          <w:b/>
          <w:bCs/>
        </w:rPr>
        <w:instrText xml:space="preserve"> SEQ Figure \* ARABIC </w:instrText>
      </w:r>
      <w:r w:rsidRPr="00C510AE">
        <w:rPr>
          <w:b/>
          <w:bCs/>
        </w:rPr>
        <w:fldChar w:fldCharType="separate"/>
      </w:r>
      <w:r w:rsidR="003667A2">
        <w:rPr>
          <w:b/>
          <w:bCs/>
          <w:noProof/>
        </w:rPr>
        <w:t>28</w:t>
      </w:r>
      <w:r w:rsidRPr="00C510AE">
        <w:rPr>
          <w:b/>
          <w:bCs/>
        </w:rPr>
        <w:fldChar w:fldCharType="end"/>
      </w:r>
      <w:bookmarkEnd w:id="222"/>
      <w:r w:rsidRPr="00C510AE">
        <w:rPr>
          <w:b/>
          <w:bCs/>
        </w:rPr>
        <w:t>:</w:t>
      </w:r>
      <w:r>
        <w:t xml:space="preserve"> A sequence of highlight objects in FleetBench.</w:t>
      </w:r>
      <w:bookmarkEnd w:id="223"/>
    </w:p>
    <w:p w14:paraId="1FEAC6C2" w14:textId="65BEAA20" w:rsidR="00C510AE" w:rsidRPr="005927EE" w:rsidRDefault="00C510AE" w:rsidP="00C510AE">
      <w:r>
        <w:lastRenderedPageBreak/>
        <w:t xml:space="preserve">There are four possible rendering actions to request pertaining to agent objects: </w:t>
      </w:r>
      <w:r>
        <w:rPr>
          <w:i/>
          <w:iCs/>
        </w:rPr>
        <w:t>new</w:t>
      </w:r>
      <w:r>
        <w:t xml:space="preserve">, </w:t>
      </w:r>
      <w:r>
        <w:rPr>
          <w:i/>
          <w:iCs/>
        </w:rPr>
        <w:t>delete</w:t>
      </w:r>
      <w:r>
        <w:t xml:space="preserve">, </w:t>
      </w:r>
      <w:r>
        <w:rPr>
          <w:i/>
          <w:iCs/>
        </w:rPr>
        <w:t>clear</w:t>
      </w:r>
      <w:r>
        <w:t xml:space="preserve">, and </w:t>
      </w:r>
      <w:r>
        <w:rPr>
          <w:i/>
          <w:iCs/>
        </w:rPr>
        <w:t>move</w:t>
      </w:r>
      <w:r>
        <w:t>. Each requires different data and will be presented independently.</w:t>
      </w:r>
    </w:p>
    <w:p w14:paraId="643B06C3" w14:textId="4526A27C" w:rsidR="00C510AE" w:rsidRDefault="00051D9B" w:rsidP="00D74DDF">
      <w:pPr>
        <w:pStyle w:val="Heading4"/>
        <w:spacing w:line="240" w:lineRule="auto"/>
      </w:pPr>
      <w:bookmarkStart w:id="224" w:name="_Toc151829386"/>
      <w:r>
        <w:t>New</w:t>
      </w:r>
      <w:bookmarkEnd w:id="224"/>
    </w:p>
    <w:p w14:paraId="3183E457" w14:textId="6297D00C" w:rsidR="00051D9B" w:rsidRPr="00BE15C0" w:rsidRDefault="00051D9B" w:rsidP="00051D9B">
      <w:r>
        <w:t>The call format to request a new (or reuse an old) highlight object is as follows:</w:t>
      </w:r>
    </w:p>
    <w:p w14:paraId="2BDBB473" w14:textId="0D3D85ED" w:rsidR="00051D9B" w:rsidRDefault="00051D9B">
      <w:pPr>
        <w:pStyle w:val="Code"/>
        <w:numPr>
          <w:ilvl w:val="0"/>
          <w:numId w:val="42"/>
        </w:numPr>
      </w:pPr>
      <w:r>
        <w:t>.requestRender(“highlight”, “new”, renderData)</w:t>
      </w:r>
    </w:p>
    <w:p w14:paraId="26A66743" w14:textId="77777777" w:rsidR="00051D9B" w:rsidRDefault="00051D9B" w:rsidP="00051D9B">
      <w:r>
        <w:t xml:space="preserve">The </w:t>
      </w:r>
      <w:r w:rsidRPr="00967EBC">
        <w:rPr>
          <w:rStyle w:val="CodeChar"/>
        </w:rPr>
        <w:t>renderData</w:t>
      </w:r>
      <w:r>
        <w:t xml:space="preserve"> object is a dictionary which requires certain key-value pairs:</w:t>
      </w:r>
    </w:p>
    <w:p w14:paraId="037D055B" w14:textId="77777777" w:rsidR="00051D9B" w:rsidRDefault="00051D9B">
      <w:pPr>
        <w:pStyle w:val="ListParagraph"/>
        <w:numPr>
          <w:ilvl w:val="0"/>
          <w:numId w:val="37"/>
        </w:numPr>
      </w:pPr>
      <w:r>
        <w:t>"targetNodeID"</w:t>
      </w:r>
    </w:p>
    <w:p w14:paraId="6E432775" w14:textId="5AAAAE0B" w:rsidR="00051D9B" w:rsidRDefault="00051D9B">
      <w:pPr>
        <w:pStyle w:val="ListParagraph"/>
        <w:numPr>
          <w:ilvl w:val="1"/>
          <w:numId w:val="37"/>
        </w:numPr>
      </w:pPr>
      <w:r>
        <w:t>The string representation of the node on which the highlight object should be drawn.</w:t>
      </w:r>
    </w:p>
    <w:p w14:paraId="1A1CF762" w14:textId="1781971B" w:rsidR="00051D9B" w:rsidRDefault="00051D9B">
      <w:pPr>
        <w:pStyle w:val="ListParagraph"/>
        <w:numPr>
          <w:ilvl w:val="0"/>
          <w:numId w:val="37"/>
        </w:numPr>
      </w:pPr>
      <w:r>
        <w:t>"highlightType"</w:t>
      </w:r>
    </w:p>
    <w:p w14:paraId="60D88946" w14:textId="65E29309" w:rsidR="00051D9B" w:rsidRDefault="00051D9B">
      <w:pPr>
        <w:pStyle w:val="ListParagraph"/>
        <w:numPr>
          <w:ilvl w:val="1"/>
          <w:numId w:val="37"/>
        </w:numPr>
      </w:pPr>
      <w:r>
        <w:t xml:space="preserve">Primarily used for tagging active and inactive highlight objects. Valid options are “agentHighlight”, “pickupHighlight”, “depositHighlight”, “pathfindHighlight”, “miscHighlight”, and “openSet”. </w:t>
      </w:r>
    </w:p>
    <w:p w14:paraId="7D7A12DE" w14:textId="0A0DB253" w:rsidR="00051D9B" w:rsidRDefault="00051D9B">
      <w:pPr>
        <w:pStyle w:val="ListParagraph"/>
        <w:numPr>
          <w:ilvl w:val="0"/>
          <w:numId w:val="37"/>
        </w:numPr>
      </w:pPr>
      <w:r>
        <w:t>"multi"</w:t>
      </w:r>
    </w:p>
    <w:p w14:paraId="41796622" w14:textId="6A679108" w:rsidR="00051D9B" w:rsidRDefault="00051D9B">
      <w:pPr>
        <w:pStyle w:val="ListParagraph"/>
        <w:numPr>
          <w:ilvl w:val="1"/>
          <w:numId w:val="37"/>
        </w:numPr>
      </w:pPr>
      <w:r>
        <w:t>Accepts a Boolean value. If True, the highlight is simply drawn. If false, all other highlights of the same type are deleted before this highlight is drawn.</w:t>
      </w:r>
    </w:p>
    <w:p w14:paraId="26AAAA77" w14:textId="77777777" w:rsidR="00051D9B" w:rsidRDefault="00051D9B" w:rsidP="00051D9B">
      <w:r>
        <w:t>Optional key-value pairs may also be passed:</w:t>
      </w:r>
    </w:p>
    <w:p w14:paraId="3D7990DD" w14:textId="77777777" w:rsidR="00051D9B" w:rsidRDefault="00051D9B">
      <w:pPr>
        <w:pStyle w:val="ListParagraph"/>
        <w:numPr>
          <w:ilvl w:val="0"/>
          <w:numId w:val="43"/>
        </w:numPr>
      </w:pPr>
      <w:r>
        <w:t>"color"</w:t>
      </w:r>
    </w:p>
    <w:p w14:paraId="7BB7329E" w14:textId="51D8C369" w:rsidR="00051D9B" w:rsidRDefault="00051D9B">
      <w:pPr>
        <w:pStyle w:val="ListParagraph"/>
        <w:numPr>
          <w:ilvl w:val="1"/>
          <w:numId w:val="43"/>
        </w:numPr>
      </w:pPr>
      <w:r>
        <w:t xml:space="preserve">The fill color which should be used when drawing the </w:t>
      </w:r>
      <w:r w:rsidR="00214CAB">
        <w:t>highlight</w:t>
      </w:r>
      <w:r>
        <w:t>. TkInter accepts a set of named colors as well as hex code colors. Default value is determined by highlight type.</w:t>
      </w:r>
    </w:p>
    <w:p w14:paraId="3AFB65EA" w14:textId="4C92756F" w:rsidR="00051D9B" w:rsidRDefault="00051D9B">
      <w:pPr>
        <w:pStyle w:val="ListParagraph"/>
        <w:numPr>
          <w:ilvl w:val="0"/>
          <w:numId w:val="43"/>
        </w:numPr>
      </w:pPr>
      <w:r>
        <w:t>"alpha"</w:t>
      </w:r>
    </w:p>
    <w:p w14:paraId="497F9C28" w14:textId="57A6E1B9" w:rsidR="00051D9B" w:rsidRDefault="00051D9B">
      <w:pPr>
        <w:pStyle w:val="ListParagraph"/>
        <w:numPr>
          <w:ilvl w:val="1"/>
          <w:numId w:val="43"/>
        </w:numPr>
      </w:pPr>
      <w:r>
        <w:t>The degree of opacity the highlight should have. The value must lie between zero and one. Larger means less transparent. Default value is 0.5.</w:t>
      </w:r>
    </w:p>
    <w:p w14:paraId="2107E664" w14:textId="42FE1E24" w:rsidR="00051D9B" w:rsidRPr="00051D9B" w:rsidRDefault="00051D9B" w:rsidP="00051D9B">
      <w:r>
        <w:t xml:space="preserve">This method checks to see if there are unused highlight objects in the system. If so, it calls </w:t>
      </w:r>
      <w:r w:rsidRPr="00967EBC">
        <w:rPr>
          <w:rStyle w:val="CodeChar"/>
        </w:rPr>
        <w:t>shift</w:t>
      </w:r>
      <w:r>
        <w:rPr>
          <w:rStyle w:val="CodeChar"/>
        </w:rPr>
        <w:t>Highlight</w:t>
      </w:r>
      <w:r w:rsidRPr="00967EBC">
        <w:rPr>
          <w:rStyle w:val="CodeChar"/>
        </w:rPr>
        <w:t>Objects</w:t>
      </w:r>
      <w:r>
        <w:t xml:space="preserve"> with the passed arguments to update the object and bring it back into use. If not, then </w:t>
      </w:r>
      <w:r w:rsidR="00D74DDF">
        <w:rPr>
          <w:rStyle w:val="CodeChar"/>
        </w:rPr>
        <w:t>requestHighlight</w:t>
      </w:r>
      <w:r>
        <w:t xml:space="preserve"> is called with the same arguments.</w:t>
      </w:r>
    </w:p>
    <w:p w14:paraId="2EBB2D72" w14:textId="4F718032" w:rsidR="00051D9B" w:rsidRDefault="00051D9B" w:rsidP="00D74DDF">
      <w:pPr>
        <w:pStyle w:val="Heading4"/>
        <w:spacing w:line="240" w:lineRule="auto"/>
      </w:pPr>
      <w:bookmarkStart w:id="225" w:name="_Toc151829387"/>
      <w:r>
        <w:t>Delete</w:t>
      </w:r>
      <w:bookmarkEnd w:id="225"/>
    </w:p>
    <w:p w14:paraId="7145A0D2" w14:textId="1F1E25DC" w:rsidR="00D74DDF" w:rsidRPr="00BE15C0" w:rsidRDefault="00D74DDF" w:rsidP="00D74DDF">
      <w:r>
        <w:t>The call format to request deletion of all highlight objects of a certain type is as follows:</w:t>
      </w:r>
    </w:p>
    <w:p w14:paraId="17379B91" w14:textId="3E30EBF6" w:rsidR="00D74DDF" w:rsidRDefault="00D74DDF">
      <w:pPr>
        <w:pStyle w:val="Code"/>
        <w:numPr>
          <w:ilvl w:val="0"/>
          <w:numId w:val="44"/>
        </w:numPr>
      </w:pPr>
      <w:r>
        <w:t>.requestRender(“highlight”, “delete”, renderData)</w:t>
      </w:r>
    </w:p>
    <w:p w14:paraId="4B57C624" w14:textId="77777777" w:rsidR="00D74DDF" w:rsidRDefault="00D74DDF" w:rsidP="00D74DDF">
      <w:r>
        <w:t xml:space="preserve">The </w:t>
      </w:r>
      <w:r w:rsidRPr="00967EBC">
        <w:rPr>
          <w:rStyle w:val="CodeChar"/>
        </w:rPr>
        <w:t>renderData</w:t>
      </w:r>
      <w:r>
        <w:t xml:space="preserve"> object is a dictionary which requires certain key-value pairs:</w:t>
      </w:r>
    </w:p>
    <w:p w14:paraId="7F81B57D" w14:textId="77777777" w:rsidR="00D74DDF" w:rsidRDefault="00D74DDF">
      <w:pPr>
        <w:pStyle w:val="ListParagraph"/>
        <w:numPr>
          <w:ilvl w:val="0"/>
          <w:numId w:val="45"/>
        </w:numPr>
      </w:pPr>
      <w:r>
        <w:t>"highlightType"</w:t>
      </w:r>
    </w:p>
    <w:p w14:paraId="2E1C6A2E" w14:textId="77777777" w:rsidR="00D74DDF" w:rsidRDefault="00D74DDF">
      <w:pPr>
        <w:pStyle w:val="ListParagraph"/>
        <w:numPr>
          <w:ilvl w:val="1"/>
          <w:numId w:val="45"/>
        </w:numPr>
      </w:pPr>
      <w:r>
        <w:t xml:space="preserve">Primarily used for tagging active and inactive highlight objects. Valid options are “agentHighlight”, “pickupHighlight”, “depositHighlight”, “pathfindHighlight”, “miscHighlight”, and “openSet”. </w:t>
      </w:r>
    </w:p>
    <w:p w14:paraId="19177BB4" w14:textId="77777777" w:rsidR="00D74DDF" w:rsidRDefault="00D74DDF" w:rsidP="00D74DDF">
      <w:r>
        <w:lastRenderedPageBreak/>
        <w:t>There are no valid optional arguments.</w:t>
      </w:r>
    </w:p>
    <w:p w14:paraId="2F3E3F5E" w14:textId="6D161A5A" w:rsidR="00D74DDF" w:rsidRDefault="00D74DDF" w:rsidP="00D74DDF">
      <w:r>
        <w:t>All highlights of a particular type will be hidden from view</w:t>
      </w:r>
      <w:r w:rsidR="00500A14">
        <w:t xml:space="preserve"> and marked for reuse</w:t>
      </w:r>
      <w:r>
        <w:t>. There is currently no way to remove a highlight on a specific node only.</w:t>
      </w:r>
    </w:p>
    <w:p w14:paraId="2F36A22D" w14:textId="16D2B983" w:rsidR="00051D9B" w:rsidRDefault="00051D9B" w:rsidP="00D74DDF">
      <w:pPr>
        <w:pStyle w:val="Heading4"/>
        <w:spacing w:line="240" w:lineRule="auto"/>
      </w:pPr>
      <w:bookmarkStart w:id="226" w:name="_Toc151829388"/>
      <w:r>
        <w:t>Clear</w:t>
      </w:r>
      <w:bookmarkEnd w:id="226"/>
    </w:p>
    <w:p w14:paraId="45512840" w14:textId="69C77292" w:rsidR="00D74DDF" w:rsidRPr="00BE15C0" w:rsidRDefault="00D74DDF" w:rsidP="00D74DDF">
      <w:r>
        <w:t>The call format to request deletion of all highlight objects is as follows:</w:t>
      </w:r>
    </w:p>
    <w:p w14:paraId="5581FD36" w14:textId="4107E50C" w:rsidR="00D74DDF" w:rsidRDefault="00D74DDF">
      <w:pPr>
        <w:pStyle w:val="Code"/>
        <w:numPr>
          <w:ilvl w:val="0"/>
          <w:numId w:val="46"/>
        </w:numPr>
      </w:pPr>
      <w:r>
        <w:t>.requestRender(“highlight”, “clear”)</w:t>
      </w:r>
    </w:p>
    <w:p w14:paraId="0EDD87BA" w14:textId="414027F1" w:rsidR="00D74DDF" w:rsidRDefault="00D74DDF" w:rsidP="00D74DDF">
      <w:r>
        <w:t xml:space="preserve">No </w:t>
      </w:r>
      <w:r w:rsidRPr="006D3251">
        <w:rPr>
          <w:rStyle w:val="CodeChar"/>
        </w:rPr>
        <w:t>renderData</w:t>
      </w:r>
      <w:r>
        <w:t xml:space="preserve"> object needs to be passed.</w:t>
      </w:r>
    </w:p>
    <w:p w14:paraId="219C0707" w14:textId="6D4E532B" w:rsidR="00D74DDF" w:rsidRPr="00051D9B" w:rsidRDefault="00D74DDF" w:rsidP="00D74DDF">
      <w:r>
        <w:t>The method configures all highlight objects to be hidden and recorded as unused, to be picked up and modified instead of creating a new highlight object.</w:t>
      </w:r>
    </w:p>
    <w:p w14:paraId="593D2B47" w14:textId="07A32C47" w:rsidR="00051D9B" w:rsidRDefault="00051D9B" w:rsidP="00D74DDF">
      <w:pPr>
        <w:pStyle w:val="Heading4"/>
        <w:spacing w:line="240" w:lineRule="auto"/>
      </w:pPr>
      <w:bookmarkStart w:id="227" w:name="_Toc151829389"/>
      <w:r>
        <w:t>Move</w:t>
      </w:r>
      <w:bookmarkEnd w:id="227"/>
    </w:p>
    <w:p w14:paraId="5E3479D8" w14:textId="2656CE55" w:rsidR="00D74DDF" w:rsidRPr="00BE15C0" w:rsidRDefault="00D74DDF" w:rsidP="00D74DDF">
      <w:r>
        <w:t>The call format to request a movement of a highlight object is as follows:</w:t>
      </w:r>
    </w:p>
    <w:p w14:paraId="1E334A4F" w14:textId="39A027E2" w:rsidR="00D74DDF" w:rsidRDefault="00D74DDF">
      <w:pPr>
        <w:pStyle w:val="Code"/>
        <w:numPr>
          <w:ilvl w:val="0"/>
          <w:numId w:val="47"/>
        </w:numPr>
      </w:pPr>
      <w:r>
        <w:t>.requestRender(“highlight”, “move”, renderData)</w:t>
      </w:r>
    </w:p>
    <w:p w14:paraId="30B66F53" w14:textId="77777777" w:rsidR="00D74DDF" w:rsidRDefault="00D74DDF" w:rsidP="00D74DDF">
      <w:r>
        <w:t xml:space="preserve">The </w:t>
      </w:r>
      <w:r w:rsidRPr="00967EBC">
        <w:rPr>
          <w:rStyle w:val="CodeChar"/>
        </w:rPr>
        <w:t>renderData</w:t>
      </w:r>
      <w:r>
        <w:t xml:space="preserve"> object is a dictionary which requires certain key-value pairs:</w:t>
      </w:r>
    </w:p>
    <w:p w14:paraId="0A36AC44" w14:textId="1357B2BB" w:rsidR="00D74DDF" w:rsidRDefault="00D74DDF">
      <w:pPr>
        <w:pStyle w:val="ListParagraph"/>
        <w:numPr>
          <w:ilvl w:val="0"/>
          <w:numId w:val="45"/>
        </w:numPr>
      </w:pPr>
      <w:r>
        <w:t>"position"</w:t>
      </w:r>
    </w:p>
    <w:p w14:paraId="6E7B6486" w14:textId="270D4170" w:rsidR="00D74DDF" w:rsidRDefault="00D74DDF">
      <w:pPr>
        <w:pStyle w:val="ListParagraph"/>
        <w:numPr>
          <w:ilvl w:val="1"/>
          <w:numId w:val="45"/>
        </w:numPr>
      </w:pPr>
      <w:r>
        <w:t>The string representation of the node to which the highlight object should be moved.</w:t>
      </w:r>
    </w:p>
    <w:p w14:paraId="44308C42" w14:textId="6ED12AAB" w:rsidR="00051D9B" w:rsidRDefault="00D74DDF">
      <w:pPr>
        <w:pStyle w:val="ListParagraph"/>
        <w:numPr>
          <w:ilvl w:val="0"/>
          <w:numId w:val="45"/>
        </w:numPr>
      </w:pPr>
      <w:r>
        <w:t>"highlightTag"</w:t>
      </w:r>
    </w:p>
    <w:p w14:paraId="47A8E159" w14:textId="1A742BFB" w:rsidR="00D74DDF" w:rsidRDefault="00D74DDF">
      <w:pPr>
        <w:pStyle w:val="ListParagraph"/>
        <w:numPr>
          <w:ilvl w:val="1"/>
          <w:numId w:val="45"/>
        </w:numPr>
      </w:pPr>
      <w:r>
        <w:t>The string tag which should be searched for before moving the object. Not safe against selection of multiple objects</w:t>
      </w:r>
    </w:p>
    <w:p w14:paraId="127080D7" w14:textId="77777777" w:rsidR="00D74DDF" w:rsidRDefault="00D74DDF" w:rsidP="00D74DDF">
      <w:r>
        <w:t>There are no valid optional arguments.</w:t>
      </w:r>
    </w:p>
    <w:p w14:paraId="15CB6F55" w14:textId="691784C2" w:rsidR="00D74DDF" w:rsidRPr="00051D9B" w:rsidRDefault="00D74DDF" w:rsidP="00D74DDF">
      <w:r>
        <w:t>This method is not recommended to be used.</w:t>
      </w:r>
      <w:r w:rsidR="00214CAB">
        <w:t xml:space="preserve"> Favor deletion and renewal.</w:t>
      </w:r>
    </w:p>
    <w:p w14:paraId="2C88CE3D" w14:textId="32C8D85F" w:rsidR="00470060" w:rsidRDefault="00470060" w:rsidP="00470060">
      <w:pPr>
        <w:pStyle w:val="Heading3"/>
        <w:spacing w:line="240" w:lineRule="auto"/>
      </w:pPr>
      <w:bookmarkStart w:id="228" w:name="_Toc151829390"/>
      <w:r>
        <w:t>Canvas Line Objects</w:t>
      </w:r>
      <w:bookmarkEnd w:id="228"/>
    </w:p>
    <w:p w14:paraId="57981ADB" w14:textId="4B14ABDB" w:rsidR="00470060" w:rsidRDefault="00937A32" w:rsidP="00937A32">
      <w:pPr>
        <w:tabs>
          <w:tab w:val="left" w:pos="1003"/>
        </w:tabs>
      </w:pPr>
      <w:r>
        <w:t>A canvas line object is the term used to refer to an arrow drawn through some set of points on the canvas. Typically used to represent the path an agent takes through space, it accepts an unlimited number of nodes, automatically plotting turns and applying an arrow at the head of the line to indicate directionality.</w:t>
      </w:r>
    </w:p>
    <w:p w14:paraId="0EFE40AB" w14:textId="1BCF1138" w:rsidR="00937A32" w:rsidRDefault="00937A32" w:rsidP="00937A32">
      <w:pPr>
        <w:tabs>
          <w:tab w:val="left" w:pos="1003"/>
        </w:tabs>
        <w:rPr>
          <w:rFonts w:eastAsiaTheme="minorEastAsia"/>
        </w:rPr>
      </w:pPr>
      <w:r>
        <w:t xml:space="preserve">A canvas line drawn in cyan with the point sequence </w:t>
      </w:r>
      <m:oMath>
        <m:d>
          <m:dPr>
            <m:begChr m:val="{"/>
            <m:endChr m:val="}"/>
            <m:ctrlPr>
              <w:rPr>
                <w:rFonts w:ascii="Cambria Math" w:hAnsi="Cambria Math"/>
                <w:i/>
              </w:rPr>
            </m:ctrlPr>
          </m:dPr>
          <m:e>
            <m:r>
              <w:rPr>
                <w:rFonts w:ascii="Cambria Math" w:hAnsi="Cambria Math"/>
              </w:rPr>
              <m:t>(0,0), (2,0), (2,1), (0,1)</m:t>
            </m:r>
          </m:e>
        </m:d>
      </m:oMath>
      <w:r>
        <w:rPr>
          <w:rFonts w:eastAsiaTheme="minorEastAsia"/>
        </w:rPr>
        <w:t xml:space="preserve"> is shown in </w:t>
      </w:r>
      <w:r>
        <w:rPr>
          <w:rFonts w:eastAsiaTheme="minorEastAsia"/>
        </w:rPr>
        <w:fldChar w:fldCharType="begin"/>
      </w:r>
      <w:r>
        <w:rPr>
          <w:rFonts w:eastAsiaTheme="minorEastAsia"/>
        </w:rPr>
        <w:instrText xml:space="preserve"> REF _Ref151353116 \h </w:instrText>
      </w:r>
      <w:r>
        <w:rPr>
          <w:rFonts w:eastAsiaTheme="minorEastAsia"/>
        </w:rPr>
      </w:r>
      <w:r>
        <w:rPr>
          <w:rFonts w:eastAsiaTheme="minorEastAsia"/>
        </w:rPr>
        <w:fldChar w:fldCharType="separate"/>
      </w:r>
      <w:r w:rsidR="003667A2" w:rsidRPr="00937A32">
        <w:rPr>
          <w:b/>
          <w:bCs/>
        </w:rPr>
        <w:t xml:space="preserve">Figure </w:t>
      </w:r>
      <w:r w:rsidR="003667A2">
        <w:rPr>
          <w:b/>
          <w:bCs/>
          <w:noProof/>
        </w:rPr>
        <w:t>29</w:t>
      </w:r>
      <w:r>
        <w:rPr>
          <w:rFonts w:eastAsiaTheme="minorEastAsia"/>
        </w:rPr>
        <w:fldChar w:fldCharType="end"/>
      </w:r>
      <w:r>
        <w:rPr>
          <w:rFonts w:eastAsiaTheme="minorEastAsia"/>
        </w:rPr>
        <w:t>.</w:t>
      </w:r>
    </w:p>
    <w:p w14:paraId="7A99CF0D" w14:textId="77777777" w:rsidR="00937A32" w:rsidRDefault="00937A32" w:rsidP="00937A32">
      <w:pPr>
        <w:keepNext/>
        <w:tabs>
          <w:tab w:val="left" w:pos="1003"/>
        </w:tabs>
        <w:jc w:val="center"/>
      </w:pPr>
      <w:r>
        <w:rPr>
          <w:noProof/>
        </w:rPr>
        <w:lastRenderedPageBreak/>
        <w:drawing>
          <wp:inline distT="0" distB="0" distL="0" distR="0" wp14:anchorId="7BAA03B4" wp14:editId="17E38197">
            <wp:extent cx="1380952" cy="923810"/>
            <wp:effectExtent l="0" t="0" r="0" b="0"/>
            <wp:docPr id="946798134" name="Picture 1" descr="A canvas line object rendered in FleetBench passing through the point sequence (0,0),(2,0),(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8134" name="Picture 1" descr="A canvas line object rendered in FleetBench passing through the point sequence (0,0),(2,0),(2,1),(0,1)."/>
                    <pic:cNvPicPr/>
                  </pic:nvPicPr>
                  <pic:blipFill>
                    <a:blip r:embed="rId69"/>
                    <a:stretch>
                      <a:fillRect/>
                    </a:stretch>
                  </pic:blipFill>
                  <pic:spPr>
                    <a:xfrm>
                      <a:off x="0" y="0"/>
                      <a:ext cx="1380952" cy="923810"/>
                    </a:xfrm>
                    <a:prstGeom prst="rect">
                      <a:avLst/>
                    </a:prstGeom>
                  </pic:spPr>
                </pic:pic>
              </a:graphicData>
            </a:graphic>
          </wp:inline>
        </w:drawing>
      </w:r>
    </w:p>
    <w:p w14:paraId="0C654D1F" w14:textId="3AC48B68" w:rsidR="00937A32" w:rsidRDefault="00937A32" w:rsidP="00937A32">
      <w:pPr>
        <w:pStyle w:val="Caption"/>
        <w:jc w:val="center"/>
      </w:pPr>
      <w:bookmarkStart w:id="229" w:name="_Ref151353116"/>
      <w:bookmarkStart w:id="230" w:name="_Toc151828298"/>
      <w:r w:rsidRPr="00937A32">
        <w:rPr>
          <w:b/>
          <w:bCs/>
        </w:rPr>
        <w:t xml:space="preserve">Figure </w:t>
      </w:r>
      <w:r w:rsidRPr="00937A32">
        <w:rPr>
          <w:b/>
          <w:bCs/>
        </w:rPr>
        <w:fldChar w:fldCharType="begin"/>
      </w:r>
      <w:r w:rsidRPr="00937A32">
        <w:rPr>
          <w:b/>
          <w:bCs/>
        </w:rPr>
        <w:instrText xml:space="preserve"> SEQ Figure \* ARABIC </w:instrText>
      </w:r>
      <w:r w:rsidRPr="00937A32">
        <w:rPr>
          <w:b/>
          <w:bCs/>
        </w:rPr>
        <w:fldChar w:fldCharType="separate"/>
      </w:r>
      <w:r w:rsidR="003667A2">
        <w:rPr>
          <w:b/>
          <w:bCs/>
          <w:noProof/>
        </w:rPr>
        <w:t>29</w:t>
      </w:r>
      <w:r w:rsidRPr="00937A32">
        <w:rPr>
          <w:b/>
          <w:bCs/>
        </w:rPr>
        <w:fldChar w:fldCharType="end"/>
      </w:r>
      <w:bookmarkEnd w:id="229"/>
      <w:r w:rsidRPr="00937A32">
        <w:rPr>
          <w:b/>
          <w:bCs/>
        </w:rPr>
        <w:t>:</w:t>
      </w:r>
      <w:r>
        <w:t xml:space="preserve"> A canvas line object rendered in FleetBench.</w:t>
      </w:r>
      <w:bookmarkEnd w:id="230"/>
    </w:p>
    <w:p w14:paraId="153C8C21" w14:textId="141EB388" w:rsidR="00214CAB" w:rsidRDefault="00214CAB" w:rsidP="00937A32">
      <w:r>
        <w:t>When a canvasLine object is created, it is automatically assigned identifying tags which make use of the node path. In this way, submitting a reference to a path will always access the correct object, if it exists.</w:t>
      </w:r>
    </w:p>
    <w:p w14:paraId="5723137A" w14:textId="586BCC37" w:rsidR="00937A32" w:rsidRPr="005927EE" w:rsidRDefault="00937A32" w:rsidP="00937A32">
      <w:r>
        <w:t xml:space="preserve">There are three possible rendering actions to request pertaining to </w:t>
      </w:r>
      <w:r w:rsidR="0050438B">
        <w:t>canvasLine</w:t>
      </w:r>
      <w:r>
        <w:t xml:space="preserve"> objects: </w:t>
      </w:r>
      <w:r>
        <w:rPr>
          <w:i/>
          <w:iCs/>
        </w:rPr>
        <w:t>new</w:t>
      </w:r>
      <w:r>
        <w:t xml:space="preserve">, </w:t>
      </w:r>
      <w:r>
        <w:rPr>
          <w:i/>
          <w:iCs/>
        </w:rPr>
        <w:t>delete</w:t>
      </w:r>
      <w:r>
        <w:t xml:space="preserve">, and </w:t>
      </w:r>
      <w:r>
        <w:rPr>
          <w:i/>
          <w:iCs/>
        </w:rPr>
        <w:t>clear</w:t>
      </w:r>
      <w:r>
        <w:t>. Each requires different data and will be presented independently.</w:t>
      </w:r>
    </w:p>
    <w:p w14:paraId="57C3684D" w14:textId="1FB7AC9E" w:rsidR="00937A32" w:rsidRDefault="00937A32" w:rsidP="00937A32">
      <w:pPr>
        <w:pStyle w:val="Heading4"/>
        <w:spacing w:line="240" w:lineRule="auto"/>
      </w:pPr>
      <w:bookmarkStart w:id="231" w:name="_Toc151829391"/>
      <w:r>
        <w:t>New</w:t>
      </w:r>
      <w:bookmarkEnd w:id="231"/>
    </w:p>
    <w:p w14:paraId="6D30B775" w14:textId="2720B88D" w:rsidR="00937A32" w:rsidRPr="00BE15C0" w:rsidRDefault="00937A32" w:rsidP="00937A32">
      <w:r>
        <w:t>The call format to request a new (or reuse an old) canvasLine object is as follows:</w:t>
      </w:r>
    </w:p>
    <w:p w14:paraId="00FAEC2F" w14:textId="2E4833E1" w:rsidR="00937A32" w:rsidRDefault="00937A32">
      <w:pPr>
        <w:pStyle w:val="Code"/>
        <w:numPr>
          <w:ilvl w:val="0"/>
          <w:numId w:val="48"/>
        </w:numPr>
      </w:pPr>
      <w:r>
        <w:t>.requestRender(“canvasLine”, “new”, renderData)</w:t>
      </w:r>
    </w:p>
    <w:p w14:paraId="3543711C" w14:textId="77777777" w:rsidR="00937A32" w:rsidRDefault="00937A32" w:rsidP="00937A32">
      <w:r>
        <w:t xml:space="preserve">The </w:t>
      </w:r>
      <w:r w:rsidRPr="00967EBC">
        <w:rPr>
          <w:rStyle w:val="CodeChar"/>
        </w:rPr>
        <w:t>renderData</w:t>
      </w:r>
      <w:r>
        <w:t xml:space="preserve"> object is a dictionary which requires certain key-value pairs:</w:t>
      </w:r>
    </w:p>
    <w:p w14:paraId="14411C61" w14:textId="0217AF2D" w:rsidR="00937A32" w:rsidRDefault="00937A32">
      <w:pPr>
        <w:pStyle w:val="ListParagraph"/>
        <w:numPr>
          <w:ilvl w:val="0"/>
          <w:numId w:val="49"/>
        </w:numPr>
      </w:pPr>
      <w:r>
        <w:t>"nodePath"</w:t>
      </w:r>
    </w:p>
    <w:p w14:paraId="603BCC32" w14:textId="535DCF15" w:rsidR="00937A32" w:rsidRDefault="00937A32">
      <w:pPr>
        <w:pStyle w:val="ListParagraph"/>
        <w:numPr>
          <w:ilvl w:val="1"/>
          <w:numId w:val="49"/>
        </w:numPr>
      </w:pPr>
      <w:r>
        <w:t>The sequence of nodes through which the line should path. Accepts non-integer values, resulting in locations which are not the center of node representations. Minimum length of two nodes.</w:t>
      </w:r>
    </w:p>
    <w:p w14:paraId="788AA885" w14:textId="0A21A2EF" w:rsidR="00937A32" w:rsidRDefault="00937A32">
      <w:pPr>
        <w:pStyle w:val="ListParagraph"/>
        <w:numPr>
          <w:ilvl w:val="0"/>
          <w:numId w:val="49"/>
        </w:numPr>
      </w:pPr>
      <w:r>
        <w:t>"lineType"</w:t>
      </w:r>
    </w:p>
    <w:p w14:paraId="3D2961ED" w14:textId="0E70870C" w:rsidR="00937A32" w:rsidRDefault="00937A32">
      <w:pPr>
        <w:pStyle w:val="ListParagraph"/>
        <w:numPr>
          <w:ilvl w:val="1"/>
          <w:numId w:val="49"/>
        </w:numPr>
      </w:pPr>
      <w:r>
        <w:t xml:space="preserve">Primarily used for tagging active and inactive highlight objects. </w:t>
      </w:r>
      <w:r w:rsidR="00214CAB">
        <w:t>Accepts any string value.</w:t>
      </w:r>
    </w:p>
    <w:p w14:paraId="1575FFF3" w14:textId="77777777" w:rsidR="00214CAB" w:rsidRDefault="00214CAB" w:rsidP="00214CAB">
      <w:r>
        <w:t>Optional key-value pairs may also be passed:</w:t>
      </w:r>
    </w:p>
    <w:p w14:paraId="46BFBEC4" w14:textId="4CDDEF11" w:rsidR="00937A32" w:rsidRDefault="00214CAB">
      <w:pPr>
        <w:pStyle w:val="ListParagraph"/>
        <w:numPr>
          <w:ilvl w:val="0"/>
          <w:numId w:val="50"/>
        </w:numPr>
      </w:pPr>
      <w:r>
        <w:t>"color"</w:t>
      </w:r>
    </w:p>
    <w:p w14:paraId="37E16136" w14:textId="3C12DD69" w:rsidR="00214CAB" w:rsidRDefault="00214CAB">
      <w:pPr>
        <w:pStyle w:val="ListParagraph"/>
        <w:numPr>
          <w:ilvl w:val="1"/>
          <w:numId w:val="50"/>
        </w:numPr>
      </w:pPr>
      <w:r>
        <w:t>The fill color which should be used when drawing the canvasLine. TkInter accepts a set of named colors as well as hex code colors. Default value is “white”.</w:t>
      </w:r>
    </w:p>
    <w:p w14:paraId="2DCAD9CC" w14:textId="5B08D0E8" w:rsidR="00214CAB" w:rsidRDefault="00214CAB">
      <w:pPr>
        <w:pStyle w:val="ListParagraph"/>
        <w:numPr>
          <w:ilvl w:val="0"/>
          <w:numId w:val="50"/>
        </w:numPr>
      </w:pPr>
      <w:r>
        <w:t>"width"</w:t>
      </w:r>
    </w:p>
    <w:p w14:paraId="1E46693E" w14:textId="086170F3" w:rsidR="00214CAB" w:rsidRDefault="00214CAB">
      <w:pPr>
        <w:pStyle w:val="ListParagraph"/>
        <w:numPr>
          <w:ilvl w:val="1"/>
          <w:numId w:val="50"/>
        </w:numPr>
      </w:pPr>
      <w:r>
        <w:t>The pixel width of the drawn arrow.</w:t>
      </w:r>
    </w:p>
    <w:p w14:paraId="5D93D359" w14:textId="6E505075" w:rsidR="00214CAB" w:rsidRDefault="00214CAB" w:rsidP="00214CAB">
      <w:r>
        <w:t xml:space="preserve">This method checks to see if there are unused canvasLine objects in the system. If so, it calls </w:t>
      </w:r>
      <w:r w:rsidRPr="00967EBC">
        <w:rPr>
          <w:rStyle w:val="CodeChar"/>
        </w:rPr>
        <w:t>shift</w:t>
      </w:r>
      <w:r>
        <w:rPr>
          <w:rStyle w:val="CodeChar"/>
        </w:rPr>
        <w:t>CanvasLine</w:t>
      </w:r>
      <w:r w:rsidRPr="00967EBC">
        <w:rPr>
          <w:rStyle w:val="CodeChar"/>
        </w:rPr>
        <w:t>Objects</w:t>
      </w:r>
      <w:r>
        <w:t xml:space="preserve"> with the passed arguments to update the object and bring it back into use. If not, then </w:t>
      </w:r>
      <w:r>
        <w:rPr>
          <w:rStyle w:val="CodeChar"/>
        </w:rPr>
        <w:t>renderDirectionArrow</w:t>
      </w:r>
      <w:r>
        <w:t xml:space="preserve"> is called with the same arguments.</w:t>
      </w:r>
    </w:p>
    <w:p w14:paraId="72598701" w14:textId="37824C74" w:rsidR="00937A32" w:rsidRDefault="00937A32" w:rsidP="00937A32">
      <w:pPr>
        <w:pStyle w:val="Heading4"/>
        <w:spacing w:line="240" w:lineRule="auto"/>
      </w:pPr>
      <w:bookmarkStart w:id="232" w:name="_Toc151829392"/>
      <w:r>
        <w:t>Delete</w:t>
      </w:r>
      <w:bookmarkEnd w:id="232"/>
    </w:p>
    <w:p w14:paraId="38137628" w14:textId="5E8DD71E" w:rsidR="00214CAB" w:rsidRPr="00BE15C0" w:rsidRDefault="00214CAB" w:rsidP="00214CAB">
      <w:r>
        <w:t>The call format to request deletion of a canvasLine object is as follows:</w:t>
      </w:r>
    </w:p>
    <w:p w14:paraId="5DA8ABF4" w14:textId="6137EE1C" w:rsidR="00214CAB" w:rsidRDefault="00214CAB">
      <w:pPr>
        <w:pStyle w:val="Code"/>
        <w:numPr>
          <w:ilvl w:val="0"/>
          <w:numId w:val="51"/>
        </w:numPr>
      </w:pPr>
      <w:r>
        <w:lastRenderedPageBreak/>
        <w:t>.requestRender(“canvasLine”, “delete”, renderData)</w:t>
      </w:r>
    </w:p>
    <w:p w14:paraId="2AD99E29" w14:textId="77777777" w:rsidR="00214CAB" w:rsidRDefault="00214CAB" w:rsidP="00214CAB">
      <w:r>
        <w:t xml:space="preserve">The </w:t>
      </w:r>
      <w:r w:rsidRPr="00967EBC">
        <w:rPr>
          <w:rStyle w:val="CodeChar"/>
        </w:rPr>
        <w:t>renderData</w:t>
      </w:r>
      <w:r>
        <w:t xml:space="preserve"> object is a dictionary which requires certain key-value pairs:</w:t>
      </w:r>
    </w:p>
    <w:p w14:paraId="5FD09756" w14:textId="27C85FB1" w:rsidR="00937A32" w:rsidRDefault="00214CAB">
      <w:pPr>
        <w:pStyle w:val="ListParagraph"/>
        <w:numPr>
          <w:ilvl w:val="0"/>
          <w:numId w:val="52"/>
        </w:numPr>
      </w:pPr>
      <w:r>
        <w:t>"oldNodePath"</w:t>
      </w:r>
    </w:p>
    <w:p w14:paraId="60ECC2A7" w14:textId="7A798A82" w:rsidR="00214CAB" w:rsidRDefault="00214CAB">
      <w:pPr>
        <w:pStyle w:val="ListParagraph"/>
        <w:numPr>
          <w:ilvl w:val="1"/>
          <w:numId w:val="52"/>
        </w:numPr>
      </w:pPr>
      <w:r>
        <w:t>The path of the desired canvasLine. Accepted as a string or an iterable containing tuples of integers defining positions.</w:t>
      </w:r>
    </w:p>
    <w:p w14:paraId="45CA40DD" w14:textId="77777777" w:rsidR="00214CAB" w:rsidRDefault="00214CAB" w:rsidP="00214CAB">
      <w:r>
        <w:t>There are no valid optional arguments.</w:t>
      </w:r>
    </w:p>
    <w:p w14:paraId="2122663B" w14:textId="0D87CC86" w:rsidR="00214CAB" w:rsidRPr="00937A32" w:rsidRDefault="00214CAB" w:rsidP="00214CAB">
      <w:r>
        <w:t xml:space="preserve">The method configures the canvasLine </w:t>
      </w:r>
      <w:r w:rsidR="00500A14">
        <w:t xml:space="preserve">object </w:t>
      </w:r>
      <w:r>
        <w:t>to be hidden and records it as unused, to be picked up and modified instead of creating a new canvasLine.</w:t>
      </w:r>
    </w:p>
    <w:p w14:paraId="7F41E68D" w14:textId="4D1BE504" w:rsidR="00937A32" w:rsidRPr="00937A32" w:rsidRDefault="00937A32" w:rsidP="00937A32">
      <w:pPr>
        <w:pStyle w:val="Heading4"/>
        <w:spacing w:line="240" w:lineRule="auto"/>
      </w:pPr>
      <w:bookmarkStart w:id="233" w:name="_Toc151829393"/>
      <w:r>
        <w:t>Clear</w:t>
      </w:r>
      <w:bookmarkEnd w:id="233"/>
    </w:p>
    <w:p w14:paraId="2451047B" w14:textId="3E0E43BE" w:rsidR="00450B0C" w:rsidRPr="00BE15C0" w:rsidRDefault="00450B0C" w:rsidP="00450B0C">
      <w:r>
        <w:t>The call format to request deletion of all canvasLine objects is as follows:</w:t>
      </w:r>
    </w:p>
    <w:p w14:paraId="53259E7A" w14:textId="3471F8AD" w:rsidR="00450B0C" w:rsidRDefault="00450B0C">
      <w:pPr>
        <w:pStyle w:val="Code"/>
        <w:numPr>
          <w:ilvl w:val="0"/>
          <w:numId w:val="53"/>
        </w:numPr>
      </w:pPr>
      <w:r>
        <w:t>.requestRender(“canvasLine”, “clear”)</w:t>
      </w:r>
    </w:p>
    <w:p w14:paraId="653D8636" w14:textId="77777777" w:rsidR="00450B0C" w:rsidRDefault="00450B0C" w:rsidP="00450B0C">
      <w:r>
        <w:t xml:space="preserve">No </w:t>
      </w:r>
      <w:r w:rsidRPr="006D3251">
        <w:rPr>
          <w:rStyle w:val="CodeChar"/>
        </w:rPr>
        <w:t>renderData</w:t>
      </w:r>
      <w:r>
        <w:t xml:space="preserve"> object needs to be passed.</w:t>
      </w:r>
    </w:p>
    <w:p w14:paraId="294EA894" w14:textId="439AF2BD" w:rsidR="00937A32" w:rsidRPr="00937A32" w:rsidRDefault="00450B0C" w:rsidP="00937A32">
      <w:r>
        <w:t>The method configures all canvasLine objects to be hidden and recorded as unused, to be picked up and modified instead of creating a new canvasLine object.</w:t>
      </w:r>
    </w:p>
    <w:p w14:paraId="46FD5446" w14:textId="7DC27355" w:rsidR="00470060" w:rsidRDefault="00470060" w:rsidP="00470060">
      <w:pPr>
        <w:pStyle w:val="Heading3"/>
        <w:spacing w:line="240" w:lineRule="auto"/>
      </w:pPr>
      <w:bookmarkStart w:id="234" w:name="_Toc151829394"/>
      <w:r>
        <w:t>Text Objects</w:t>
      </w:r>
      <w:bookmarkEnd w:id="234"/>
    </w:p>
    <w:p w14:paraId="39632759" w14:textId="132E94D5" w:rsidR="00470060" w:rsidRDefault="00450B0C" w:rsidP="00470060">
      <w:r>
        <w:t>A text object is a piece of text rendered in a relative position within a node. It is not length safe or padded to avoid falling outside the rendered grid line of a node, so its use may be limited in certain cases. In existing algorithms, this is mostly used when performing searches through space to find paths to goals, displaying relevant scoring metrics and time depth data.</w:t>
      </w:r>
    </w:p>
    <w:p w14:paraId="7A484ABC" w14:textId="27489B19" w:rsidR="00450B0C" w:rsidRDefault="00450B0C" w:rsidP="00470060">
      <w:r>
        <w:t xml:space="preserve">An example of a node with drawn text is given in </w:t>
      </w:r>
      <w:r>
        <w:fldChar w:fldCharType="begin"/>
      </w:r>
      <w:r>
        <w:instrText xml:space="preserve"> REF _Ref151355077 \h </w:instrText>
      </w:r>
      <w:r>
        <w:fldChar w:fldCharType="separate"/>
      </w:r>
      <w:r w:rsidR="003667A2" w:rsidRPr="00450B0C">
        <w:rPr>
          <w:b/>
          <w:bCs/>
        </w:rPr>
        <w:t xml:space="preserve">Figure </w:t>
      </w:r>
      <w:r w:rsidR="003667A2">
        <w:rPr>
          <w:b/>
          <w:bCs/>
          <w:noProof/>
        </w:rPr>
        <w:t>30</w:t>
      </w:r>
      <w:r>
        <w:fldChar w:fldCharType="end"/>
      </w:r>
      <w:r>
        <w:t>.</w:t>
      </w:r>
    </w:p>
    <w:p w14:paraId="1986D8CF" w14:textId="77777777" w:rsidR="00450B0C" w:rsidRDefault="00450B0C" w:rsidP="00450B0C">
      <w:pPr>
        <w:keepNext/>
        <w:jc w:val="center"/>
      </w:pPr>
      <w:r>
        <w:rPr>
          <w:noProof/>
        </w:rPr>
        <w:drawing>
          <wp:inline distT="0" distB="0" distL="0" distR="0" wp14:anchorId="4773FD2D" wp14:editId="6A72883E">
            <wp:extent cx="466667" cy="466667"/>
            <wp:effectExtent l="0" t="0" r="0" b="0"/>
            <wp:docPr id="1802481671" name="Picture 1" descr="A piece of text rendered in the northwest corner of a tile in FleetBench. The text reads &quot;F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81671" name="Picture 1" descr="A piece of text rendered in the northwest corner of a tile in FleetBench. The text reads &quot;FB&quot;."/>
                    <pic:cNvPicPr/>
                  </pic:nvPicPr>
                  <pic:blipFill>
                    <a:blip r:embed="rId70"/>
                    <a:stretch>
                      <a:fillRect/>
                    </a:stretch>
                  </pic:blipFill>
                  <pic:spPr>
                    <a:xfrm>
                      <a:off x="0" y="0"/>
                      <a:ext cx="466667" cy="466667"/>
                    </a:xfrm>
                    <a:prstGeom prst="rect">
                      <a:avLst/>
                    </a:prstGeom>
                  </pic:spPr>
                </pic:pic>
              </a:graphicData>
            </a:graphic>
          </wp:inline>
        </w:drawing>
      </w:r>
    </w:p>
    <w:p w14:paraId="70DDEBAB" w14:textId="6C1F5A60" w:rsidR="00450B0C" w:rsidRDefault="00450B0C" w:rsidP="00450B0C">
      <w:pPr>
        <w:pStyle w:val="Caption"/>
        <w:jc w:val="center"/>
      </w:pPr>
      <w:bookmarkStart w:id="235" w:name="_Ref151355077"/>
      <w:bookmarkStart w:id="236" w:name="_Toc151828299"/>
      <w:r w:rsidRPr="00450B0C">
        <w:rPr>
          <w:b/>
          <w:bCs/>
        </w:rPr>
        <w:t xml:space="preserve">Figure </w:t>
      </w:r>
      <w:r w:rsidRPr="00450B0C">
        <w:rPr>
          <w:b/>
          <w:bCs/>
        </w:rPr>
        <w:fldChar w:fldCharType="begin"/>
      </w:r>
      <w:r w:rsidRPr="00450B0C">
        <w:rPr>
          <w:b/>
          <w:bCs/>
        </w:rPr>
        <w:instrText xml:space="preserve"> SEQ Figure \* ARABIC </w:instrText>
      </w:r>
      <w:r w:rsidRPr="00450B0C">
        <w:rPr>
          <w:b/>
          <w:bCs/>
        </w:rPr>
        <w:fldChar w:fldCharType="separate"/>
      </w:r>
      <w:r w:rsidR="003667A2">
        <w:rPr>
          <w:b/>
          <w:bCs/>
          <w:noProof/>
        </w:rPr>
        <w:t>30</w:t>
      </w:r>
      <w:r w:rsidRPr="00450B0C">
        <w:rPr>
          <w:b/>
          <w:bCs/>
        </w:rPr>
        <w:fldChar w:fldCharType="end"/>
      </w:r>
      <w:bookmarkEnd w:id="235"/>
      <w:r w:rsidRPr="00450B0C">
        <w:rPr>
          <w:b/>
          <w:bCs/>
        </w:rPr>
        <w:t>:</w:t>
      </w:r>
      <w:r>
        <w:t xml:space="preserve"> A piece of text rendered in the northwest corner of a tile in FleetBench.</w:t>
      </w:r>
      <w:bookmarkEnd w:id="236"/>
    </w:p>
    <w:p w14:paraId="5928570C" w14:textId="266039F0" w:rsidR="00450B0C" w:rsidRDefault="00450B0C" w:rsidP="00450B0C">
      <w:r>
        <w:t>When a piece of text is rendered in FleetBench it is automatically assigned tags corresponding to supplied type and position so that management can be done on type and positional bases.</w:t>
      </w:r>
    </w:p>
    <w:p w14:paraId="6836087B" w14:textId="488E902B" w:rsidR="00450B0C" w:rsidRDefault="00450B0C" w:rsidP="00450B0C">
      <w:r>
        <w:t>The font argument is a special TkInter font wrapper</w:t>
      </w:r>
      <w:r w:rsidR="0050438B">
        <w:t>. Generally this is not necessary, but if a user wishes to modify the appearance of their text at the font level, they will need to understand the TkFont specifications.</w:t>
      </w:r>
    </w:p>
    <w:p w14:paraId="3A86450E" w14:textId="27795B1A" w:rsidR="0050438B" w:rsidRPr="005927EE" w:rsidRDefault="0050438B" w:rsidP="0050438B">
      <w:r>
        <w:t xml:space="preserve">There are three possible rendering actions to request pertaining to text objects: </w:t>
      </w:r>
      <w:r>
        <w:rPr>
          <w:i/>
          <w:iCs/>
        </w:rPr>
        <w:t>new</w:t>
      </w:r>
      <w:r>
        <w:t xml:space="preserve">, </w:t>
      </w:r>
      <w:r>
        <w:rPr>
          <w:i/>
          <w:iCs/>
        </w:rPr>
        <w:t>delete</w:t>
      </w:r>
      <w:r>
        <w:t xml:space="preserve">, and </w:t>
      </w:r>
      <w:r>
        <w:rPr>
          <w:i/>
          <w:iCs/>
        </w:rPr>
        <w:t>clear</w:t>
      </w:r>
      <w:r>
        <w:t>. Each requires different data and will be presented independently.</w:t>
      </w:r>
    </w:p>
    <w:p w14:paraId="54A8E640" w14:textId="6E9603BB" w:rsidR="0050438B" w:rsidRDefault="0050438B" w:rsidP="0050438B">
      <w:pPr>
        <w:pStyle w:val="Heading4"/>
        <w:spacing w:line="240" w:lineRule="auto"/>
      </w:pPr>
      <w:bookmarkStart w:id="237" w:name="_Toc151829395"/>
      <w:r>
        <w:lastRenderedPageBreak/>
        <w:t>New</w:t>
      </w:r>
      <w:bookmarkEnd w:id="237"/>
    </w:p>
    <w:p w14:paraId="46F2FEC4" w14:textId="41364047" w:rsidR="0050438B" w:rsidRPr="00BE15C0" w:rsidRDefault="0050438B" w:rsidP="0050438B">
      <w:r>
        <w:t>The call format to request a new (or reuse an old) text object is as follows:</w:t>
      </w:r>
    </w:p>
    <w:p w14:paraId="732475C0" w14:textId="696509AD" w:rsidR="0050438B" w:rsidRDefault="0050438B">
      <w:pPr>
        <w:pStyle w:val="Code"/>
        <w:numPr>
          <w:ilvl w:val="0"/>
          <w:numId w:val="54"/>
        </w:numPr>
      </w:pPr>
      <w:r>
        <w:t>.requestRender(“text”, “new”, renderData)</w:t>
      </w:r>
    </w:p>
    <w:p w14:paraId="58C62AB4" w14:textId="77777777" w:rsidR="0050438B" w:rsidRDefault="0050438B" w:rsidP="0050438B">
      <w:r>
        <w:t xml:space="preserve">The </w:t>
      </w:r>
      <w:r w:rsidRPr="00967EBC">
        <w:rPr>
          <w:rStyle w:val="CodeChar"/>
        </w:rPr>
        <w:t>renderData</w:t>
      </w:r>
      <w:r>
        <w:t xml:space="preserve"> object is a dictionary which requires certain key-value pairs:</w:t>
      </w:r>
    </w:p>
    <w:p w14:paraId="61247627" w14:textId="3B8D6686" w:rsidR="0050438B" w:rsidRDefault="0050438B">
      <w:pPr>
        <w:pStyle w:val="ListParagraph"/>
        <w:numPr>
          <w:ilvl w:val="0"/>
          <w:numId w:val="52"/>
        </w:numPr>
      </w:pPr>
      <w:r>
        <w:t>"position"</w:t>
      </w:r>
    </w:p>
    <w:p w14:paraId="6110FEBA" w14:textId="523A2B84" w:rsidR="0050438B" w:rsidRDefault="0050438B">
      <w:pPr>
        <w:pStyle w:val="ListParagraph"/>
        <w:numPr>
          <w:ilvl w:val="1"/>
          <w:numId w:val="52"/>
        </w:numPr>
      </w:pPr>
      <w:r>
        <w:t>The string representation of the node at which the text object should be positioned.</w:t>
      </w:r>
    </w:p>
    <w:p w14:paraId="64DAB778" w14:textId="6888FCD2" w:rsidR="0050438B" w:rsidRDefault="0050438B">
      <w:pPr>
        <w:pStyle w:val="ListParagraph"/>
        <w:numPr>
          <w:ilvl w:val="0"/>
          <w:numId w:val="52"/>
        </w:numPr>
      </w:pPr>
      <w:r>
        <w:t>"text"</w:t>
      </w:r>
    </w:p>
    <w:p w14:paraId="380F16C3" w14:textId="45422579" w:rsidR="0050438B" w:rsidRDefault="0050438B">
      <w:pPr>
        <w:pStyle w:val="ListParagraph"/>
        <w:numPr>
          <w:ilvl w:val="1"/>
          <w:numId w:val="52"/>
        </w:numPr>
      </w:pPr>
      <w:r>
        <w:t>The string which should be rendered.</w:t>
      </w:r>
    </w:p>
    <w:p w14:paraId="62670354" w14:textId="58DBC7DA" w:rsidR="0050438B" w:rsidRDefault="0050438B">
      <w:pPr>
        <w:pStyle w:val="ListParagraph"/>
        <w:numPr>
          <w:ilvl w:val="0"/>
          <w:numId w:val="52"/>
        </w:numPr>
      </w:pPr>
      <w:r>
        <w:t>"textType"</w:t>
      </w:r>
    </w:p>
    <w:p w14:paraId="5A7ACF38" w14:textId="7C7A0561" w:rsidR="0050438B" w:rsidRDefault="0050438B">
      <w:pPr>
        <w:pStyle w:val="ListParagraph"/>
        <w:numPr>
          <w:ilvl w:val="1"/>
          <w:numId w:val="52"/>
        </w:numPr>
      </w:pPr>
      <w:r>
        <w:t>Primarily used for tagging text objects for future reference. Accepts any string value.</w:t>
      </w:r>
    </w:p>
    <w:p w14:paraId="0B742DEA" w14:textId="77777777" w:rsidR="0050438B" w:rsidRDefault="0050438B" w:rsidP="0050438B">
      <w:r>
        <w:t>Optional key-value pairs may also be passed:</w:t>
      </w:r>
    </w:p>
    <w:p w14:paraId="138B5CAB" w14:textId="2E4226C7" w:rsidR="0050438B" w:rsidRDefault="0050438B">
      <w:pPr>
        <w:pStyle w:val="ListParagraph"/>
        <w:numPr>
          <w:ilvl w:val="0"/>
          <w:numId w:val="55"/>
        </w:numPr>
      </w:pPr>
      <w:r>
        <w:t>"anchor"</w:t>
      </w:r>
    </w:p>
    <w:p w14:paraId="4CBA0E55" w14:textId="491CDB01" w:rsidR="0050438B" w:rsidRDefault="0050438B">
      <w:pPr>
        <w:pStyle w:val="ListParagraph"/>
        <w:numPr>
          <w:ilvl w:val="1"/>
          <w:numId w:val="55"/>
        </w:numPr>
      </w:pPr>
      <w:r>
        <w:t>String value defining the relative position to the center of the node’s graphical representation at which the text should be rendered. Accepted values are “N”, “E”, “W”, “S”, “NW”, “NE”, “SW”, “SE”, and “CENTER”. Default value is “NE”.</w:t>
      </w:r>
    </w:p>
    <w:p w14:paraId="4F7DAA80" w14:textId="4ED12D10" w:rsidR="0050438B" w:rsidRDefault="0050438B">
      <w:pPr>
        <w:pStyle w:val="ListParagraph"/>
        <w:numPr>
          <w:ilvl w:val="0"/>
          <w:numId w:val="55"/>
        </w:numPr>
      </w:pPr>
      <w:r>
        <w:t>"textColor"</w:t>
      </w:r>
    </w:p>
    <w:p w14:paraId="6C4DF8C0" w14:textId="31609F77" w:rsidR="0050438B" w:rsidRDefault="0050438B">
      <w:pPr>
        <w:pStyle w:val="ListParagraph"/>
        <w:numPr>
          <w:ilvl w:val="1"/>
          <w:numId w:val="55"/>
        </w:numPr>
      </w:pPr>
      <w:r>
        <w:t>The fill color which should be used when drawing the text. TkInter accepts a set of named colors as well as hex code colors. Default value is “white”.</w:t>
      </w:r>
    </w:p>
    <w:p w14:paraId="330BF05B" w14:textId="45F4F4E2" w:rsidR="0050438B" w:rsidRDefault="0050438B">
      <w:pPr>
        <w:pStyle w:val="ListParagraph"/>
        <w:numPr>
          <w:ilvl w:val="0"/>
          <w:numId w:val="55"/>
        </w:numPr>
      </w:pPr>
      <w:r>
        <w:t>"textFont"</w:t>
      </w:r>
    </w:p>
    <w:p w14:paraId="460B4107" w14:textId="066B7564" w:rsidR="0050438B" w:rsidRDefault="0050438B">
      <w:pPr>
        <w:pStyle w:val="ListParagraph"/>
        <w:numPr>
          <w:ilvl w:val="1"/>
          <w:numId w:val="55"/>
        </w:numPr>
      </w:pPr>
      <w:r>
        <w:t>The TkFont specification to be used when rendering the text. Default is dependent on system, but is given bold weight.</w:t>
      </w:r>
    </w:p>
    <w:p w14:paraId="64A9CCA5" w14:textId="46BB19E3" w:rsidR="005D78A3" w:rsidRPr="0050438B" w:rsidRDefault="005D78A3" w:rsidP="005D78A3">
      <w:r>
        <w:t xml:space="preserve">This method checks to see if there are unused text objects in the system. If so, it calls </w:t>
      </w:r>
      <w:r w:rsidRPr="00967EBC">
        <w:rPr>
          <w:rStyle w:val="CodeChar"/>
        </w:rPr>
        <w:t>shift</w:t>
      </w:r>
      <w:r>
        <w:rPr>
          <w:rStyle w:val="CodeChar"/>
        </w:rPr>
        <w:t>Text</w:t>
      </w:r>
      <w:r w:rsidRPr="00967EBC">
        <w:rPr>
          <w:rStyle w:val="CodeChar"/>
        </w:rPr>
        <w:t>Object</w:t>
      </w:r>
      <w:r>
        <w:t xml:space="preserve"> with the passed arguments to update the object and bring it back into use. If not, then </w:t>
      </w:r>
      <w:r>
        <w:rPr>
          <w:rStyle w:val="CodeChar"/>
        </w:rPr>
        <w:t>renderTileText</w:t>
      </w:r>
      <w:r>
        <w:t xml:space="preserve"> is called with the same arguments.</w:t>
      </w:r>
    </w:p>
    <w:p w14:paraId="5953408F" w14:textId="681A415B" w:rsidR="0050438B" w:rsidRDefault="0050438B" w:rsidP="0050438B">
      <w:pPr>
        <w:pStyle w:val="Heading4"/>
        <w:spacing w:line="240" w:lineRule="auto"/>
      </w:pPr>
      <w:bookmarkStart w:id="238" w:name="_Toc151829396"/>
      <w:r>
        <w:t>Delete</w:t>
      </w:r>
      <w:bookmarkEnd w:id="238"/>
    </w:p>
    <w:p w14:paraId="5198BE74" w14:textId="7A6C1BFF" w:rsidR="005D78A3" w:rsidRPr="00BE15C0" w:rsidRDefault="005D78A3" w:rsidP="005D78A3">
      <w:r>
        <w:t>The call format to request deletion of all text objects of a certain type is as follows:</w:t>
      </w:r>
    </w:p>
    <w:p w14:paraId="6BCF3D42" w14:textId="0229FC5E" w:rsidR="005D78A3" w:rsidRDefault="005D78A3">
      <w:pPr>
        <w:pStyle w:val="Code"/>
        <w:numPr>
          <w:ilvl w:val="0"/>
          <w:numId w:val="44"/>
        </w:numPr>
      </w:pPr>
      <w:r>
        <w:t>.requestRender(“text”, “delete”, renderData)</w:t>
      </w:r>
    </w:p>
    <w:p w14:paraId="086DF402" w14:textId="77777777" w:rsidR="005D78A3" w:rsidRDefault="005D78A3" w:rsidP="005D78A3">
      <w:r>
        <w:t xml:space="preserve">The </w:t>
      </w:r>
      <w:r w:rsidRPr="00967EBC">
        <w:rPr>
          <w:rStyle w:val="CodeChar"/>
        </w:rPr>
        <w:t>renderData</w:t>
      </w:r>
      <w:r>
        <w:t xml:space="preserve"> object is a dictionary which requires certain key-value pairs:</w:t>
      </w:r>
    </w:p>
    <w:p w14:paraId="7D369AE8" w14:textId="77777777" w:rsidR="005D78A3" w:rsidRDefault="005D78A3">
      <w:pPr>
        <w:pStyle w:val="ListParagraph"/>
        <w:numPr>
          <w:ilvl w:val="0"/>
          <w:numId w:val="45"/>
        </w:numPr>
      </w:pPr>
      <w:r>
        <w:t>"highlightType"</w:t>
      </w:r>
    </w:p>
    <w:p w14:paraId="32E1C09A" w14:textId="6E5A33D7" w:rsidR="005D78A3" w:rsidRDefault="005D78A3">
      <w:pPr>
        <w:pStyle w:val="ListParagraph"/>
        <w:numPr>
          <w:ilvl w:val="1"/>
          <w:numId w:val="45"/>
        </w:numPr>
      </w:pPr>
      <w:r>
        <w:t>The target text tag for deletion.</w:t>
      </w:r>
    </w:p>
    <w:p w14:paraId="19A6936A" w14:textId="77777777" w:rsidR="005D78A3" w:rsidRDefault="005D78A3" w:rsidP="005D78A3">
      <w:r>
        <w:t>There are no valid optional arguments.</w:t>
      </w:r>
    </w:p>
    <w:p w14:paraId="01D5C6F4" w14:textId="55A2723E" w:rsidR="0050438B" w:rsidRPr="0050438B" w:rsidRDefault="005D78A3" w:rsidP="0050438B">
      <w:r>
        <w:lastRenderedPageBreak/>
        <w:t>All text with a particular supplied tag will be hidden from view and marked for reuse. There is currently no way to remove text on a specific node only.</w:t>
      </w:r>
    </w:p>
    <w:p w14:paraId="6E373CAD" w14:textId="6703CB22" w:rsidR="0050438B" w:rsidRDefault="0050438B" w:rsidP="0050438B">
      <w:pPr>
        <w:pStyle w:val="Heading4"/>
        <w:spacing w:line="240" w:lineRule="auto"/>
      </w:pPr>
      <w:bookmarkStart w:id="239" w:name="_Toc151829397"/>
      <w:r>
        <w:t>Clear</w:t>
      </w:r>
      <w:bookmarkEnd w:id="239"/>
    </w:p>
    <w:p w14:paraId="0BB97A51" w14:textId="77777777" w:rsidR="005D78A3" w:rsidRPr="00BE15C0" w:rsidRDefault="005D78A3" w:rsidP="005D78A3">
      <w:r>
        <w:t>The call format to request deletion of all highlight objects is as follows:</w:t>
      </w:r>
    </w:p>
    <w:p w14:paraId="65962F58" w14:textId="01EA9B9E" w:rsidR="005D78A3" w:rsidRDefault="005D78A3">
      <w:pPr>
        <w:pStyle w:val="Code"/>
        <w:numPr>
          <w:ilvl w:val="0"/>
          <w:numId w:val="56"/>
        </w:numPr>
      </w:pPr>
      <w:r>
        <w:t>.requestRender(“text”, “clear”)</w:t>
      </w:r>
    </w:p>
    <w:p w14:paraId="4DA32C78" w14:textId="77777777" w:rsidR="005D78A3" w:rsidRDefault="005D78A3" w:rsidP="005D78A3">
      <w:r>
        <w:t xml:space="preserve">No </w:t>
      </w:r>
      <w:r w:rsidRPr="006D3251">
        <w:rPr>
          <w:rStyle w:val="CodeChar"/>
        </w:rPr>
        <w:t>renderData</w:t>
      </w:r>
      <w:r>
        <w:t xml:space="preserve"> object needs to be passed.</w:t>
      </w:r>
    </w:p>
    <w:p w14:paraId="76AC63F4" w14:textId="3EEB2D73" w:rsidR="001B11E3" w:rsidRDefault="005D78A3" w:rsidP="001B11E3">
      <w:r>
        <w:t>The method configures all text objects to be hidden and recorded as unused, to be picked up and modified instead of creating a new text object.</w:t>
      </w:r>
    </w:p>
    <w:p w14:paraId="382C272A" w14:textId="4280AA34" w:rsidR="000A0062" w:rsidRPr="001B11E3" w:rsidRDefault="000A0062" w:rsidP="001B11E3">
      <w:pPr>
        <w:sectPr w:rsidR="000A0062" w:rsidRPr="001B11E3" w:rsidSect="004F56DA">
          <w:pgSz w:w="12240" w:h="15840"/>
          <w:pgMar w:top="2160" w:right="1440" w:bottom="1440" w:left="2160" w:header="1440" w:footer="1440" w:gutter="0"/>
          <w:cols w:space="720"/>
          <w:docGrid w:linePitch="360"/>
        </w:sectPr>
      </w:pPr>
    </w:p>
    <w:p w14:paraId="5950B514" w14:textId="179D0AC8" w:rsidR="00551891" w:rsidRDefault="00551891" w:rsidP="00551891">
      <w:pPr>
        <w:pStyle w:val="Heading1"/>
        <w:spacing w:line="480" w:lineRule="auto"/>
      </w:pPr>
      <w:bookmarkStart w:id="240" w:name="_Toc151829398"/>
      <w:r>
        <w:lastRenderedPageBreak/>
        <w:t>Appendix H:</w:t>
      </w:r>
      <w:r>
        <w:br/>
        <w:t>Conflict Resolver</w:t>
      </w:r>
      <w:bookmarkEnd w:id="240"/>
    </w:p>
    <w:p w14:paraId="0B4FAC40" w14:textId="1D902E97" w:rsidR="00551891" w:rsidRDefault="006D01E6" w:rsidP="00551891">
      <w:r>
        <w:t xml:space="preserve">This conflict resolver is applicable to any algorithm which uses a reservation table to check the availability of </w:t>
      </w:r>
      <w:r w:rsidR="0005411D">
        <w:t xml:space="preserve">nodes in the simulation map. It is a simplistic implementation which is restricted to manipulations of the priority queue and requests for replanning of agent motions when collisions are found. </w:t>
      </w:r>
    </w:p>
    <w:p w14:paraId="45ADA96F" w14:textId="1D71E84F" w:rsidR="00551891" w:rsidRDefault="0005411D" w:rsidP="00551891">
      <w:r>
        <w:t xml:space="preserve">No attempt has been made to prove the algorithm is complete, but it has not yet failed to resolve a collision given sufficient time to find viable paths for agents. It is possible that in a sufficiently dense graph the routine may fail. In this case the simulation should crash, and other methods will need to be investigated. For </w:t>
      </w:r>
      <w:r w:rsidR="00CB7882">
        <w:t>now,</w:t>
      </w:r>
      <w:r>
        <w:t xml:space="preserve"> the conflict resolver is used to adapt Multi-Agent Pathfinding algorithms to the Multi-Agent Pickup and Delivery</w:t>
      </w:r>
      <w:r w:rsidR="00CB7882">
        <w:t xml:space="preserve"> problem, per the difficulties discussed in Chapter 2. Further research in this area is needed.</w:t>
      </w:r>
    </w:p>
    <w:p w14:paraId="56D9FF3B" w14:textId="7C4527AB" w:rsidR="00C06FCC" w:rsidRDefault="00CB7882" w:rsidP="00551891">
      <w:r>
        <w:t>Conflict resolution is done immediately upon the detection of a collision, which occurs during the action execution state.</w:t>
      </w:r>
      <w:r w:rsidR="00D70863">
        <w:t xml:space="preserve"> Collision detection is done by parsing submitted action plans for the timestep into two dictionaries. The first is a dictionary of node keys where values are lists of the IDs of agents which intend to move into the node over the course of the timestep. Similarly, the second dictionary is composed of edge keys (a tuple of the two involved nodes sorted alphanumerically for consistency) where the values are lists of agent IDs planning to occupy those edges during the timestep.</w:t>
      </w:r>
    </w:p>
    <w:p w14:paraId="74601E60" w14:textId="3B29723E" w:rsidR="00D70863" w:rsidRDefault="00D70863" w:rsidP="00551891">
      <w:r>
        <w:t>If the length of any list in these dictionaries is greater than one, a conflict is going to occur when the actions are executed. When this occurs, the agents involved in the collision are conveniently already in the list, ready for resolution.</w:t>
      </w:r>
    </w:p>
    <w:p w14:paraId="3D550C54" w14:textId="12834834" w:rsidR="00E5098B" w:rsidRDefault="00E5098B" w:rsidP="00551891">
      <w:r>
        <w:t>In the current implementation, the highest priority an agent can have (even superseding the current priority queue) is when it is in the “crashed” state. When the movements are checked at the end of the planning process for all agents, the agent is moved from its current position in the priority queue to the very top and its preferred move is planned. The preferred move is determined using the heuristic distance of the pathfinder.</w:t>
      </w:r>
    </w:p>
    <w:p w14:paraId="5501A52A" w14:textId="2B33DDFC" w:rsidR="00D70863" w:rsidRDefault="00D70863" w:rsidP="00551891">
      <w:r>
        <w:t xml:space="preserve">The idea is that an agent trapped in a corner with one way out may be </w:t>
      </w:r>
      <w:r w:rsidR="00E5098B">
        <w:t xml:space="preserve">blocked in by the same (higher priority, else the agent would be planning to avoid the trapped agent) agent which is attempting to move into the trapped agent’s current node. In this case, </w:t>
      </w:r>
      <w:r w:rsidR="00921484">
        <w:t>the trapped agent will have crashed and planned to try and move away as it is the only option.</w:t>
      </w:r>
      <w:r w:rsidR="00E5098B">
        <w:t xml:space="preserve"> This </w:t>
      </w:r>
      <w:r w:rsidR="00921484">
        <w:t>creates</w:t>
      </w:r>
      <w:r w:rsidR="00E5098B">
        <w:t xml:space="preserve"> the swapping conflict described in Chapter 2, </w:t>
      </w:r>
      <w:r w:rsidR="00E5098B">
        <w:fldChar w:fldCharType="begin"/>
      </w:r>
      <w:r w:rsidR="00E5098B">
        <w:instrText xml:space="preserve"> REF _Ref151162972 \h </w:instrText>
      </w:r>
      <w:r w:rsidR="00E5098B">
        <w:fldChar w:fldCharType="separate"/>
      </w:r>
      <w:r w:rsidR="003667A2" w:rsidRPr="009B7726">
        <w:rPr>
          <w:rFonts w:cs="Times New Roman"/>
          <w:b/>
          <w:bCs/>
          <w:szCs w:val="24"/>
        </w:rPr>
        <w:t xml:space="preserve">Figure </w:t>
      </w:r>
      <w:r w:rsidR="003667A2">
        <w:rPr>
          <w:rFonts w:cs="Times New Roman"/>
          <w:b/>
          <w:bCs/>
          <w:noProof/>
          <w:szCs w:val="24"/>
        </w:rPr>
        <w:t>3</w:t>
      </w:r>
      <w:r w:rsidR="00E5098B">
        <w:fldChar w:fldCharType="end"/>
      </w:r>
      <w:r w:rsidR="00E5098B">
        <w:t>. Because the only way to resolve this situation is to ensure that the trapped agent is able to make its way out of the location, it must be prioritized by the solver. Inconvenienced agents which can take other actions to advance are inefficient, but not entering a stalling or crashing state.</w:t>
      </w:r>
    </w:p>
    <w:p w14:paraId="489C451A" w14:textId="7DB611D2" w:rsidR="00921484" w:rsidRDefault="00921484" w:rsidP="00551891">
      <w:r>
        <w:t xml:space="preserve">With this result, edge conflicts are given priority over vertex conflicts. The higher priority agent of the agents in the conflict maintains its priority. The lower priority agent is forced </w:t>
      </w:r>
      <w:r>
        <w:lastRenderedPageBreak/>
        <w:t xml:space="preserve">to replan, either by resetting the agents pathfinder and activity state and re-entering the action planning loop of the state machine or by directly seeking the optimal viable move. </w:t>
      </w:r>
      <w:r w:rsidR="006453DA">
        <w:t>The agent should be allowed to contest plans of agents which are of lower priority, skipping the need to enter a crashed state which would cause a possible infinite cycle of crashed agents attempting to move into crashed agents.</w:t>
      </w:r>
    </w:p>
    <w:p w14:paraId="05D4EE43" w14:textId="2169AD33" w:rsidR="00CB7882" w:rsidRDefault="00921484" w:rsidP="00551891">
      <w:r>
        <w:t>If there is a chain of collisions</w:t>
      </w:r>
      <w:r w:rsidR="006453DA">
        <w:t xml:space="preserve"> waiting to happen (for instance, a convoy of agents in a narrow hallway)</w:t>
      </w:r>
      <w:r>
        <w:t xml:space="preserve">, the newly planned move may also result in a collision. At this point, the initially trapped agent’s plan </w:t>
      </w:r>
      <w:r w:rsidR="006453DA">
        <w:t>has already been</w:t>
      </w:r>
      <w:r>
        <w:t xml:space="preserve"> cemented, preventing the new collision from resulting in a reflected collision back to the original agent.</w:t>
      </w:r>
      <w:r w:rsidR="006453DA">
        <w:t xml:space="preserve"> As a result, the final plans created defer to the most trapped agent’s needs.</w:t>
      </w:r>
    </w:p>
    <w:p w14:paraId="2AF1BB27" w14:textId="04084E5C" w:rsidR="00CB7882" w:rsidRDefault="006453DA" w:rsidP="00551891">
      <w:r>
        <w:t>In the case of a vertex conflict, the situation is handled differently. Because agents experiencing node conflicts are not necessarily going to be forced to take a certain move, the priority of agents in these cases needs to be swapped to avoid cycling behaviors.</w:t>
      </w:r>
    </w:p>
    <w:p w14:paraId="62D29663" w14:textId="0A419A36" w:rsidR="006453DA" w:rsidRDefault="006453DA" w:rsidP="00551891">
      <w:r>
        <w:t xml:space="preserve">Deference is given to the highest priority agent involved in the collision for the current timestep. Immediately after </w:t>
      </w:r>
      <w:r w:rsidR="006158FB">
        <w:t xml:space="preserve">this action </w:t>
      </w:r>
      <w:r>
        <w:t xml:space="preserve">is </w:t>
      </w:r>
      <w:r w:rsidR="000D247E">
        <w:t>re-entered into the plan for the timestep however, the colliding agents have their priorities swapped. Frequently these agents will desire to remain in place, simply waiting for the other agent to move away. By swapping the agent priorities, the agent moving into the contested node will be prevented from trying to plan a path into the node of the deferring agent on the next timestep.</w:t>
      </w:r>
    </w:p>
    <w:p w14:paraId="699D6CBA" w14:textId="7D1012B8" w:rsidR="00CB7882" w:rsidRDefault="000D247E" w:rsidP="00551891">
      <w:r>
        <w:t>This could produce cycling behavior. However, in open spaces conflicts should not happen to begin with. In constrained spaces the situation should eventually resolve into a position where one agent is entirely trapped. This then shifts from a vertex conflict situation to an edge conflict situation, which resolves as previously discussed.</w:t>
      </w:r>
    </w:p>
    <w:p w14:paraId="79B19C1C" w14:textId="018D7EE0" w:rsidR="000D247E" w:rsidRDefault="000D247E" w:rsidP="00551891">
      <w:r>
        <w:t xml:space="preserve">This algorithm for resolving the collisions is implemented in the mover scripts of algorithms in the WHCA* family of MAPF solutions using the functions </w:t>
      </w:r>
      <w:r w:rsidRPr="006158FB">
        <w:rPr>
          <w:rStyle w:val="CodeChar"/>
        </w:rPr>
        <w:t>comprehendAgentMotions</w:t>
      </w:r>
      <w:r>
        <w:t xml:space="preserve"> (builds out the dictionaries of motion which are evaluated for conflicts), </w:t>
      </w:r>
      <w:r w:rsidRPr="006158FB">
        <w:rPr>
          <w:rStyle w:val="CodeChar"/>
        </w:rPr>
        <w:t>checkForConflicts</w:t>
      </w:r>
      <w:r>
        <w:t xml:space="preserve"> (evaluates the motion dictionaries), </w:t>
      </w:r>
      <w:r w:rsidRPr="006158FB">
        <w:rPr>
          <w:rStyle w:val="CodeChar"/>
        </w:rPr>
        <w:t>resolveEdgeConflicts</w:t>
      </w:r>
      <w:r>
        <w:t xml:space="preserve"> (implementing the described edge conflict resolution strategy), and </w:t>
      </w:r>
      <w:r w:rsidRPr="006158FB">
        <w:rPr>
          <w:rStyle w:val="CodeChar"/>
        </w:rPr>
        <w:t>resolveNodeConflicts</w:t>
      </w:r>
      <w:r>
        <w:t xml:space="preserve"> (implementing the described node conflict resolution strategy). The current implementation directly mutates the state of the agents and immediately seeks paths to the goal which avoid further collisions, but there is no reason the behavior cannot be adjusted to make use of the state machine for the replanning procedure.</w:t>
      </w:r>
    </w:p>
    <w:p w14:paraId="09D8D75F" w14:textId="0E1E24D8" w:rsidR="000D247E" w:rsidRDefault="000D247E" w:rsidP="00551891">
      <w:r>
        <w:t>This strategy heavily utilizes the reservation table, which is adapted slightly from the baseline Cooperative A* implementation to mark off spacetime regions using the agents ID rather than simply declaring that a particular motion plan is possible or not.</w:t>
      </w:r>
      <w:r w:rsidR="006158FB">
        <w:t xml:space="preserve"> This allows agents to determine if they may overwrite other agent’s plans by comparing their IDs and placements in the current priority list.</w:t>
      </w:r>
    </w:p>
    <w:p w14:paraId="0FEC991C" w14:textId="5C9EEA40" w:rsidR="00C06FCC" w:rsidRDefault="000D247E" w:rsidP="00551891">
      <w:r>
        <w:t>Further, the reservation table needs to be managed in a manner which allows path reservations to be removed from the table as agents alter their plans.</w:t>
      </w:r>
    </w:p>
    <w:p w14:paraId="347A0A4C" w14:textId="72CAEFF1" w:rsidR="00C06FCC" w:rsidRPr="00551891" w:rsidRDefault="00C06FCC" w:rsidP="00551891">
      <w:pPr>
        <w:sectPr w:rsidR="00C06FCC" w:rsidRPr="00551891" w:rsidSect="004F56DA">
          <w:pgSz w:w="12240" w:h="15840"/>
          <w:pgMar w:top="2160" w:right="1440" w:bottom="1440" w:left="2160" w:header="1440" w:footer="1440" w:gutter="0"/>
          <w:cols w:space="720"/>
          <w:docGrid w:linePitch="360"/>
        </w:sectPr>
      </w:pPr>
    </w:p>
    <w:p w14:paraId="1BDCBAD7" w14:textId="2D7B9380" w:rsidR="00B56DF0" w:rsidRPr="00B56DF0" w:rsidRDefault="004B7CCB" w:rsidP="00B56DF0">
      <w:pPr>
        <w:pStyle w:val="Heading1"/>
      </w:pPr>
      <w:bookmarkStart w:id="241" w:name="_Toc151829399"/>
      <w:commentRangeStart w:id="242"/>
      <w:r>
        <w:lastRenderedPageBreak/>
        <w:t>References</w:t>
      </w:r>
      <w:bookmarkEnd w:id="241"/>
      <w:commentRangeEnd w:id="242"/>
      <w:r w:rsidR="009A4C2C">
        <w:rPr>
          <w:rStyle w:val="CommentReference"/>
          <w:rFonts w:eastAsiaTheme="minorHAnsi" w:cstheme="minorBidi"/>
          <w:caps w:val="0"/>
        </w:rPr>
        <w:commentReference w:id="242"/>
      </w:r>
    </w:p>
    <w:p w14:paraId="0D88B854" w14:textId="77777777" w:rsidR="00216E28" w:rsidRPr="00216E28" w:rsidRDefault="00D00657" w:rsidP="009A4C2C">
      <w:pPr>
        <w:pStyle w:val="Bibliography"/>
        <w:ind w:left="389" w:hanging="389"/>
        <w:jc w:val="left"/>
        <w:rPr>
          <w:rFonts w:cs="Times New Roman"/>
        </w:rPr>
        <w:pPrChange w:id="243" w:author="Tang, Ray" w:date="2023-11-30T23:38:00Z">
          <w:pPr>
            <w:pStyle w:val="Bibliography"/>
          </w:pPr>
        </w:pPrChange>
      </w:pPr>
      <w:r w:rsidRPr="001D0F92">
        <w:rPr>
          <w:rFonts w:asciiTheme="minorHAnsi" w:hAnsiTheme="minorHAnsi"/>
          <w:sz w:val="22"/>
        </w:rPr>
        <w:fldChar w:fldCharType="begin"/>
      </w:r>
      <w:r w:rsidR="00216E28">
        <w:instrText xml:space="preserve"> ADDIN ZOTERO_BIBL {"uncited":[],"omitted":[],"custom":[]} CSL_BIBLIOGRAPHY </w:instrText>
      </w:r>
      <w:r w:rsidRPr="001D0F92">
        <w:rPr>
          <w:rFonts w:asciiTheme="minorHAnsi" w:hAnsiTheme="minorHAnsi"/>
          <w:sz w:val="22"/>
        </w:rPr>
        <w:fldChar w:fldCharType="separate"/>
      </w:r>
      <w:r w:rsidR="00216E28" w:rsidRPr="00216E28">
        <w:rPr>
          <w:rFonts w:cs="Times New Roman"/>
        </w:rPr>
        <w:t>[1]</w:t>
      </w:r>
      <w:r w:rsidR="00216E28" w:rsidRPr="00216E28">
        <w:rPr>
          <w:rFonts w:cs="Times New Roman"/>
        </w:rPr>
        <w:tab/>
        <w:t>“Industrial robots,” KUKA AG. Accessed: Nov. 05, 2023. [Online]. Available: https://www.kuka.com/en-us/products/robotics-systems/industrial-robots</w:t>
      </w:r>
    </w:p>
    <w:p w14:paraId="51142F7A" w14:textId="77777777" w:rsidR="00216E28" w:rsidRPr="00216E28" w:rsidRDefault="00216E28" w:rsidP="009A4C2C">
      <w:pPr>
        <w:pStyle w:val="Bibliography"/>
        <w:ind w:left="389" w:hanging="389"/>
        <w:jc w:val="left"/>
        <w:rPr>
          <w:rFonts w:cs="Times New Roman"/>
        </w:rPr>
        <w:pPrChange w:id="244" w:author="Tang, Ray" w:date="2023-11-30T23:38:00Z">
          <w:pPr>
            <w:pStyle w:val="Bibliography"/>
          </w:pPr>
        </w:pPrChange>
      </w:pPr>
      <w:r w:rsidRPr="00216E28">
        <w:rPr>
          <w:rFonts w:cs="Times New Roman"/>
        </w:rPr>
        <w:t>[2]</w:t>
      </w:r>
      <w:r w:rsidRPr="00216E28">
        <w:rPr>
          <w:rFonts w:cs="Times New Roman"/>
        </w:rPr>
        <w:tab/>
        <w:t>mars.nasa.gov, “Summary | Rover,” NASA Mars Exploration. Accessed: Nov. 05, 2023. [Online]. Available: https://mars.nasa.gov/msl/spacecraft/rover/summary</w:t>
      </w:r>
    </w:p>
    <w:p w14:paraId="0E6E47AC" w14:textId="77777777" w:rsidR="00216E28" w:rsidRPr="00216E28" w:rsidRDefault="00216E28" w:rsidP="009A4C2C">
      <w:pPr>
        <w:pStyle w:val="Bibliography"/>
        <w:ind w:left="389" w:hanging="389"/>
        <w:jc w:val="left"/>
        <w:rPr>
          <w:rFonts w:cs="Times New Roman"/>
        </w:rPr>
        <w:pPrChange w:id="245" w:author="Tang, Ray" w:date="2023-11-30T23:38:00Z">
          <w:pPr>
            <w:pStyle w:val="Bibliography"/>
          </w:pPr>
        </w:pPrChange>
      </w:pPr>
      <w:r w:rsidRPr="00216E28">
        <w:rPr>
          <w:rFonts w:cs="Times New Roman"/>
        </w:rPr>
        <w:t>[3]</w:t>
      </w:r>
      <w:r w:rsidRPr="00216E28">
        <w:rPr>
          <w:rFonts w:cs="Times New Roman"/>
        </w:rPr>
        <w:tab/>
        <w:t xml:space="preserve">O. Salzman and R. Stern, “Research Challenges and Opportunities in Multi-Agent Path Finding and Multi-Agent Pickup and Delivery Problems,” </w:t>
      </w:r>
      <w:r w:rsidRPr="00216E28">
        <w:rPr>
          <w:rFonts w:cs="Times New Roman"/>
          <w:i/>
          <w:iCs/>
        </w:rPr>
        <w:t>N. Z.</w:t>
      </w:r>
      <w:r w:rsidRPr="00216E28">
        <w:rPr>
          <w:rFonts w:cs="Times New Roman"/>
        </w:rPr>
        <w:t>, 2020.</w:t>
      </w:r>
    </w:p>
    <w:p w14:paraId="37C037A0" w14:textId="77777777" w:rsidR="00216E28" w:rsidRPr="00216E28" w:rsidRDefault="00216E28" w:rsidP="009A4C2C">
      <w:pPr>
        <w:pStyle w:val="Bibliography"/>
        <w:ind w:left="389" w:hanging="389"/>
        <w:jc w:val="left"/>
        <w:rPr>
          <w:rFonts w:cs="Times New Roman"/>
        </w:rPr>
        <w:pPrChange w:id="246" w:author="Tang, Ray" w:date="2023-11-30T23:38:00Z">
          <w:pPr>
            <w:pStyle w:val="Bibliography"/>
          </w:pPr>
        </w:pPrChange>
      </w:pPr>
      <w:r w:rsidRPr="00216E28">
        <w:rPr>
          <w:rFonts w:cs="Times New Roman"/>
        </w:rPr>
        <w:t>[4]</w:t>
      </w:r>
      <w:r w:rsidRPr="00216E28">
        <w:rPr>
          <w:rFonts w:cs="Times New Roman"/>
        </w:rPr>
        <w:tab/>
        <w:t>B. van der List, “Boston Dynamics wants to change the world with its state-of-the-art robots,” Strategy+business. Accessed: Nov. 05, 2023. [Online]. Available: https://www.strategy-business.com/article/Boston-Dynamics-wants-to-change-the-world-with-its-state-of-the-art-robots</w:t>
      </w:r>
    </w:p>
    <w:p w14:paraId="6422BA0F" w14:textId="77777777" w:rsidR="00216E28" w:rsidRPr="00216E28" w:rsidRDefault="00216E28" w:rsidP="009A4C2C">
      <w:pPr>
        <w:pStyle w:val="Bibliography"/>
        <w:ind w:left="389" w:hanging="389"/>
        <w:jc w:val="left"/>
        <w:rPr>
          <w:rFonts w:cs="Times New Roman"/>
        </w:rPr>
        <w:pPrChange w:id="247" w:author="Tang, Ray" w:date="2023-11-30T23:38:00Z">
          <w:pPr>
            <w:pStyle w:val="Bibliography"/>
          </w:pPr>
        </w:pPrChange>
      </w:pPr>
      <w:r w:rsidRPr="00216E28">
        <w:rPr>
          <w:rFonts w:cs="Times New Roman"/>
        </w:rPr>
        <w:t>[5]</w:t>
      </w:r>
      <w:r w:rsidRPr="00216E28">
        <w:rPr>
          <w:rFonts w:cs="Times New Roman"/>
        </w:rPr>
        <w:tab/>
        <w:t>J. Dorrier, “Agility’s New Factory Can Crank Out 10,000 Humanoid Robots a Year,” Singularity Hub. Accessed: Nov. 05, 2023. [Online]. Available: https://singularityhub.com/2023/09/20/agilitys-new-factory-can-crank-out-10000-humanoid-robots-a-year/</w:t>
      </w:r>
    </w:p>
    <w:p w14:paraId="2348AF7C" w14:textId="77777777" w:rsidR="00216E28" w:rsidRPr="00216E28" w:rsidRDefault="00216E28" w:rsidP="009A4C2C">
      <w:pPr>
        <w:pStyle w:val="Bibliography"/>
        <w:ind w:left="389" w:hanging="389"/>
        <w:jc w:val="left"/>
        <w:rPr>
          <w:rFonts w:cs="Times New Roman"/>
        </w:rPr>
        <w:pPrChange w:id="248" w:author="Tang, Ray" w:date="2023-11-30T23:38:00Z">
          <w:pPr>
            <w:pStyle w:val="Bibliography"/>
          </w:pPr>
        </w:pPrChange>
      </w:pPr>
      <w:r w:rsidRPr="00216E28">
        <w:rPr>
          <w:rFonts w:cs="Times New Roman"/>
        </w:rPr>
        <w:t>[6]</w:t>
      </w:r>
      <w:r w:rsidRPr="00216E28">
        <w:rPr>
          <w:rFonts w:cs="Times New Roman"/>
        </w:rPr>
        <w:tab/>
        <w:t>“How Amazon deploys robots in its operations facilities.” Accessed: Nov. 05, 2023. [Online]. Available: https://www.aboutamazon.com/news/operations/how-amazon-deploys-robots-in-its-operations-facilities</w:t>
      </w:r>
    </w:p>
    <w:p w14:paraId="36810050" w14:textId="77777777" w:rsidR="00216E28" w:rsidRPr="00216E28" w:rsidRDefault="00216E28" w:rsidP="009A4C2C">
      <w:pPr>
        <w:pStyle w:val="Bibliography"/>
        <w:ind w:left="389" w:hanging="389"/>
        <w:jc w:val="left"/>
        <w:rPr>
          <w:rFonts w:cs="Times New Roman"/>
        </w:rPr>
        <w:pPrChange w:id="249" w:author="Tang, Ray" w:date="2023-11-30T23:38:00Z">
          <w:pPr>
            <w:pStyle w:val="Bibliography"/>
          </w:pPr>
        </w:pPrChange>
      </w:pPr>
      <w:r w:rsidRPr="00216E28">
        <w:rPr>
          <w:rFonts w:cs="Times New Roman"/>
        </w:rPr>
        <w:t>[7]</w:t>
      </w:r>
      <w:r w:rsidRPr="00216E28">
        <w:rPr>
          <w:rFonts w:cs="Times New Roman"/>
        </w:rPr>
        <w:tab/>
        <w:t>“Automation, robotics, and the factory of the future | McKinsey.” Accessed: Nov. 05, 2023. [Online]. Available: https://www.mckinsey.com/capabilities/operations/our-insights/automation-robotics-and-the-factory-of-the-future</w:t>
      </w:r>
    </w:p>
    <w:p w14:paraId="0DF5D5DB" w14:textId="77777777" w:rsidR="00216E28" w:rsidRPr="00216E28" w:rsidRDefault="00216E28" w:rsidP="009A4C2C">
      <w:pPr>
        <w:pStyle w:val="Bibliography"/>
        <w:ind w:left="389" w:hanging="389"/>
        <w:jc w:val="left"/>
        <w:rPr>
          <w:rFonts w:cs="Times New Roman"/>
        </w:rPr>
        <w:pPrChange w:id="250" w:author="Tang, Ray" w:date="2023-11-30T23:38:00Z">
          <w:pPr>
            <w:pStyle w:val="Bibliography"/>
          </w:pPr>
        </w:pPrChange>
      </w:pPr>
      <w:r w:rsidRPr="00216E28">
        <w:rPr>
          <w:rFonts w:cs="Times New Roman"/>
        </w:rPr>
        <w:t>[8]</w:t>
      </w:r>
      <w:r w:rsidRPr="00216E28">
        <w:rPr>
          <w:rFonts w:cs="Times New Roman"/>
        </w:rPr>
        <w:tab/>
        <w:t>J. Prisco, “Why online supermarket Ocado wants to take the human touch out of groceries,” CNN. Accessed: Nov. 05, 2023. [Online]. Available: https://www.cnn.com/2021/04/26/world/ocado-supermarket-robot-warehouse-spc-intl/index.html</w:t>
      </w:r>
    </w:p>
    <w:p w14:paraId="2B19EF67" w14:textId="77777777" w:rsidR="00216E28" w:rsidRPr="00216E28" w:rsidRDefault="00216E28" w:rsidP="009A4C2C">
      <w:pPr>
        <w:pStyle w:val="Bibliography"/>
        <w:ind w:left="389" w:hanging="389"/>
        <w:jc w:val="left"/>
        <w:rPr>
          <w:rFonts w:cs="Times New Roman"/>
        </w:rPr>
        <w:pPrChange w:id="251" w:author="Tang, Ray" w:date="2023-11-30T23:38:00Z">
          <w:pPr>
            <w:pStyle w:val="Bibliography"/>
          </w:pPr>
        </w:pPrChange>
      </w:pPr>
      <w:r w:rsidRPr="00216E28">
        <w:rPr>
          <w:rFonts w:cs="Times New Roman"/>
        </w:rPr>
        <w:t>[9]</w:t>
      </w:r>
      <w:r w:rsidRPr="00216E28">
        <w:rPr>
          <w:rFonts w:cs="Times New Roman"/>
        </w:rPr>
        <w:tab/>
        <w:t>O. Majerech, “Solving Algorithms for Multi-agent Path Planning with Dynamic Obstacles”.</w:t>
      </w:r>
    </w:p>
    <w:p w14:paraId="1D0208C7" w14:textId="77777777" w:rsidR="00216E28" w:rsidRPr="00216E28" w:rsidRDefault="00216E28" w:rsidP="009A4C2C">
      <w:pPr>
        <w:pStyle w:val="Bibliography"/>
        <w:ind w:left="389" w:hanging="389"/>
        <w:jc w:val="left"/>
        <w:rPr>
          <w:rFonts w:cs="Times New Roman"/>
        </w:rPr>
        <w:pPrChange w:id="252" w:author="Tang, Ray" w:date="2023-11-30T23:38:00Z">
          <w:pPr>
            <w:pStyle w:val="Bibliography"/>
          </w:pPr>
        </w:pPrChange>
      </w:pPr>
      <w:r w:rsidRPr="00216E28">
        <w:rPr>
          <w:rFonts w:cs="Times New Roman"/>
        </w:rPr>
        <w:t>[10]</w:t>
      </w:r>
      <w:r w:rsidRPr="00216E28">
        <w:rPr>
          <w:rFonts w:cs="Times New Roman"/>
        </w:rPr>
        <w:tab/>
        <w:t xml:space="preserve">D. Šišlák, P. Volf, and M. Pěchouček, “Agent-Based Cooperative Decentralized Airplane-Collision Avoidance,” </w:t>
      </w:r>
      <w:r w:rsidRPr="00216E28">
        <w:rPr>
          <w:rFonts w:cs="Times New Roman"/>
          <w:i/>
          <w:iCs/>
        </w:rPr>
        <w:t>IEEE Trans. Intell. Transp. Syst.</w:t>
      </w:r>
      <w:r w:rsidRPr="00216E28">
        <w:rPr>
          <w:rFonts w:cs="Times New Roman"/>
        </w:rPr>
        <w:t>, vol. 12, no. 1, pp. 36–46, Mar. 2011, doi: 10.1109/TITS.2010.2057246.</w:t>
      </w:r>
    </w:p>
    <w:p w14:paraId="72178345" w14:textId="77777777" w:rsidR="00216E28" w:rsidRPr="00216E28" w:rsidRDefault="00216E28" w:rsidP="009A4C2C">
      <w:pPr>
        <w:pStyle w:val="Bibliography"/>
        <w:ind w:left="389" w:hanging="389"/>
        <w:jc w:val="left"/>
        <w:rPr>
          <w:rFonts w:cs="Times New Roman"/>
        </w:rPr>
        <w:pPrChange w:id="253" w:author="Tang, Ray" w:date="2023-11-30T23:38:00Z">
          <w:pPr>
            <w:pStyle w:val="Bibliography"/>
          </w:pPr>
        </w:pPrChange>
      </w:pPr>
      <w:r w:rsidRPr="00216E28">
        <w:rPr>
          <w:rFonts w:cs="Times New Roman"/>
        </w:rPr>
        <w:t>[11]</w:t>
      </w:r>
      <w:r w:rsidRPr="00216E28">
        <w:rPr>
          <w:rFonts w:cs="Times New Roman"/>
        </w:rPr>
        <w:tab/>
        <w:t xml:space="preserve">R. Stern </w:t>
      </w:r>
      <w:r w:rsidRPr="00216E28">
        <w:rPr>
          <w:rFonts w:cs="Times New Roman"/>
          <w:i/>
          <w:iCs/>
        </w:rPr>
        <w:t>et al.</w:t>
      </w:r>
      <w:r w:rsidRPr="00216E28">
        <w:rPr>
          <w:rFonts w:cs="Times New Roman"/>
        </w:rPr>
        <w:t xml:space="preserve">, “Multi-Agent Pathfinding: Definitions, Variants, and Benchmarks,” </w:t>
      </w:r>
      <w:r w:rsidRPr="00216E28">
        <w:rPr>
          <w:rFonts w:cs="Times New Roman"/>
          <w:i/>
          <w:iCs/>
        </w:rPr>
        <w:t>Proc. Int. Symp. Comb. Search</w:t>
      </w:r>
      <w:r w:rsidRPr="00216E28">
        <w:rPr>
          <w:rFonts w:cs="Times New Roman"/>
        </w:rPr>
        <w:t>, vol. 10, no. 1, pp. 151–158, Sep. 2021, doi: 10.1609/socs.v10i1.18510.</w:t>
      </w:r>
    </w:p>
    <w:p w14:paraId="0B13EB20" w14:textId="77777777" w:rsidR="00216E28" w:rsidRPr="00216E28" w:rsidRDefault="00216E28" w:rsidP="009A4C2C">
      <w:pPr>
        <w:pStyle w:val="Bibliography"/>
        <w:ind w:left="389" w:hanging="389"/>
        <w:jc w:val="left"/>
        <w:rPr>
          <w:rFonts w:cs="Times New Roman"/>
        </w:rPr>
        <w:pPrChange w:id="254" w:author="Tang, Ray" w:date="2023-11-30T23:38:00Z">
          <w:pPr>
            <w:pStyle w:val="Bibliography"/>
          </w:pPr>
        </w:pPrChange>
      </w:pPr>
      <w:r w:rsidRPr="00216E28">
        <w:rPr>
          <w:rFonts w:cs="Times New Roman"/>
        </w:rPr>
        <w:t>[12]</w:t>
      </w:r>
      <w:r w:rsidRPr="00216E28">
        <w:rPr>
          <w:rFonts w:cs="Times New Roman"/>
        </w:rPr>
        <w:tab/>
        <w:t>H. Ma, J. Li, T. K. S. Kumar, and S. Koenig, “Lifelong Multi-Agent Path Finding for Online Pickup and Delivery Tasks.” arXiv, May 30, 2017. Accessed: Nov. 05, 2023. [Online]. Available: http://arxiv.org/abs/1705.10868</w:t>
      </w:r>
    </w:p>
    <w:p w14:paraId="162FE43F" w14:textId="77777777" w:rsidR="00216E28" w:rsidRPr="00216E28" w:rsidRDefault="00216E28" w:rsidP="009A4C2C">
      <w:pPr>
        <w:pStyle w:val="Bibliography"/>
        <w:ind w:left="389" w:hanging="389"/>
        <w:jc w:val="left"/>
        <w:rPr>
          <w:rFonts w:cs="Times New Roman"/>
        </w:rPr>
        <w:pPrChange w:id="255" w:author="Tang, Ray" w:date="2023-11-30T23:38:00Z">
          <w:pPr>
            <w:pStyle w:val="Bibliography"/>
          </w:pPr>
        </w:pPrChange>
      </w:pPr>
      <w:r w:rsidRPr="00216E28">
        <w:rPr>
          <w:rFonts w:cs="Times New Roman"/>
        </w:rPr>
        <w:t>[13]</w:t>
      </w:r>
      <w:r w:rsidRPr="00216E28">
        <w:rPr>
          <w:rFonts w:cs="Times New Roman"/>
        </w:rPr>
        <w:tab/>
        <w:t>A. Prorok, M. Malencia, L. Carlone, G. S. Sukhatme, B. M. Sadler, and V. Kumar, “Beyond Robustness: A Taxonomy of Approaches towards Resilient Multi-Robot Systems.” arXiv, Sep. 25, 2021. Accessed: Nov. 05, 2023. [Online]. Available: http://arxiv.org/abs/2109.12343</w:t>
      </w:r>
    </w:p>
    <w:p w14:paraId="46541283" w14:textId="77777777" w:rsidR="00216E28" w:rsidRPr="00216E28" w:rsidRDefault="00216E28" w:rsidP="009A4C2C">
      <w:pPr>
        <w:pStyle w:val="Bibliography"/>
        <w:ind w:left="389" w:hanging="389"/>
        <w:jc w:val="left"/>
        <w:rPr>
          <w:rFonts w:cs="Times New Roman"/>
        </w:rPr>
        <w:pPrChange w:id="256" w:author="Tang, Ray" w:date="2023-11-30T23:38:00Z">
          <w:pPr>
            <w:pStyle w:val="Bibliography"/>
          </w:pPr>
        </w:pPrChange>
      </w:pPr>
      <w:r w:rsidRPr="00216E28">
        <w:rPr>
          <w:rFonts w:cs="Times New Roman"/>
        </w:rPr>
        <w:t>[14]</w:t>
      </w:r>
      <w:r w:rsidRPr="00216E28">
        <w:rPr>
          <w:rFonts w:cs="Times New Roman"/>
        </w:rPr>
        <w:tab/>
        <w:t xml:space="preserve">P. E. Hart, N. J. Nilsson, and B. Raphael, “A Formal Basis for the Heuristic Determination of Minimum Cost Paths,” </w:t>
      </w:r>
      <w:r w:rsidRPr="00216E28">
        <w:rPr>
          <w:rFonts w:cs="Times New Roman"/>
          <w:i/>
          <w:iCs/>
        </w:rPr>
        <w:t>IEEE Trans. Syst. Sci. Cybern.</w:t>
      </w:r>
      <w:r w:rsidRPr="00216E28">
        <w:rPr>
          <w:rFonts w:cs="Times New Roman"/>
        </w:rPr>
        <w:t>, vol. 4, no. 2, pp. 100–107, Jul. 1968, doi: 10.1109/TSSC.1968.300136.</w:t>
      </w:r>
    </w:p>
    <w:p w14:paraId="22570C53" w14:textId="77777777" w:rsidR="00216E28" w:rsidRPr="00216E28" w:rsidRDefault="00216E28" w:rsidP="009A4C2C">
      <w:pPr>
        <w:pStyle w:val="Bibliography"/>
        <w:ind w:left="389" w:hanging="389"/>
        <w:jc w:val="left"/>
        <w:rPr>
          <w:rFonts w:cs="Times New Roman"/>
        </w:rPr>
        <w:pPrChange w:id="257" w:author="Tang, Ray" w:date="2023-11-30T23:38:00Z">
          <w:pPr>
            <w:pStyle w:val="Bibliography"/>
          </w:pPr>
        </w:pPrChange>
      </w:pPr>
      <w:r w:rsidRPr="00216E28">
        <w:rPr>
          <w:rFonts w:cs="Times New Roman"/>
        </w:rPr>
        <w:lastRenderedPageBreak/>
        <w:t>[15]</w:t>
      </w:r>
      <w:r w:rsidRPr="00216E28">
        <w:rPr>
          <w:rFonts w:cs="Times New Roman"/>
        </w:rPr>
        <w:tab/>
        <w:t xml:space="preserve">G. Sharon, R. Stern, A. Felner, and N. Sturtevant, “Conflict-Based Search For Optimal Multi-Agent Path Finding,” </w:t>
      </w:r>
      <w:r w:rsidRPr="00216E28">
        <w:rPr>
          <w:rFonts w:cs="Times New Roman"/>
          <w:i/>
          <w:iCs/>
        </w:rPr>
        <w:t>Proc. AAAI Conf. Artif. Intell.</w:t>
      </w:r>
      <w:r w:rsidRPr="00216E28">
        <w:rPr>
          <w:rFonts w:cs="Times New Roman"/>
        </w:rPr>
        <w:t>, vol. 26, no. 1, Art. no. 1, 2012, doi: 10.1609/aaai.v26i1.8140.</w:t>
      </w:r>
    </w:p>
    <w:p w14:paraId="008092BD" w14:textId="77777777" w:rsidR="00216E28" w:rsidRPr="00216E28" w:rsidRDefault="00216E28" w:rsidP="009A4C2C">
      <w:pPr>
        <w:pStyle w:val="Bibliography"/>
        <w:ind w:left="389" w:hanging="389"/>
        <w:jc w:val="left"/>
        <w:rPr>
          <w:rFonts w:cs="Times New Roman"/>
        </w:rPr>
        <w:pPrChange w:id="258" w:author="Tang, Ray" w:date="2023-11-30T23:38:00Z">
          <w:pPr>
            <w:pStyle w:val="Bibliography"/>
          </w:pPr>
        </w:pPrChange>
      </w:pPr>
      <w:r w:rsidRPr="00216E28">
        <w:rPr>
          <w:rFonts w:cs="Times New Roman"/>
        </w:rPr>
        <w:t>[16]</w:t>
      </w:r>
      <w:r w:rsidRPr="00216E28">
        <w:rPr>
          <w:rFonts w:cs="Times New Roman"/>
        </w:rPr>
        <w:tab/>
        <w:t xml:space="preserve">G. Sartoretti </w:t>
      </w:r>
      <w:r w:rsidRPr="00216E28">
        <w:rPr>
          <w:rFonts w:cs="Times New Roman"/>
          <w:i/>
          <w:iCs/>
        </w:rPr>
        <w:t>et al.</w:t>
      </w:r>
      <w:r w:rsidRPr="00216E28">
        <w:rPr>
          <w:rFonts w:cs="Times New Roman"/>
        </w:rPr>
        <w:t xml:space="preserve">, “PRIMAL: Pathfinding via Reinforcement and Imitation Multi-Agent Learning,” </w:t>
      </w:r>
      <w:r w:rsidRPr="00216E28">
        <w:rPr>
          <w:rFonts w:cs="Times New Roman"/>
          <w:i/>
          <w:iCs/>
        </w:rPr>
        <w:t>IEEE Robot. Autom. Lett.</w:t>
      </w:r>
      <w:r w:rsidRPr="00216E28">
        <w:rPr>
          <w:rFonts w:cs="Times New Roman"/>
        </w:rPr>
        <w:t>, vol. 4, no. 3, pp. 2378–2385, Jul. 2019, doi: 10.1109/LRA.2019.2903261.</w:t>
      </w:r>
    </w:p>
    <w:p w14:paraId="5F8A142E" w14:textId="77777777" w:rsidR="00216E28" w:rsidRPr="00216E28" w:rsidRDefault="00216E28" w:rsidP="009A4C2C">
      <w:pPr>
        <w:pStyle w:val="Bibliography"/>
        <w:ind w:left="389" w:hanging="389"/>
        <w:jc w:val="left"/>
        <w:rPr>
          <w:rFonts w:cs="Times New Roman"/>
        </w:rPr>
        <w:pPrChange w:id="259" w:author="Tang, Ray" w:date="2023-11-30T23:38:00Z">
          <w:pPr>
            <w:pStyle w:val="Bibliography"/>
          </w:pPr>
        </w:pPrChange>
      </w:pPr>
      <w:r w:rsidRPr="00216E28">
        <w:rPr>
          <w:rFonts w:cs="Times New Roman"/>
        </w:rPr>
        <w:t>[17]</w:t>
      </w:r>
      <w:r w:rsidRPr="00216E28">
        <w:rPr>
          <w:rFonts w:cs="Times New Roman"/>
        </w:rPr>
        <w:tab/>
        <w:t xml:space="preserve">R. Luna and K. E. Bekris, “Efficient and complete centralized multi-robot path planning,” in </w:t>
      </w:r>
      <w:r w:rsidRPr="00216E28">
        <w:rPr>
          <w:rFonts w:cs="Times New Roman"/>
          <w:i/>
          <w:iCs/>
        </w:rPr>
        <w:t>2011 IEEE/RSJ International Conference on Intelligent Robots and Systems</w:t>
      </w:r>
      <w:r w:rsidRPr="00216E28">
        <w:rPr>
          <w:rFonts w:cs="Times New Roman"/>
        </w:rPr>
        <w:t>, San Francisco, CA: IEEE, Sep. 2011, pp. 3268–3275. doi: 10.1109/IROS.2011.6095085.</w:t>
      </w:r>
    </w:p>
    <w:p w14:paraId="4F351967" w14:textId="77777777" w:rsidR="00216E28" w:rsidRPr="00216E28" w:rsidRDefault="00216E28" w:rsidP="009A4C2C">
      <w:pPr>
        <w:pStyle w:val="Bibliography"/>
        <w:ind w:left="389" w:hanging="389"/>
        <w:jc w:val="left"/>
        <w:rPr>
          <w:rFonts w:cs="Times New Roman"/>
        </w:rPr>
        <w:pPrChange w:id="260" w:author="Tang, Ray" w:date="2023-11-30T23:38:00Z">
          <w:pPr>
            <w:pStyle w:val="Bibliography"/>
          </w:pPr>
        </w:pPrChange>
      </w:pPr>
      <w:r w:rsidRPr="00216E28">
        <w:rPr>
          <w:rFonts w:cs="Times New Roman"/>
        </w:rPr>
        <w:t>[18]</w:t>
      </w:r>
      <w:r w:rsidRPr="00216E28">
        <w:rPr>
          <w:rFonts w:cs="Times New Roman"/>
        </w:rPr>
        <w:tab/>
        <w:t xml:space="preserve">D. Silver, “Cooperative Pathfinding,” </w:t>
      </w:r>
      <w:r w:rsidRPr="00216E28">
        <w:rPr>
          <w:rFonts w:cs="Times New Roman"/>
          <w:i/>
          <w:iCs/>
        </w:rPr>
        <w:t>Proc. AAAI Conf. Artif. Intell. Interact. Digit. Entertain.</w:t>
      </w:r>
      <w:r w:rsidRPr="00216E28">
        <w:rPr>
          <w:rFonts w:cs="Times New Roman"/>
        </w:rPr>
        <w:t>, vol. 1, no. 1, pp. 117–122, Sep. 2021, doi: 10.1609/aiide.v1i1.18726.</w:t>
      </w:r>
    </w:p>
    <w:p w14:paraId="431C70EA" w14:textId="77777777" w:rsidR="00216E28" w:rsidRPr="00216E28" w:rsidRDefault="00216E28" w:rsidP="009A4C2C">
      <w:pPr>
        <w:pStyle w:val="Bibliography"/>
        <w:ind w:left="389" w:hanging="389"/>
        <w:jc w:val="left"/>
        <w:rPr>
          <w:rFonts w:cs="Times New Roman"/>
        </w:rPr>
        <w:pPrChange w:id="261" w:author="Tang, Ray" w:date="2023-11-30T23:38:00Z">
          <w:pPr>
            <w:pStyle w:val="Bibliography"/>
          </w:pPr>
        </w:pPrChange>
      </w:pPr>
      <w:r w:rsidRPr="00216E28">
        <w:rPr>
          <w:rFonts w:cs="Times New Roman"/>
        </w:rPr>
        <w:t>[19]</w:t>
      </w:r>
      <w:r w:rsidRPr="00216E28">
        <w:rPr>
          <w:rFonts w:cs="Times New Roman"/>
        </w:rPr>
        <w:tab/>
        <w:t>K.-H. C. Wang and A. Botea, “MAPP: a Scalable Multi-Agent Path Planning Algorithm with Tractability and Completeness Guarantees”.</w:t>
      </w:r>
    </w:p>
    <w:p w14:paraId="35249B72" w14:textId="77777777" w:rsidR="00216E28" w:rsidRPr="00216E28" w:rsidRDefault="00216E28" w:rsidP="009A4C2C">
      <w:pPr>
        <w:pStyle w:val="Bibliography"/>
        <w:ind w:left="389" w:hanging="389"/>
        <w:jc w:val="left"/>
        <w:rPr>
          <w:rFonts w:cs="Times New Roman"/>
        </w:rPr>
        <w:pPrChange w:id="262" w:author="Tang, Ray" w:date="2023-11-30T23:38:00Z">
          <w:pPr>
            <w:pStyle w:val="Bibliography"/>
          </w:pPr>
        </w:pPrChange>
      </w:pPr>
      <w:r w:rsidRPr="00216E28">
        <w:rPr>
          <w:rFonts w:cs="Times New Roman"/>
        </w:rPr>
        <w:t>[20]</w:t>
      </w:r>
      <w:r w:rsidRPr="00216E28">
        <w:rPr>
          <w:rFonts w:cs="Times New Roman"/>
        </w:rPr>
        <w:tab/>
        <w:t xml:space="preserve">J. Kottinger, S. Almagor, and M. Lahijanian, “Conflict-Based Search for Explainable Multi-Agent Path Finding,” </w:t>
      </w:r>
      <w:r w:rsidRPr="00216E28">
        <w:rPr>
          <w:rFonts w:cs="Times New Roman"/>
          <w:i/>
          <w:iCs/>
        </w:rPr>
        <w:t>Proc. Int. Conf. Autom. Plan. Sched.</w:t>
      </w:r>
      <w:r w:rsidRPr="00216E28">
        <w:rPr>
          <w:rFonts w:cs="Times New Roman"/>
        </w:rPr>
        <w:t>, vol. 32, pp. 692–700, Jun. 2022, doi: 10.1609/icaps.v32i1.19859.</w:t>
      </w:r>
    </w:p>
    <w:p w14:paraId="586C4778" w14:textId="77777777" w:rsidR="00216E28" w:rsidRPr="00216E28" w:rsidRDefault="00216E28" w:rsidP="009A4C2C">
      <w:pPr>
        <w:pStyle w:val="Bibliography"/>
        <w:ind w:left="389" w:hanging="389"/>
        <w:jc w:val="left"/>
        <w:rPr>
          <w:rFonts w:cs="Times New Roman"/>
        </w:rPr>
        <w:pPrChange w:id="263" w:author="Tang, Ray" w:date="2023-11-30T23:38:00Z">
          <w:pPr>
            <w:pStyle w:val="Bibliography"/>
          </w:pPr>
        </w:pPrChange>
      </w:pPr>
      <w:r w:rsidRPr="00216E28">
        <w:rPr>
          <w:rFonts w:cs="Times New Roman"/>
        </w:rPr>
        <w:t>[21]</w:t>
      </w:r>
      <w:r w:rsidRPr="00216E28">
        <w:rPr>
          <w:rFonts w:cs="Times New Roman"/>
        </w:rPr>
        <w:tab/>
        <w:t xml:space="preserve">P. Surynek, “A novel approach to path planning for multiple robots in bi-connected graphs,” in </w:t>
      </w:r>
      <w:r w:rsidRPr="00216E28">
        <w:rPr>
          <w:rFonts w:cs="Times New Roman"/>
          <w:i/>
          <w:iCs/>
        </w:rPr>
        <w:t>2009 IEEE International Conference on Robotics and Automation</w:t>
      </w:r>
      <w:r w:rsidRPr="00216E28">
        <w:rPr>
          <w:rFonts w:cs="Times New Roman"/>
        </w:rPr>
        <w:t>, Kobe: IEEE, May 2009, pp. 3613–3619. doi: 10.1109/ROBOT.2009.5152326.</w:t>
      </w:r>
    </w:p>
    <w:p w14:paraId="4CFEA561" w14:textId="77777777" w:rsidR="00216E28" w:rsidRPr="00216E28" w:rsidRDefault="00216E28" w:rsidP="009A4C2C">
      <w:pPr>
        <w:pStyle w:val="Bibliography"/>
        <w:ind w:left="389" w:hanging="389"/>
        <w:jc w:val="left"/>
        <w:rPr>
          <w:rFonts w:cs="Times New Roman"/>
        </w:rPr>
        <w:pPrChange w:id="264" w:author="Tang, Ray" w:date="2023-11-30T23:38:00Z">
          <w:pPr>
            <w:pStyle w:val="Bibliography"/>
          </w:pPr>
        </w:pPrChange>
      </w:pPr>
      <w:r w:rsidRPr="00216E28">
        <w:rPr>
          <w:rFonts w:cs="Times New Roman"/>
        </w:rPr>
        <w:t>[22]</w:t>
      </w:r>
      <w:r w:rsidRPr="00216E28">
        <w:rPr>
          <w:rFonts w:cs="Times New Roman"/>
        </w:rPr>
        <w:tab/>
        <w:t>N. Franke, “gdmapf.” Sep. 14, 2023. Accessed: Nov. 05, 2023. [Online]. Available: https://github.com/nathanfranke/gdmapf</w:t>
      </w:r>
    </w:p>
    <w:p w14:paraId="601B4B75" w14:textId="77777777" w:rsidR="00216E28" w:rsidRPr="00216E28" w:rsidRDefault="00216E28" w:rsidP="009A4C2C">
      <w:pPr>
        <w:pStyle w:val="Bibliography"/>
        <w:ind w:left="389" w:hanging="389"/>
        <w:jc w:val="left"/>
        <w:rPr>
          <w:rFonts w:cs="Times New Roman"/>
        </w:rPr>
        <w:pPrChange w:id="265" w:author="Tang, Ray" w:date="2023-11-30T23:38:00Z">
          <w:pPr>
            <w:pStyle w:val="Bibliography"/>
          </w:pPr>
        </w:pPrChange>
      </w:pPr>
      <w:r w:rsidRPr="00216E28">
        <w:rPr>
          <w:rFonts w:cs="Times New Roman"/>
        </w:rPr>
        <w:t>[23]</w:t>
      </w:r>
      <w:r w:rsidRPr="00216E28">
        <w:rPr>
          <w:rFonts w:cs="Times New Roman"/>
        </w:rPr>
        <w:tab/>
        <w:t>K. Okumura, “mapf-IR.” Nov. 01, 2023. Accessed: Nov. 05, 2023. [Online]. Available: https://github.com/Kei18/mapf-IR</w:t>
      </w:r>
    </w:p>
    <w:p w14:paraId="122AC3D0" w14:textId="77777777" w:rsidR="00216E28" w:rsidRPr="00216E28" w:rsidRDefault="00216E28" w:rsidP="009A4C2C">
      <w:pPr>
        <w:pStyle w:val="Bibliography"/>
        <w:ind w:left="389" w:hanging="389"/>
        <w:jc w:val="left"/>
        <w:rPr>
          <w:rFonts w:cs="Times New Roman"/>
        </w:rPr>
        <w:pPrChange w:id="266" w:author="Tang, Ray" w:date="2023-11-30T23:38:00Z">
          <w:pPr>
            <w:pStyle w:val="Bibliography"/>
          </w:pPr>
        </w:pPrChange>
      </w:pPr>
      <w:r w:rsidRPr="00216E28">
        <w:rPr>
          <w:rFonts w:cs="Times New Roman"/>
        </w:rPr>
        <w:t>[24]</w:t>
      </w:r>
      <w:r w:rsidRPr="00216E28">
        <w:rPr>
          <w:rFonts w:cs="Times New Roman"/>
        </w:rPr>
        <w:tab/>
        <w:t>E. Lam, “BCP-MAPF.” Oct. 13, 2023. Accessed: Nov. 05, 2023. [Online]. Available: https://github.com/ed-lam/bcp-mapf</w:t>
      </w:r>
    </w:p>
    <w:p w14:paraId="0DA6C327" w14:textId="77777777" w:rsidR="00216E28" w:rsidRPr="00216E28" w:rsidRDefault="00216E28" w:rsidP="009A4C2C">
      <w:pPr>
        <w:pStyle w:val="Bibliography"/>
        <w:ind w:left="389" w:hanging="389"/>
        <w:jc w:val="left"/>
        <w:rPr>
          <w:rFonts w:cs="Times New Roman"/>
        </w:rPr>
        <w:pPrChange w:id="267" w:author="Tang, Ray" w:date="2023-11-30T23:38:00Z">
          <w:pPr>
            <w:pStyle w:val="Bibliography"/>
          </w:pPr>
        </w:pPrChange>
      </w:pPr>
      <w:r w:rsidRPr="00216E28">
        <w:rPr>
          <w:rFonts w:cs="Times New Roman"/>
        </w:rPr>
        <w:t>[25]</w:t>
      </w:r>
      <w:r w:rsidRPr="00216E28">
        <w:rPr>
          <w:rFonts w:cs="Times New Roman"/>
        </w:rPr>
        <w:tab/>
        <w:t>A. Bose, “Multi-Agent path planning in Python.” Nov. 04, 2023. Accessed: Nov. 05, 2023. [Online]. Available: https://github.com/atb033/multi_agent_path_planning</w:t>
      </w:r>
    </w:p>
    <w:p w14:paraId="519978AC" w14:textId="77777777" w:rsidR="00216E28" w:rsidRPr="00216E28" w:rsidRDefault="00216E28" w:rsidP="009A4C2C">
      <w:pPr>
        <w:pStyle w:val="Bibliography"/>
        <w:ind w:left="389" w:hanging="389"/>
        <w:jc w:val="left"/>
        <w:rPr>
          <w:rFonts w:cs="Times New Roman"/>
        </w:rPr>
        <w:pPrChange w:id="268" w:author="Tang, Ray" w:date="2023-11-30T23:38:00Z">
          <w:pPr>
            <w:pStyle w:val="Bibliography"/>
          </w:pPr>
        </w:pPrChange>
      </w:pPr>
      <w:r w:rsidRPr="00216E28">
        <w:rPr>
          <w:rFonts w:cs="Times New Roman"/>
        </w:rPr>
        <w:t>[26]</w:t>
      </w:r>
      <w:r w:rsidRPr="00216E28">
        <w:rPr>
          <w:rFonts w:cs="Times New Roman"/>
        </w:rPr>
        <w:tab/>
        <w:t>H. Peng, “Multi-Agent Path Finding.” Nov. 05, 2023. Accessed: Nov. 05, 2023. [Online]. Available: https://github.com/GavinPHR/Multi-Agent-Path-Finding</w:t>
      </w:r>
    </w:p>
    <w:p w14:paraId="07B73F98" w14:textId="77777777" w:rsidR="00216E28" w:rsidRPr="00216E28" w:rsidRDefault="00216E28" w:rsidP="009A4C2C">
      <w:pPr>
        <w:pStyle w:val="Bibliography"/>
        <w:ind w:left="389" w:hanging="389"/>
        <w:jc w:val="left"/>
        <w:rPr>
          <w:rFonts w:cs="Times New Roman"/>
        </w:rPr>
        <w:pPrChange w:id="269" w:author="Tang, Ray" w:date="2023-11-30T23:38:00Z">
          <w:pPr>
            <w:pStyle w:val="Bibliography"/>
          </w:pPr>
        </w:pPrChange>
      </w:pPr>
      <w:r w:rsidRPr="00216E28">
        <w:rPr>
          <w:rFonts w:cs="Times New Roman"/>
        </w:rPr>
        <w:t>[27]</w:t>
      </w:r>
      <w:r w:rsidRPr="00216E28">
        <w:rPr>
          <w:rFonts w:cs="Times New Roman"/>
        </w:rPr>
        <w:tab/>
        <w:t>“Tile Basic - About.” Accessed: Nov. 19, 2023. [Online]. Available: https://multilingual-coder.github.io/tilebasic/about.html</w:t>
      </w:r>
    </w:p>
    <w:p w14:paraId="1C0F6D48" w14:textId="77777777" w:rsidR="00216E28" w:rsidRPr="00216E28" w:rsidRDefault="00216E28" w:rsidP="009A4C2C">
      <w:pPr>
        <w:pStyle w:val="Bibliography"/>
        <w:ind w:left="389" w:hanging="389"/>
        <w:jc w:val="left"/>
        <w:rPr>
          <w:rFonts w:cs="Times New Roman"/>
        </w:rPr>
        <w:pPrChange w:id="270" w:author="Tang, Ray" w:date="2023-11-30T23:38:00Z">
          <w:pPr>
            <w:pStyle w:val="Bibliography"/>
          </w:pPr>
        </w:pPrChange>
      </w:pPr>
      <w:r w:rsidRPr="00216E28">
        <w:rPr>
          <w:rFonts w:cs="Times New Roman"/>
        </w:rPr>
        <w:t>[28]</w:t>
      </w:r>
      <w:r w:rsidRPr="00216E28">
        <w:rPr>
          <w:rFonts w:cs="Times New Roman"/>
        </w:rPr>
        <w:tab/>
        <w:t xml:space="preserve">W. Hoenig </w:t>
      </w:r>
      <w:r w:rsidRPr="00216E28">
        <w:rPr>
          <w:rFonts w:cs="Times New Roman"/>
          <w:i/>
          <w:iCs/>
        </w:rPr>
        <w:t>et al.</w:t>
      </w:r>
      <w:r w:rsidRPr="00216E28">
        <w:rPr>
          <w:rFonts w:cs="Times New Roman"/>
        </w:rPr>
        <w:t xml:space="preserve">, “Multi-Agent Path Finding with Kinematic Constraints,” </w:t>
      </w:r>
      <w:r w:rsidRPr="00216E28">
        <w:rPr>
          <w:rFonts w:cs="Times New Roman"/>
          <w:i/>
          <w:iCs/>
        </w:rPr>
        <w:t>Proc. Int. Conf. Autom. Plan. Sched.</w:t>
      </w:r>
      <w:r w:rsidRPr="00216E28">
        <w:rPr>
          <w:rFonts w:cs="Times New Roman"/>
        </w:rPr>
        <w:t>, vol. 26, pp. 477–485, Mar. 2016, doi: 10.1609/icaps.v26i1.13796.</w:t>
      </w:r>
    </w:p>
    <w:p w14:paraId="16E02C70" w14:textId="77777777" w:rsidR="00216E28" w:rsidRPr="00216E28" w:rsidRDefault="00216E28" w:rsidP="009A4C2C">
      <w:pPr>
        <w:pStyle w:val="Bibliography"/>
        <w:ind w:left="389" w:hanging="389"/>
        <w:jc w:val="left"/>
        <w:rPr>
          <w:rFonts w:cs="Times New Roman"/>
        </w:rPr>
        <w:pPrChange w:id="271" w:author="Tang, Ray" w:date="2023-11-30T23:38:00Z">
          <w:pPr>
            <w:pStyle w:val="Bibliography"/>
          </w:pPr>
        </w:pPrChange>
      </w:pPr>
      <w:r w:rsidRPr="00216E28">
        <w:rPr>
          <w:rFonts w:cs="Times New Roman"/>
        </w:rPr>
        <w:t>[29]</w:t>
      </w:r>
      <w:r w:rsidRPr="00216E28">
        <w:rPr>
          <w:rFonts w:cs="Times New Roman"/>
        </w:rPr>
        <w:tab/>
        <w:t xml:space="preserve">R. Dechter and J. Pearl, “Generalized best-first search strategies and the optimality of A*,” </w:t>
      </w:r>
      <w:r w:rsidRPr="00216E28">
        <w:rPr>
          <w:rFonts w:cs="Times New Roman"/>
          <w:i/>
          <w:iCs/>
        </w:rPr>
        <w:t>J. ACM</w:t>
      </w:r>
      <w:r w:rsidRPr="00216E28">
        <w:rPr>
          <w:rFonts w:cs="Times New Roman"/>
        </w:rPr>
        <w:t>, vol. 32, no. 3, pp. 505–536, Jul. 1985, doi: 10.1145/3828.3830.</w:t>
      </w:r>
    </w:p>
    <w:p w14:paraId="311590E4" w14:textId="77777777" w:rsidR="00216E28" w:rsidRPr="00216E28" w:rsidRDefault="00216E28" w:rsidP="009A4C2C">
      <w:pPr>
        <w:pStyle w:val="Bibliography"/>
        <w:ind w:left="389" w:hanging="389"/>
        <w:jc w:val="left"/>
        <w:rPr>
          <w:rFonts w:cs="Times New Roman"/>
        </w:rPr>
        <w:pPrChange w:id="272" w:author="Tang, Ray" w:date="2023-11-30T23:38:00Z">
          <w:pPr>
            <w:pStyle w:val="Bibliography"/>
          </w:pPr>
        </w:pPrChange>
      </w:pPr>
      <w:r w:rsidRPr="00216E28">
        <w:rPr>
          <w:rFonts w:cs="Times New Roman"/>
        </w:rPr>
        <w:t>[30]</w:t>
      </w:r>
      <w:r w:rsidRPr="00216E28">
        <w:rPr>
          <w:rFonts w:cs="Times New Roman"/>
        </w:rPr>
        <w:tab/>
        <w:t xml:space="preserve">S. Koenig and M. Likhachev, “Fast replanning for navigation in unknown terrain,” </w:t>
      </w:r>
      <w:r w:rsidRPr="00216E28">
        <w:rPr>
          <w:rFonts w:cs="Times New Roman"/>
          <w:i/>
          <w:iCs/>
        </w:rPr>
        <w:t>IEEE Trans. Robot.</w:t>
      </w:r>
      <w:r w:rsidRPr="00216E28">
        <w:rPr>
          <w:rFonts w:cs="Times New Roman"/>
        </w:rPr>
        <w:t>, vol. 21, no. 3, pp. 354–363, Jun. 2005, doi: 10.1109/TRO.2004.838026.</w:t>
      </w:r>
    </w:p>
    <w:p w14:paraId="23644A41" w14:textId="77777777" w:rsidR="00216E28" w:rsidRPr="00216E28" w:rsidRDefault="00216E28" w:rsidP="009A4C2C">
      <w:pPr>
        <w:pStyle w:val="Bibliography"/>
        <w:ind w:left="389" w:hanging="389"/>
        <w:jc w:val="left"/>
        <w:rPr>
          <w:rFonts w:cs="Times New Roman"/>
        </w:rPr>
        <w:pPrChange w:id="273" w:author="Tang, Ray" w:date="2023-11-30T23:38:00Z">
          <w:pPr>
            <w:pStyle w:val="Bibliography"/>
          </w:pPr>
        </w:pPrChange>
      </w:pPr>
      <w:r w:rsidRPr="00216E28">
        <w:rPr>
          <w:rFonts w:cs="Times New Roman"/>
        </w:rPr>
        <w:lastRenderedPageBreak/>
        <w:t>[31]</w:t>
      </w:r>
      <w:r w:rsidRPr="00216E28">
        <w:rPr>
          <w:rFonts w:cs="Times New Roman"/>
        </w:rPr>
        <w:tab/>
        <w:t>S. Koenig and M. Likhachev, “D* Lite.” [Online]. Available: https://cdn.aaai.org/AAAI/2002/AAAI02-072.pdf</w:t>
      </w:r>
    </w:p>
    <w:p w14:paraId="598167C5" w14:textId="77777777" w:rsidR="00216E28" w:rsidRPr="00216E28" w:rsidRDefault="00216E28" w:rsidP="009A4C2C">
      <w:pPr>
        <w:pStyle w:val="Bibliography"/>
        <w:ind w:left="389" w:hanging="389"/>
        <w:jc w:val="left"/>
        <w:rPr>
          <w:rFonts w:cs="Times New Roman"/>
        </w:rPr>
        <w:pPrChange w:id="274" w:author="Tang, Ray" w:date="2023-11-30T23:38:00Z">
          <w:pPr>
            <w:pStyle w:val="Bibliography"/>
          </w:pPr>
        </w:pPrChange>
      </w:pPr>
      <w:r w:rsidRPr="00216E28">
        <w:rPr>
          <w:rFonts w:cs="Times New Roman"/>
        </w:rPr>
        <w:t>[32]</w:t>
      </w:r>
      <w:r w:rsidRPr="00216E28">
        <w:rPr>
          <w:rFonts w:cs="Times New Roman"/>
        </w:rPr>
        <w:tab/>
        <w:t xml:space="preserve">F. Grenouilleau, W.-J. V. Hoeve, and J. N. Hooker, “A Multi-Label A* Algorithm for Multi-Agent Pathfinding,” </w:t>
      </w:r>
      <w:r w:rsidRPr="00216E28">
        <w:rPr>
          <w:rFonts w:cs="Times New Roman"/>
          <w:i/>
          <w:iCs/>
        </w:rPr>
        <w:t>Proc. Int. Conf. Autom. Plan. Sched.</w:t>
      </w:r>
      <w:r w:rsidRPr="00216E28">
        <w:rPr>
          <w:rFonts w:cs="Times New Roman"/>
        </w:rPr>
        <w:t>, vol. 29, pp. 181–185, May 2021, doi: 10.1609/icaps.v29i1.3474.</w:t>
      </w:r>
    </w:p>
    <w:p w14:paraId="5476C755" w14:textId="77777777" w:rsidR="00216E28" w:rsidRPr="00216E28" w:rsidRDefault="00216E28" w:rsidP="009A4C2C">
      <w:pPr>
        <w:pStyle w:val="Bibliography"/>
        <w:ind w:left="389" w:hanging="389"/>
        <w:jc w:val="left"/>
        <w:rPr>
          <w:rFonts w:cs="Times New Roman"/>
        </w:rPr>
        <w:pPrChange w:id="275" w:author="Tang, Ray" w:date="2023-11-30T23:38:00Z">
          <w:pPr>
            <w:pStyle w:val="Bibliography"/>
          </w:pPr>
        </w:pPrChange>
      </w:pPr>
      <w:r w:rsidRPr="00216E28">
        <w:rPr>
          <w:rFonts w:cs="Times New Roman"/>
        </w:rPr>
        <w:t>[33]</w:t>
      </w:r>
      <w:r w:rsidRPr="00216E28">
        <w:rPr>
          <w:rFonts w:cs="Times New Roman"/>
        </w:rPr>
        <w:tab/>
        <w:t>“Reference — NetworkX 3.2.1 documentation.” Accessed: Nov. 25, 2023. [Online]. Available: https://networkx.org/documentation/stable/reference/index.html</w:t>
      </w:r>
    </w:p>
    <w:p w14:paraId="3BB3B2AD" w14:textId="3CD94B03" w:rsidR="00697AC5" w:rsidRPr="001D0F92" w:rsidRDefault="00D00657" w:rsidP="00BA3797">
      <w:pPr>
        <w:spacing w:line="480" w:lineRule="auto"/>
        <w:jc w:val="left"/>
        <w:rPr>
          <w:rFonts w:cs="Times New Roman"/>
          <w:szCs w:val="24"/>
        </w:rPr>
      </w:pPr>
      <w:r w:rsidRPr="001D0F92">
        <w:rPr>
          <w:rFonts w:cs="Times New Roman"/>
          <w:szCs w:val="24"/>
        </w:rPr>
        <w:fldChar w:fldCharType="end"/>
      </w:r>
    </w:p>
    <w:sectPr w:rsidR="00697AC5" w:rsidRPr="001D0F92" w:rsidSect="004F56DA">
      <w:pgSz w:w="12240" w:h="15840"/>
      <w:pgMar w:top="2160" w:right="1440" w:bottom="1440" w:left="2160" w:header="1440" w:footer="144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Tang, Ray" w:date="2023-11-30T22:58:00Z" w:initials="RT">
    <w:p w14:paraId="6A4D372E" w14:textId="77777777" w:rsidR="00E13BED" w:rsidRDefault="00E13BED" w:rsidP="002A7076">
      <w:pPr>
        <w:pStyle w:val="CommentText"/>
        <w:jc w:val="left"/>
      </w:pPr>
      <w:r>
        <w:rPr>
          <w:rStyle w:val="CommentReference"/>
        </w:rPr>
        <w:annotationRef/>
      </w:r>
      <w:r>
        <w:t>...such as mobile robotics platform</w:t>
      </w:r>
    </w:p>
  </w:comment>
  <w:comment w:id="7" w:author="Tang, Ray" w:date="2023-11-30T22:59:00Z" w:initials="RT">
    <w:p w14:paraId="2A9DCED7" w14:textId="77777777" w:rsidR="00E13BED" w:rsidRDefault="00E13BED" w:rsidP="00780951">
      <w:pPr>
        <w:pStyle w:val="CommentText"/>
        <w:jc w:val="left"/>
      </w:pPr>
      <w:r>
        <w:rPr>
          <w:rStyle w:val="CommentReference"/>
        </w:rPr>
        <w:annotationRef/>
      </w:r>
      <w:r>
        <w:t>...using mobile robotics platform</w:t>
      </w:r>
    </w:p>
  </w:comment>
  <w:comment w:id="8" w:author="Tang, Ray" w:date="2023-11-30T23:00:00Z" w:initials="RT">
    <w:p w14:paraId="6CAF6A29" w14:textId="77777777" w:rsidR="00E13BED" w:rsidRDefault="00E13BED" w:rsidP="005A6063">
      <w:pPr>
        <w:pStyle w:val="CommentText"/>
        <w:jc w:val="left"/>
      </w:pPr>
      <w:r>
        <w:rPr>
          <w:rStyle w:val="CommentReference"/>
        </w:rPr>
        <w:annotationRef/>
      </w:r>
      <w:r>
        <w:t>...such as appropriate cost function...</w:t>
      </w:r>
    </w:p>
  </w:comment>
  <w:comment w:id="9" w:author="Tang, Ray" w:date="2023-11-30T23:04:00Z" w:initials="RT">
    <w:p w14:paraId="743526B8" w14:textId="77777777" w:rsidR="00DA3182" w:rsidRDefault="00DA3182" w:rsidP="004C63C4">
      <w:pPr>
        <w:pStyle w:val="CommentText"/>
        <w:jc w:val="left"/>
      </w:pPr>
      <w:r>
        <w:rPr>
          <w:rStyle w:val="CommentReference"/>
        </w:rPr>
        <w:annotationRef/>
      </w:r>
      <w:r>
        <w:t>Use italic for the first time to introduce a name</w:t>
      </w:r>
    </w:p>
  </w:comment>
  <w:comment w:id="12" w:author="Tang, Ray" w:date="2023-11-30T23:04:00Z" w:initials="RT">
    <w:p w14:paraId="6D3D836E" w14:textId="0743B613" w:rsidR="00E13BED" w:rsidRDefault="00E13BED" w:rsidP="004D25B0">
      <w:pPr>
        <w:pStyle w:val="CommentText"/>
        <w:jc w:val="left"/>
      </w:pPr>
      <w:r>
        <w:rPr>
          <w:rStyle w:val="CommentReference"/>
        </w:rPr>
        <w:annotationRef/>
      </w:r>
      <w:r>
        <w:t>...to test using the same scenario...</w:t>
      </w:r>
    </w:p>
  </w:comment>
  <w:comment w:id="18" w:author="Tang, Ray" w:date="2023-11-30T23:08:00Z" w:initials="RT">
    <w:p w14:paraId="466CD2F9" w14:textId="77777777" w:rsidR="00DA3182" w:rsidRDefault="00DA3182" w:rsidP="009B3907">
      <w:pPr>
        <w:pStyle w:val="CommentText"/>
        <w:jc w:val="left"/>
      </w:pPr>
      <w:r>
        <w:rPr>
          <w:rStyle w:val="CommentReference"/>
        </w:rPr>
        <w:annotationRef/>
      </w:r>
      <w:r>
        <w:t>Still think it should justify left because it is text… your call. : p</w:t>
      </w:r>
    </w:p>
  </w:comment>
  <w:comment w:id="20" w:author="Tang, Ray" w:date="2023-11-30T23:09:00Z" w:initials="RT">
    <w:p w14:paraId="1A8D5B71" w14:textId="77777777" w:rsidR="00DA3182" w:rsidRDefault="00DA3182" w:rsidP="00A15108">
      <w:pPr>
        <w:pStyle w:val="CommentText"/>
        <w:jc w:val="left"/>
      </w:pPr>
      <w:r>
        <w:rPr>
          <w:rStyle w:val="CommentReference"/>
        </w:rPr>
        <w:annotationRef/>
      </w:r>
      <w:r>
        <w:t>Insert example graphics. Preferable large (KUKA) and small (Amazon) mobile robots.</w:t>
      </w:r>
    </w:p>
  </w:comment>
  <w:comment w:id="24" w:author="Tang, Ray" w:date="2023-11-30T23:13:00Z" w:initials="RT">
    <w:p w14:paraId="40CE90BE" w14:textId="77777777" w:rsidR="00DA3182" w:rsidRDefault="00DA3182" w:rsidP="007406DA">
      <w:pPr>
        <w:pStyle w:val="CommentText"/>
        <w:jc w:val="left"/>
      </w:pPr>
      <w:r>
        <w:rPr>
          <w:rStyle w:val="CommentReference"/>
        </w:rPr>
        <w:annotationRef/>
      </w:r>
      <w:r>
        <w:t>Check font size...feels big for sub heading</w:t>
      </w:r>
    </w:p>
  </w:comment>
  <w:comment w:id="25" w:author="Tang, Ray" w:date="2023-11-30T23:15:00Z" w:initials="RT">
    <w:p w14:paraId="157E662F" w14:textId="77777777" w:rsidR="00F9051C" w:rsidRDefault="00F9051C" w:rsidP="004A530A">
      <w:pPr>
        <w:pStyle w:val="CommentText"/>
        <w:jc w:val="left"/>
      </w:pPr>
      <w:r>
        <w:rPr>
          <w:rStyle w:val="CommentReference"/>
        </w:rPr>
        <w:annotationRef/>
      </w:r>
      <w:r>
        <w:t>Italic for first time name introduction</w:t>
      </w:r>
    </w:p>
  </w:comment>
  <w:comment w:id="29" w:author="Tang, Ray" w:date="2023-11-30T23:17:00Z" w:initials="RT">
    <w:p w14:paraId="7524FA4D" w14:textId="77777777" w:rsidR="00F9051C" w:rsidRDefault="00F9051C" w:rsidP="00672CDB">
      <w:pPr>
        <w:pStyle w:val="CommentText"/>
        <w:jc w:val="left"/>
      </w:pPr>
      <w:r>
        <w:rPr>
          <w:rStyle w:val="CommentReference"/>
        </w:rPr>
        <w:annotationRef/>
      </w:r>
      <w:r>
        <w:t>Good. I would use exact, i.e. Appendix B. But that's just my preference.</w:t>
      </w:r>
    </w:p>
  </w:comment>
  <w:comment w:id="108" w:author="Tang, Ray" w:date="2023-11-30T23:27:00Z" w:initials="RT">
    <w:p w14:paraId="044E0E67" w14:textId="77777777" w:rsidR="00EB3D86" w:rsidRDefault="00EB3D86" w:rsidP="00064726">
      <w:pPr>
        <w:pStyle w:val="CommentText"/>
        <w:jc w:val="left"/>
      </w:pPr>
      <w:r>
        <w:rPr>
          <w:rStyle w:val="CommentReference"/>
        </w:rPr>
        <w:annotationRef/>
      </w:r>
      <w:r>
        <w:t>Good. Exact reference</w:t>
      </w:r>
    </w:p>
  </w:comment>
  <w:comment w:id="133" w:author="Tang, Ray" w:date="2023-11-30T23:28:00Z" w:initials="RT">
    <w:p w14:paraId="3DC3598D" w14:textId="77777777" w:rsidR="00EB3D86" w:rsidRDefault="00EB3D86" w:rsidP="00C91AE0">
      <w:pPr>
        <w:pStyle w:val="CommentText"/>
        <w:jc w:val="left"/>
      </w:pPr>
      <w:r>
        <w:rPr>
          <w:rStyle w:val="CommentReference"/>
        </w:rPr>
        <w:annotationRef/>
      </w:r>
      <w:r>
        <w:t>Move block of eq to next page</w:t>
      </w:r>
    </w:p>
  </w:comment>
  <w:comment w:id="148" w:author="Tang, Ray" w:date="2023-11-30T23:33:00Z" w:initials="RT">
    <w:p w14:paraId="0E1DA91D" w14:textId="77777777" w:rsidR="009A4C2C" w:rsidRDefault="00EB3D86">
      <w:pPr>
        <w:pStyle w:val="CommentText"/>
        <w:jc w:val="left"/>
      </w:pPr>
      <w:r>
        <w:rPr>
          <w:rStyle w:val="CommentReference"/>
        </w:rPr>
        <w:annotationRef/>
      </w:r>
      <w:r w:rsidR="009A4C2C">
        <w:t>Correct size font?? Just make sure it is…</w:t>
      </w:r>
    </w:p>
    <w:p w14:paraId="22ED68C5" w14:textId="77777777" w:rsidR="009A4C2C" w:rsidRDefault="009A4C2C">
      <w:pPr>
        <w:pStyle w:val="CommentText"/>
        <w:jc w:val="left"/>
      </w:pPr>
    </w:p>
    <w:p w14:paraId="3FA30355" w14:textId="77777777" w:rsidR="009A4C2C" w:rsidRDefault="009A4C2C" w:rsidP="00614BA4">
      <w:pPr>
        <w:pStyle w:val="CommentText"/>
        <w:jc w:val="left"/>
      </w:pPr>
      <w:r>
        <w:t>I use the same font size as chapter title. But follow the OGS template.</w:t>
      </w:r>
    </w:p>
  </w:comment>
  <w:comment w:id="242" w:author="Tang, Ray" w:date="2023-11-30T23:37:00Z" w:initials="RT">
    <w:p w14:paraId="6492F90F" w14:textId="77777777" w:rsidR="009A4C2C" w:rsidRDefault="009A4C2C" w:rsidP="00897D3B">
      <w:pPr>
        <w:pStyle w:val="CommentText"/>
        <w:jc w:val="left"/>
      </w:pPr>
      <w:r>
        <w:rPr>
          <w:rStyle w:val="CommentReference"/>
        </w:rPr>
        <w:annotationRef/>
      </w:r>
      <w:r>
        <w:t>I would use justify left instead of justify full for the body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4D372E" w15:done="0"/>
  <w15:commentEx w15:paraId="2A9DCED7" w15:done="0"/>
  <w15:commentEx w15:paraId="6CAF6A29" w15:done="0"/>
  <w15:commentEx w15:paraId="743526B8" w15:done="0"/>
  <w15:commentEx w15:paraId="6D3D836E" w15:done="0"/>
  <w15:commentEx w15:paraId="466CD2F9" w15:done="0"/>
  <w15:commentEx w15:paraId="1A8D5B71" w15:done="0"/>
  <w15:commentEx w15:paraId="40CE90BE" w15:done="0"/>
  <w15:commentEx w15:paraId="157E662F" w15:done="0"/>
  <w15:commentEx w15:paraId="7524FA4D" w15:done="0"/>
  <w15:commentEx w15:paraId="044E0E67" w15:done="0"/>
  <w15:commentEx w15:paraId="3DC3598D" w15:done="0"/>
  <w15:commentEx w15:paraId="3FA30355" w15:done="0"/>
  <w15:commentEx w15:paraId="6492F9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B91048A" w16cex:dateUtc="2023-12-01T06:58:00Z"/>
  <w16cex:commentExtensible w16cex:durableId="4ABCEFEA" w16cex:dateUtc="2023-12-01T06:59:00Z"/>
  <w16cex:commentExtensible w16cex:durableId="76048F51" w16cex:dateUtc="2023-12-01T07:00:00Z"/>
  <w16cex:commentExtensible w16cex:durableId="1436B70D" w16cex:dateUtc="2023-12-01T07:04:00Z"/>
  <w16cex:commentExtensible w16cex:durableId="46C0B478" w16cex:dateUtc="2023-12-01T07:04:00Z"/>
  <w16cex:commentExtensible w16cex:durableId="71A4E139" w16cex:dateUtc="2023-12-01T07:08:00Z"/>
  <w16cex:commentExtensible w16cex:durableId="7160AB51" w16cex:dateUtc="2023-12-01T07:09:00Z"/>
  <w16cex:commentExtensible w16cex:durableId="7865A030" w16cex:dateUtc="2023-12-01T07:13:00Z"/>
  <w16cex:commentExtensible w16cex:durableId="5B35A3DB" w16cex:dateUtc="2023-12-01T07:15:00Z"/>
  <w16cex:commentExtensible w16cex:durableId="06A0D378" w16cex:dateUtc="2023-12-01T07:17:00Z"/>
  <w16cex:commentExtensible w16cex:durableId="13AAE91A" w16cex:dateUtc="2023-12-01T07:27:00Z"/>
  <w16cex:commentExtensible w16cex:durableId="4097F192" w16cex:dateUtc="2023-12-01T07:28:00Z"/>
  <w16cex:commentExtensible w16cex:durableId="60325D37" w16cex:dateUtc="2023-12-01T07:33:00Z"/>
  <w16cex:commentExtensible w16cex:durableId="527A45BB" w16cex:dateUtc="2023-12-01T0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4D372E" w16cid:durableId="7B91048A"/>
  <w16cid:commentId w16cid:paraId="2A9DCED7" w16cid:durableId="4ABCEFEA"/>
  <w16cid:commentId w16cid:paraId="6CAF6A29" w16cid:durableId="76048F51"/>
  <w16cid:commentId w16cid:paraId="743526B8" w16cid:durableId="1436B70D"/>
  <w16cid:commentId w16cid:paraId="6D3D836E" w16cid:durableId="46C0B478"/>
  <w16cid:commentId w16cid:paraId="466CD2F9" w16cid:durableId="71A4E139"/>
  <w16cid:commentId w16cid:paraId="1A8D5B71" w16cid:durableId="7160AB51"/>
  <w16cid:commentId w16cid:paraId="40CE90BE" w16cid:durableId="7865A030"/>
  <w16cid:commentId w16cid:paraId="157E662F" w16cid:durableId="5B35A3DB"/>
  <w16cid:commentId w16cid:paraId="7524FA4D" w16cid:durableId="06A0D378"/>
  <w16cid:commentId w16cid:paraId="044E0E67" w16cid:durableId="13AAE91A"/>
  <w16cid:commentId w16cid:paraId="3DC3598D" w16cid:durableId="4097F192"/>
  <w16cid:commentId w16cid:paraId="3FA30355" w16cid:durableId="60325D37"/>
  <w16cid:commentId w16cid:paraId="6492F90F" w16cid:durableId="527A45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63062" w14:textId="77777777" w:rsidR="00FB6588" w:rsidRDefault="00FB6588" w:rsidP="004F56DA">
      <w:pPr>
        <w:spacing w:after="0"/>
      </w:pPr>
      <w:r>
        <w:separator/>
      </w:r>
    </w:p>
  </w:endnote>
  <w:endnote w:type="continuationSeparator" w:id="0">
    <w:p w14:paraId="2618AFFA" w14:textId="77777777" w:rsidR="00FB6588" w:rsidRDefault="00FB6588" w:rsidP="004F56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39145"/>
      <w:docPartObj>
        <w:docPartGallery w:val="Page Numbers (Bottom of Page)"/>
        <w:docPartUnique/>
      </w:docPartObj>
    </w:sdtPr>
    <w:sdtEndPr>
      <w:rPr>
        <w:noProof/>
      </w:rPr>
    </w:sdtEndPr>
    <w:sdtContent>
      <w:p w14:paraId="03D59F21" w14:textId="1A73A4A0" w:rsidR="00D20632" w:rsidRDefault="00D20632" w:rsidP="00D206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E8099" w14:textId="77777777" w:rsidR="00D20632" w:rsidRDefault="00D20632" w:rsidP="00D2063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491C5" w14:textId="77777777" w:rsidR="00FB6588" w:rsidRDefault="00FB6588" w:rsidP="004F56DA">
      <w:pPr>
        <w:spacing w:after="0"/>
      </w:pPr>
      <w:r>
        <w:separator/>
      </w:r>
    </w:p>
  </w:footnote>
  <w:footnote w:type="continuationSeparator" w:id="0">
    <w:p w14:paraId="105B9A47" w14:textId="77777777" w:rsidR="00FB6588" w:rsidRDefault="00FB6588" w:rsidP="004F56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9F499" w14:textId="3FA14C7A" w:rsidR="004F56DA" w:rsidRDefault="004F56DA" w:rsidP="00E774F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FBB5A" w14:textId="54A7A2DA" w:rsidR="00E774F0" w:rsidRDefault="00E774F0" w:rsidP="00E774F0">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3C2E" w14:textId="321AFB96" w:rsidR="00DB648B" w:rsidRDefault="00DB648B" w:rsidP="00E774F0">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2652263"/>
      <w:docPartObj>
        <w:docPartGallery w:val="Page Numbers (Top of Page)"/>
        <w:docPartUnique/>
      </w:docPartObj>
    </w:sdtPr>
    <w:sdtEndPr>
      <w:rPr>
        <w:noProof/>
      </w:rPr>
    </w:sdtEndPr>
    <w:sdtContent>
      <w:p w14:paraId="0B9D7159" w14:textId="77777777" w:rsidR="003667A2" w:rsidRDefault="003667A2" w:rsidP="00E774F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4F7"/>
    <w:multiLevelType w:val="hybridMultilevel"/>
    <w:tmpl w:val="FE4A1D18"/>
    <w:lvl w:ilvl="0" w:tplc="A058D4BC">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7296B84"/>
    <w:multiLevelType w:val="hybridMultilevel"/>
    <w:tmpl w:val="CDBA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85DE0"/>
    <w:multiLevelType w:val="hybridMultilevel"/>
    <w:tmpl w:val="3D24E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42826"/>
    <w:multiLevelType w:val="hybridMultilevel"/>
    <w:tmpl w:val="350C833C"/>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6B48B8"/>
    <w:multiLevelType w:val="hybridMultilevel"/>
    <w:tmpl w:val="D7E4D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A49DC"/>
    <w:multiLevelType w:val="hybridMultilevel"/>
    <w:tmpl w:val="8294FC9E"/>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3778CB"/>
    <w:multiLevelType w:val="hybridMultilevel"/>
    <w:tmpl w:val="9B80EB0C"/>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1337C2"/>
    <w:multiLevelType w:val="hybridMultilevel"/>
    <w:tmpl w:val="82F46320"/>
    <w:lvl w:ilvl="0" w:tplc="187EDB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26900"/>
    <w:multiLevelType w:val="hybridMultilevel"/>
    <w:tmpl w:val="89EEF63C"/>
    <w:lvl w:ilvl="0" w:tplc="E6B8BCC0">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8D0222"/>
    <w:multiLevelType w:val="hybridMultilevel"/>
    <w:tmpl w:val="1C2E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674E5"/>
    <w:multiLevelType w:val="hybridMultilevel"/>
    <w:tmpl w:val="77FED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96EBE"/>
    <w:multiLevelType w:val="hybridMultilevel"/>
    <w:tmpl w:val="83FCF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B3FE8"/>
    <w:multiLevelType w:val="hybridMultilevel"/>
    <w:tmpl w:val="C0E6ED06"/>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5473298"/>
    <w:multiLevelType w:val="hybridMultilevel"/>
    <w:tmpl w:val="D4BCD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872CAD"/>
    <w:multiLevelType w:val="hybridMultilevel"/>
    <w:tmpl w:val="5ED22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686DB4"/>
    <w:multiLevelType w:val="hybridMultilevel"/>
    <w:tmpl w:val="D7E89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3836CF"/>
    <w:multiLevelType w:val="hybridMultilevel"/>
    <w:tmpl w:val="C9185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81785D"/>
    <w:multiLevelType w:val="hybridMultilevel"/>
    <w:tmpl w:val="C5328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6D2D22"/>
    <w:multiLevelType w:val="hybridMultilevel"/>
    <w:tmpl w:val="B9C0B53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60E58AE"/>
    <w:multiLevelType w:val="hybridMultilevel"/>
    <w:tmpl w:val="AACA9736"/>
    <w:lvl w:ilvl="0" w:tplc="51A4777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20EB7"/>
    <w:multiLevelType w:val="hybridMultilevel"/>
    <w:tmpl w:val="7022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38170F"/>
    <w:multiLevelType w:val="hybridMultilevel"/>
    <w:tmpl w:val="8890A636"/>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EFE3CB8"/>
    <w:multiLevelType w:val="hybridMultilevel"/>
    <w:tmpl w:val="5530AEC8"/>
    <w:lvl w:ilvl="0" w:tplc="D5D2501E">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1C70BA0"/>
    <w:multiLevelType w:val="hybridMultilevel"/>
    <w:tmpl w:val="DE94866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2664C9B"/>
    <w:multiLevelType w:val="hybridMultilevel"/>
    <w:tmpl w:val="4FD04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6A3DAA"/>
    <w:multiLevelType w:val="hybridMultilevel"/>
    <w:tmpl w:val="D71862AE"/>
    <w:lvl w:ilvl="0" w:tplc="ECA4F8D2">
      <w:start w:val="1"/>
      <w:numFmt w:val="decimal"/>
      <w:pStyle w:val="Code"/>
      <w:lvlText w:val="%1:"/>
      <w:lvlJc w:val="left"/>
      <w:pPr>
        <w:ind w:left="648" w:hanging="360"/>
      </w:pPr>
      <w:rPr>
        <w:rFonts w:hint="default"/>
        <w:b w:val="0"/>
        <w:bCs/>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57ED6E7C"/>
    <w:multiLevelType w:val="hybridMultilevel"/>
    <w:tmpl w:val="36282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1B4055"/>
    <w:multiLevelType w:val="hybridMultilevel"/>
    <w:tmpl w:val="D3DC1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33E08"/>
    <w:multiLevelType w:val="hybridMultilevel"/>
    <w:tmpl w:val="12C0D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D92548"/>
    <w:multiLevelType w:val="hybridMultilevel"/>
    <w:tmpl w:val="D35E6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E36932"/>
    <w:multiLevelType w:val="hybridMultilevel"/>
    <w:tmpl w:val="CF42C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9F5BDC"/>
    <w:multiLevelType w:val="hybridMultilevel"/>
    <w:tmpl w:val="B0E030DA"/>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4187E45"/>
    <w:multiLevelType w:val="hybridMultilevel"/>
    <w:tmpl w:val="BEA20494"/>
    <w:lvl w:ilvl="0" w:tplc="F4B0975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D5BC9"/>
    <w:multiLevelType w:val="hybridMultilevel"/>
    <w:tmpl w:val="F192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509736">
    <w:abstractNumId w:val="9"/>
  </w:num>
  <w:num w:numId="2" w16cid:durableId="43718634">
    <w:abstractNumId w:val="11"/>
  </w:num>
  <w:num w:numId="3" w16cid:durableId="34552413">
    <w:abstractNumId w:val="16"/>
  </w:num>
  <w:num w:numId="4" w16cid:durableId="2058704014">
    <w:abstractNumId w:val="3"/>
  </w:num>
  <w:num w:numId="5" w16cid:durableId="1963804410">
    <w:abstractNumId w:val="8"/>
  </w:num>
  <w:num w:numId="6" w16cid:durableId="29451553">
    <w:abstractNumId w:val="0"/>
  </w:num>
  <w:num w:numId="7" w16cid:durableId="1811433214">
    <w:abstractNumId w:val="21"/>
  </w:num>
  <w:num w:numId="8" w16cid:durableId="681519408">
    <w:abstractNumId w:val="18"/>
  </w:num>
  <w:num w:numId="9" w16cid:durableId="496652592">
    <w:abstractNumId w:val="23"/>
  </w:num>
  <w:num w:numId="10" w16cid:durableId="543058664">
    <w:abstractNumId w:val="5"/>
  </w:num>
  <w:num w:numId="11" w16cid:durableId="953749407">
    <w:abstractNumId w:val="2"/>
  </w:num>
  <w:num w:numId="12" w16cid:durableId="1584333075">
    <w:abstractNumId w:val="31"/>
  </w:num>
  <w:num w:numId="13" w16cid:durableId="2094928821">
    <w:abstractNumId w:val="12"/>
  </w:num>
  <w:num w:numId="14" w16cid:durableId="351616926">
    <w:abstractNumId w:val="22"/>
  </w:num>
  <w:num w:numId="15" w16cid:durableId="1027221759">
    <w:abstractNumId w:val="1"/>
  </w:num>
  <w:num w:numId="16" w16cid:durableId="1470243868">
    <w:abstractNumId w:val="33"/>
  </w:num>
  <w:num w:numId="17" w16cid:durableId="716271977">
    <w:abstractNumId w:val="6"/>
  </w:num>
  <w:num w:numId="18" w16cid:durableId="802844942">
    <w:abstractNumId w:val="32"/>
  </w:num>
  <w:num w:numId="19" w16cid:durableId="1301768654">
    <w:abstractNumId w:val="19"/>
  </w:num>
  <w:num w:numId="20" w16cid:durableId="911812447">
    <w:abstractNumId w:val="7"/>
  </w:num>
  <w:num w:numId="21" w16cid:durableId="1705715655">
    <w:abstractNumId w:val="15"/>
  </w:num>
  <w:num w:numId="22" w16cid:durableId="1195382742">
    <w:abstractNumId w:val="4"/>
  </w:num>
  <w:num w:numId="23" w16cid:durableId="546724905">
    <w:abstractNumId w:val="25"/>
  </w:num>
  <w:num w:numId="24" w16cid:durableId="1199272675">
    <w:abstractNumId w:val="25"/>
    <w:lvlOverride w:ilvl="0">
      <w:startOverride w:val="1"/>
    </w:lvlOverride>
  </w:num>
  <w:num w:numId="25" w16cid:durableId="907616965">
    <w:abstractNumId w:val="25"/>
    <w:lvlOverride w:ilvl="0">
      <w:startOverride w:val="1"/>
    </w:lvlOverride>
  </w:num>
  <w:num w:numId="26" w16cid:durableId="69039025">
    <w:abstractNumId w:val="25"/>
    <w:lvlOverride w:ilvl="0">
      <w:startOverride w:val="1"/>
    </w:lvlOverride>
  </w:num>
  <w:num w:numId="27" w16cid:durableId="908810445">
    <w:abstractNumId w:val="25"/>
    <w:lvlOverride w:ilvl="0">
      <w:startOverride w:val="1"/>
    </w:lvlOverride>
  </w:num>
  <w:num w:numId="28" w16cid:durableId="1592354328">
    <w:abstractNumId w:val="25"/>
    <w:lvlOverride w:ilvl="0">
      <w:startOverride w:val="1"/>
    </w:lvlOverride>
  </w:num>
  <w:num w:numId="29" w16cid:durableId="891310147">
    <w:abstractNumId w:val="25"/>
    <w:lvlOverride w:ilvl="0">
      <w:startOverride w:val="1"/>
    </w:lvlOverride>
  </w:num>
  <w:num w:numId="30" w16cid:durableId="516581866">
    <w:abstractNumId w:val="25"/>
    <w:lvlOverride w:ilvl="0">
      <w:startOverride w:val="1"/>
    </w:lvlOverride>
  </w:num>
  <w:num w:numId="31" w16cid:durableId="409042857">
    <w:abstractNumId w:val="20"/>
  </w:num>
  <w:num w:numId="32" w16cid:durableId="1957447393">
    <w:abstractNumId w:val="25"/>
    <w:lvlOverride w:ilvl="0">
      <w:startOverride w:val="1"/>
    </w:lvlOverride>
  </w:num>
  <w:num w:numId="33" w16cid:durableId="2047019265">
    <w:abstractNumId w:val="25"/>
    <w:lvlOverride w:ilvl="0">
      <w:startOverride w:val="1"/>
    </w:lvlOverride>
  </w:num>
  <w:num w:numId="34" w16cid:durableId="1847593462">
    <w:abstractNumId w:val="28"/>
  </w:num>
  <w:num w:numId="35" w16cid:durableId="209921481">
    <w:abstractNumId w:val="17"/>
  </w:num>
  <w:num w:numId="36" w16cid:durableId="1596090397">
    <w:abstractNumId w:val="25"/>
    <w:lvlOverride w:ilvl="0">
      <w:startOverride w:val="1"/>
    </w:lvlOverride>
  </w:num>
  <w:num w:numId="37" w16cid:durableId="1869637614">
    <w:abstractNumId w:val="27"/>
  </w:num>
  <w:num w:numId="38" w16cid:durableId="771706383">
    <w:abstractNumId w:val="25"/>
    <w:lvlOverride w:ilvl="0">
      <w:startOverride w:val="1"/>
    </w:lvlOverride>
  </w:num>
  <w:num w:numId="39" w16cid:durableId="743720324">
    <w:abstractNumId w:val="25"/>
    <w:lvlOverride w:ilvl="0">
      <w:startOverride w:val="1"/>
    </w:lvlOverride>
  </w:num>
  <w:num w:numId="40" w16cid:durableId="1116219442">
    <w:abstractNumId w:val="25"/>
    <w:lvlOverride w:ilvl="0">
      <w:startOverride w:val="1"/>
    </w:lvlOverride>
  </w:num>
  <w:num w:numId="41" w16cid:durableId="324289705">
    <w:abstractNumId w:val="24"/>
  </w:num>
  <w:num w:numId="42" w16cid:durableId="150752154">
    <w:abstractNumId w:val="25"/>
    <w:lvlOverride w:ilvl="0">
      <w:startOverride w:val="1"/>
    </w:lvlOverride>
  </w:num>
  <w:num w:numId="43" w16cid:durableId="919755215">
    <w:abstractNumId w:val="10"/>
  </w:num>
  <w:num w:numId="44" w16cid:durableId="794718943">
    <w:abstractNumId w:val="25"/>
    <w:lvlOverride w:ilvl="0">
      <w:startOverride w:val="1"/>
    </w:lvlOverride>
  </w:num>
  <w:num w:numId="45" w16cid:durableId="1314525732">
    <w:abstractNumId w:val="13"/>
  </w:num>
  <w:num w:numId="46" w16cid:durableId="1956597470">
    <w:abstractNumId w:val="25"/>
    <w:lvlOverride w:ilvl="0">
      <w:startOverride w:val="1"/>
    </w:lvlOverride>
  </w:num>
  <w:num w:numId="47" w16cid:durableId="2017027367">
    <w:abstractNumId w:val="25"/>
    <w:lvlOverride w:ilvl="0">
      <w:startOverride w:val="1"/>
    </w:lvlOverride>
  </w:num>
  <w:num w:numId="48" w16cid:durableId="1975283174">
    <w:abstractNumId w:val="25"/>
    <w:lvlOverride w:ilvl="0">
      <w:startOverride w:val="1"/>
    </w:lvlOverride>
  </w:num>
  <w:num w:numId="49" w16cid:durableId="980186722">
    <w:abstractNumId w:val="30"/>
  </w:num>
  <w:num w:numId="50" w16cid:durableId="385838145">
    <w:abstractNumId w:val="14"/>
  </w:num>
  <w:num w:numId="51" w16cid:durableId="1433627162">
    <w:abstractNumId w:val="25"/>
    <w:lvlOverride w:ilvl="0">
      <w:startOverride w:val="1"/>
    </w:lvlOverride>
  </w:num>
  <w:num w:numId="52" w16cid:durableId="3820884">
    <w:abstractNumId w:val="26"/>
  </w:num>
  <w:num w:numId="53" w16cid:durableId="1245456422">
    <w:abstractNumId w:val="25"/>
    <w:lvlOverride w:ilvl="0">
      <w:startOverride w:val="1"/>
    </w:lvlOverride>
  </w:num>
  <w:num w:numId="54" w16cid:durableId="2059237541">
    <w:abstractNumId w:val="25"/>
    <w:lvlOverride w:ilvl="0">
      <w:startOverride w:val="1"/>
    </w:lvlOverride>
  </w:num>
  <w:num w:numId="55" w16cid:durableId="2005474207">
    <w:abstractNumId w:val="29"/>
  </w:num>
  <w:num w:numId="56" w16cid:durableId="192306231">
    <w:abstractNumId w:val="25"/>
    <w:lvlOverride w:ilvl="0">
      <w:startOverride w:val="1"/>
    </w:lvlOverride>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g, Ray">
    <w15:presenceInfo w15:providerId="AD" w15:userId="S::hong-yue.tang@csus.edu::58839dbb-9e16-44f4-9d05-c86c8336b0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F0D"/>
    <w:rsid w:val="00004EF7"/>
    <w:rsid w:val="00027FA9"/>
    <w:rsid w:val="0003463A"/>
    <w:rsid w:val="0003648A"/>
    <w:rsid w:val="000419C0"/>
    <w:rsid w:val="0004230F"/>
    <w:rsid w:val="00044738"/>
    <w:rsid w:val="00051D9B"/>
    <w:rsid w:val="0005411D"/>
    <w:rsid w:val="00057AB0"/>
    <w:rsid w:val="000707BC"/>
    <w:rsid w:val="00075560"/>
    <w:rsid w:val="0007580F"/>
    <w:rsid w:val="000A0062"/>
    <w:rsid w:val="000A0579"/>
    <w:rsid w:val="000A79CE"/>
    <w:rsid w:val="000C52B0"/>
    <w:rsid w:val="000C5AA4"/>
    <w:rsid w:val="000D060D"/>
    <w:rsid w:val="000D1EBF"/>
    <w:rsid w:val="000D247E"/>
    <w:rsid w:val="000E5786"/>
    <w:rsid w:val="000E5BB4"/>
    <w:rsid w:val="00107EB7"/>
    <w:rsid w:val="001235CE"/>
    <w:rsid w:val="001329E0"/>
    <w:rsid w:val="001603E0"/>
    <w:rsid w:val="00166F5D"/>
    <w:rsid w:val="001809C8"/>
    <w:rsid w:val="00196E1C"/>
    <w:rsid w:val="001B1193"/>
    <w:rsid w:val="001B11E3"/>
    <w:rsid w:val="001B6DB3"/>
    <w:rsid w:val="001D0F92"/>
    <w:rsid w:val="001D49EF"/>
    <w:rsid w:val="001D6CF6"/>
    <w:rsid w:val="001D77FE"/>
    <w:rsid w:val="001E2945"/>
    <w:rsid w:val="001E7A7C"/>
    <w:rsid w:val="001F5F2D"/>
    <w:rsid w:val="00203A3C"/>
    <w:rsid w:val="002053EB"/>
    <w:rsid w:val="00206A18"/>
    <w:rsid w:val="0021364C"/>
    <w:rsid w:val="00214694"/>
    <w:rsid w:val="00214CAB"/>
    <w:rsid w:val="0021536D"/>
    <w:rsid w:val="00216E28"/>
    <w:rsid w:val="002227F8"/>
    <w:rsid w:val="00225929"/>
    <w:rsid w:val="00231A77"/>
    <w:rsid w:val="00236629"/>
    <w:rsid w:val="0024096B"/>
    <w:rsid w:val="00242AC6"/>
    <w:rsid w:val="0027084E"/>
    <w:rsid w:val="0027326B"/>
    <w:rsid w:val="00291EDE"/>
    <w:rsid w:val="00292369"/>
    <w:rsid w:val="002A0A92"/>
    <w:rsid w:val="002A21EE"/>
    <w:rsid w:val="002A325D"/>
    <w:rsid w:val="002C49DB"/>
    <w:rsid w:val="002C5B25"/>
    <w:rsid w:val="002D019E"/>
    <w:rsid w:val="002D1E4C"/>
    <w:rsid w:val="002F76BF"/>
    <w:rsid w:val="003028C2"/>
    <w:rsid w:val="00312332"/>
    <w:rsid w:val="003271D6"/>
    <w:rsid w:val="00334F36"/>
    <w:rsid w:val="0033564C"/>
    <w:rsid w:val="00336D60"/>
    <w:rsid w:val="00337E71"/>
    <w:rsid w:val="00340B3F"/>
    <w:rsid w:val="003667A2"/>
    <w:rsid w:val="00367AC2"/>
    <w:rsid w:val="00375C20"/>
    <w:rsid w:val="00383C8A"/>
    <w:rsid w:val="00386CED"/>
    <w:rsid w:val="00386E2E"/>
    <w:rsid w:val="00391268"/>
    <w:rsid w:val="00391B88"/>
    <w:rsid w:val="00397769"/>
    <w:rsid w:val="003B6160"/>
    <w:rsid w:val="003B7EDD"/>
    <w:rsid w:val="003C503F"/>
    <w:rsid w:val="003C51E6"/>
    <w:rsid w:val="003C768E"/>
    <w:rsid w:val="003E531D"/>
    <w:rsid w:val="003E53A9"/>
    <w:rsid w:val="003F2E11"/>
    <w:rsid w:val="00416338"/>
    <w:rsid w:val="00436A69"/>
    <w:rsid w:val="00436F22"/>
    <w:rsid w:val="00450263"/>
    <w:rsid w:val="004509E1"/>
    <w:rsid w:val="00450B0C"/>
    <w:rsid w:val="00454DB5"/>
    <w:rsid w:val="00470060"/>
    <w:rsid w:val="00481DB3"/>
    <w:rsid w:val="00492534"/>
    <w:rsid w:val="004A1983"/>
    <w:rsid w:val="004B4950"/>
    <w:rsid w:val="004B4B46"/>
    <w:rsid w:val="004B6356"/>
    <w:rsid w:val="004B7CCB"/>
    <w:rsid w:val="004C5926"/>
    <w:rsid w:val="004D7F59"/>
    <w:rsid w:val="004E001F"/>
    <w:rsid w:val="004E7F62"/>
    <w:rsid w:val="004F2722"/>
    <w:rsid w:val="004F56DA"/>
    <w:rsid w:val="00500A14"/>
    <w:rsid w:val="00503691"/>
    <w:rsid w:val="0050438B"/>
    <w:rsid w:val="00513491"/>
    <w:rsid w:val="005165AB"/>
    <w:rsid w:val="00522B36"/>
    <w:rsid w:val="00525A2B"/>
    <w:rsid w:val="00531CB2"/>
    <w:rsid w:val="00533EB6"/>
    <w:rsid w:val="00542147"/>
    <w:rsid w:val="005449B4"/>
    <w:rsid w:val="00551891"/>
    <w:rsid w:val="00555E6C"/>
    <w:rsid w:val="00563A08"/>
    <w:rsid w:val="0057082B"/>
    <w:rsid w:val="005716B5"/>
    <w:rsid w:val="00577363"/>
    <w:rsid w:val="00584DB9"/>
    <w:rsid w:val="005927EE"/>
    <w:rsid w:val="005A69F4"/>
    <w:rsid w:val="005A6F1D"/>
    <w:rsid w:val="005A704D"/>
    <w:rsid w:val="005B0F65"/>
    <w:rsid w:val="005B1C6E"/>
    <w:rsid w:val="005B22F3"/>
    <w:rsid w:val="005D78A3"/>
    <w:rsid w:val="005E07D8"/>
    <w:rsid w:val="005E2E83"/>
    <w:rsid w:val="005E3735"/>
    <w:rsid w:val="005F3E35"/>
    <w:rsid w:val="00613B14"/>
    <w:rsid w:val="006158FB"/>
    <w:rsid w:val="006173DD"/>
    <w:rsid w:val="00634A19"/>
    <w:rsid w:val="00637419"/>
    <w:rsid w:val="006453DA"/>
    <w:rsid w:val="006467B4"/>
    <w:rsid w:val="00660D17"/>
    <w:rsid w:val="006806F7"/>
    <w:rsid w:val="00690ADA"/>
    <w:rsid w:val="00690BF6"/>
    <w:rsid w:val="006949E0"/>
    <w:rsid w:val="00697AC5"/>
    <w:rsid w:val="006A560E"/>
    <w:rsid w:val="006B7DAF"/>
    <w:rsid w:val="006C585F"/>
    <w:rsid w:val="006C74AC"/>
    <w:rsid w:val="006D01E6"/>
    <w:rsid w:val="006D3251"/>
    <w:rsid w:val="006E1EC2"/>
    <w:rsid w:val="00702E18"/>
    <w:rsid w:val="00705E22"/>
    <w:rsid w:val="0071032F"/>
    <w:rsid w:val="0071164E"/>
    <w:rsid w:val="00713970"/>
    <w:rsid w:val="007445B2"/>
    <w:rsid w:val="00747002"/>
    <w:rsid w:val="0075479E"/>
    <w:rsid w:val="0075779A"/>
    <w:rsid w:val="00762719"/>
    <w:rsid w:val="00772511"/>
    <w:rsid w:val="007740A1"/>
    <w:rsid w:val="0078564B"/>
    <w:rsid w:val="00791DBC"/>
    <w:rsid w:val="0079509C"/>
    <w:rsid w:val="00796A1D"/>
    <w:rsid w:val="007A39AB"/>
    <w:rsid w:val="007B1F4D"/>
    <w:rsid w:val="007B5FCD"/>
    <w:rsid w:val="007C5EF4"/>
    <w:rsid w:val="007D3996"/>
    <w:rsid w:val="007D45D8"/>
    <w:rsid w:val="007D608F"/>
    <w:rsid w:val="007E318F"/>
    <w:rsid w:val="008162C7"/>
    <w:rsid w:val="008300AA"/>
    <w:rsid w:val="0083239C"/>
    <w:rsid w:val="00844B80"/>
    <w:rsid w:val="00852311"/>
    <w:rsid w:val="008629B1"/>
    <w:rsid w:val="0086398A"/>
    <w:rsid w:val="008656F6"/>
    <w:rsid w:val="0087414F"/>
    <w:rsid w:val="00881EB4"/>
    <w:rsid w:val="0089049A"/>
    <w:rsid w:val="008A1C2D"/>
    <w:rsid w:val="008A6BD4"/>
    <w:rsid w:val="008B0BA1"/>
    <w:rsid w:val="008B0F57"/>
    <w:rsid w:val="008D21AA"/>
    <w:rsid w:val="008D2DEE"/>
    <w:rsid w:val="008D4ECC"/>
    <w:rsid w:val="009125E1"/>
    <w:rsid w:val="00921484"/>
    <w:rsid w:val="00937A32"/>
    <w:rsid w:val="00947756"/>
    <w:rsid w:val="009673B8"/>
    <w:rsid w:val="00967EBC"/>
    <w:rsid w:val="0098199A"/>
    <w:rsid w:val="00981B60"/>
    <w:rsid w:val="00982966"/>
    <w:rsid w:val="0098431F"/>
    <w:rsid w:val="00992DF4"/>
    <w:rsid w:val="009956BE"/>
    <w:rsid w:val="009A4C2C"/>
    <w:rsid w:val="009B42EC"/>
    <w:rsid w:val="009B4A7D"/>
    <w:rsid w:val="009B6E3F"/>
    <w:rsid w:val="009B7726"/>
    <w:rsid w:val="009D1D52"/>
    <w:rsid w:val="009D2335"/>
    <w:rsid w:val="009D31B5"/>
    <w:rsid w:val="009E2AF6"/>
    <w:rsid w:val="009E6282"/>
    <w:rsid w:val="009F5489"/>
    <w:rsid w:val="00A13DE2"/>
    <w:rsid w:val="00A15F41"/>
    <w:rsid w:val="00A40C28"/>
    <w:rsid w:val="00A43E91"/>
    <w:rsid w:val="00A54B68"/>
    <w:rsid w:val="00A72D23"/>
    <w:rsid w:val="00AA084F"/>
    <w:rsid w:val="00AA16DA"/>
    <w:rsid w:val="00AA68F6"/>
    <w:rsid w:val="00AB2AC4"/>
    <w:rsid w:val="00AE2ACE"/>
    <w:rsid w:val="00AE2E63"/>
    <w:rsid w:val="00AE7210"/>
    <w:rsid w:val="00AF1128"/>
    <w:rsid w:val="00AF6C26"/>
    <w:rsid w:val="00B07C9C"/>
    <w:rsid w:val="00B23E8C"/>
    <w:rsid w:val="00B56DF0"/>
    <w:rsid w:val="00B65589"/>
    <w:rsid w:val="00B658FA"/>
    <w:rsid w:val="00B675D1"/>
    <w:rsid w:val="00B85F0D"/>
    <w:rsid w:val="00B9708F"/>
    <w:rsid w:val="00BA1AFC"/>
    <w:rsid w:val="00BA2539"/>
    <w:rsid w:val="00BA3797"/>
    <w:rsid w:val="00BA7C90"/>
    <w:rsid w:val="00BD5EF6"/>
    <w:rsid w:val="00BE15C0"/>
    <w:rsid w:val="00BE5E23"/>
    <w:rsid w:val="00BE6931"/>
    <w:rsid w:val="00BF11B8"/>
    <w:rsid w:val="00BF754E"/>
    <w:rsid w:val="00C06FCC"/>
    <w:rsid w:val="00C077A7"/>
    <w:rsid w:val="00C1372B"/>
    <w:rsid w:val="00C213C9"/>
    <w:rsid w:val="00C44226"/>
    <w:rsid w:val="00C510AE"/>
    <w:rsid w:val="00C670E3"/>
    <w:rsid w:val="00C739C8"/>
    <w:rsid w:val="00C905C1"/>
    <w:rsid w:val="00C9069E"/>
    <w:rsid w:val="00CA2103"/>
    <w:rsid w:val="00CB2E46"/>
    <w:rsid w:val="00CB7882"/>
    <w:rsid w:val="00CC0B2F"/>
    <w:rsid w:val="00CC4C04"/>
    <w:rsid w:val="00D00657"/>
    <w:rsid w:val="00D06E44"/>
    <w:rsid w:val="00D14FB0"/>
    <w:rsid w:val="00D20632"/>
    <w:rsid w:val="00D3414C"/>
    <w:rsid w:val="00D3418B"/>
    <w:rsid w:val="00D459B9"/>
    <w:rsid w:val="00D57CE3"/>
    <w:rsid w:val="00D70863"/>
    <w:rsid w:val="00D72A9A"/>
    <w:rsid w:val="00D74DDF"/>
    <w:rsid w:val="00D75B36"/>
    <w:rsid w:val="00DA3182"/>
    <w:rsid w:val="00DA69FC"/>
    <w:rsid w:val="00DB0FE4"/>
    <w:rsid w:val="00DB1AD8"/>
    <w:rsid w:val="00DB648B"/>
    <w:rsid w:val="00DE7DAF"/>
    <w:rsid w:val="00DF6FC6"/>
    <w:rsid w:val="00E13BED"/>
    <w:rsid w:val="00E162BD"/>
    <w:rsid w:val="00E20657"/>
    <w:rsid w:val="00E21834"/>
    <w:rsid w:val="00E21D0E"/>
    <w:rsid w:val="00E5098B"/>
    <w:rsid w:val="00E50F20"/>
    <w:rsid w:val="00E5152E"/>
    <w:rsid w:val="00E53D1B"/>
    <w:rsid w:val="00E574D9"/>
    <w:rsid w:val="00E64231"/>
    <w:rsid w:val="00E66FE7"/>
    <w:rsid w:val="00E704BC"/>
    <w:rsid w:val="00E774F0"/>
    <w:rsid w:val="00EA0F1B"/>
    <w:rsid w:val="00EA1039"/>
    <w:rsid w:val="00EB0C17"/>
    <w:rsid w:val="00EB3D86"/>
    <w:rsid w:val="00EC3A1C"/>
    <w:rsid w:val="00EC576E"/>
    <w:rsid w:val="00EC6254"/>
    <w:rsid w:val="00ED09B5"/>
    <w:rsid w:val="00ED1E2C"/>
    <w:rsid w:val="00EE668A"/>
    <w:rsid w:val="00EF53A5"/>
    <w:rsid w:val="00F07A82"/>
    <w:rsid w:val="00F10131"/>
    <w:rsid w:val="00F10E9D"/>
    <w:rsid w:val="00F20367"/>
    <w:rsid w:val="00F31F8A"/>
    <w:rsid w:val="00F46611"/>
    <w:rsid w:val="00F516F8"/>
    <w:rsid w:val="00F55A12"/>
    <w:rsid w:val="00F63417"/>
    <w:rsid w:val="00F70276"/>
    <w:rsid w:val="00F717D8"/>
    <w:rsid w:val="00F77EC0"/>
    <w:rsid w:val="00F9051C"/>
    <w:rsid w:val="00FA7D8C"/>
    <w:rsid w:val="00FB6588"/>
    <w:rsid w:val="00FC0346"/>
    <w:rsid w:val="00FE3626"/>
    <w:rsid w:val="00FE4122"/>
    <w:rsid w:val="00FE7763"/>
    <w:rsid w:val="00FF7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223BE"/>
  <w15:chartTrackingRefBased/>
  <w15:docId w15:val="{0873F332-B413-40EC-BBA1-2E87EE46D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996"/>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4F2722"/>
    <w:pPr>
      <w:keepNext/>
      <w:keepLines/>
      <w:spacing w:before="240" w:after="0"/>
      <w:jc w:val="center"/>
      <w:outlineLvl w:val="0"/>
    </w:pPr>
    <w:rPr>
      <w:rFonts w:eastAsiaTheme="majorEastAsia" w:cstheme="majorBidi"/>
      <w:caps/>
      <w:szCs w:val="32"/>
    </w:rPr>
  </w:style>
  <w:style w:type="paragraph" w:styleId="Heading2">
    <w:name w:val="heading 2"/>
    <w:basedOn w:val="Normal"/>
    <w:next w:val="Normal"/>
    <w:link w:val="Heading2Char"/>
    <w:autoRedefine/>
    <w:uiPriority w:val="9"/>
    <w:unhideWhenUsed/>
    <w:qFormat/>
    <w:rsid w:val="00690ADA"/>
    <w:pPr>
      <w:keepNext/>
      <w:keepLines/>
      <w:spacing w:before="40" w:after="0" w:line="480" w:lineRule="auto"/>
      <w:outlineLvl w:val="1"/>
    </w:pPr>
    <w:rPr>
      <w:rFonts w:eastAsiaTheme="majorEastAsia" w:cstheme="majorBidi"/>
      <w:b/>
      <w:kern w:val="0"/>
      <w:sz w:val="48"/>
      <w:szCs w:val="26"/>
      <w14:ligatures w14:val="none"/>
    </w:rPr>
  </w:style>
  <w:style w:type="paragraph" w:styleId="Heading3">
    <w:name w:val="heading 3"/>
    <w:basedOn w:val="Normal"/>
    <w:next w:val="Normal"/>
    <w:link w:val="Heading3Char"/>
    <w:uiPriority w:val="9"/>
    <w:unhideWhenUsed/>
    <w:qFormat/>
    <w:rsid w:val="009956BE"/>
    <w:pPr>
      <w:keepNext/>
      <w:keepLines/>
      <w:spacing w:before="160" w:after="0" w:line="480" w:lineRule="auto"/>
      <w:outlineLvl w:val="2"/>
    </w:pPr>
    <w:rPr>
      <w:rFonts w:eastAsiaTheme="majorEastAsia" w:cstheme="majorBidi"/>
      <w:b/>
      <w:sz w:val="40"/>
      <w:szCs w:val="24"/>
    </w:rPr>
  </w:style>
  <w:style w:type="paragraph" w:styleId="Heading4">
    <w:name w:val="heading 4"/>
    <w:basedOn w:val="Normal"/>
    <w:next w:val="Normal"/>
    <w:link w:val="Heading4Char"/>
    <w:uiPriority w:val="9"/>
    <w:unhideWhenUsed/>
    <w:qFormat/>
    <w:rsid w:val="001603E0"/>
    <w:pPr>
      <w:keepNext/>
      <w:keepLines/>
      <w:spacing w:before="40" w:after="0" w:line="480" w:lineRule="auto"/>
      <w:outlineLvl w:val="3"/>
    </w:pPr>
    <w:rPr>
      <w:rFonts w:eastAsiaTheme="majorEastAsia" w:cstheme="majorBidi"/>
      <w:b/>
      <w:iCs/>
      <w:sz w:val="32"/>
    </w:rPr>
  </w:style>
  <w:style w:type="paragraph" w:styleId="Heading5">
    <w:name w:val="heading 5"/>
    <w:basedOn w:val="Normal"/>
    <w:next w:val="Normal"/>
    <w:link w:val="Heading5Char"/>
    <w:uiPriority w:val="9"/>
    <w:unhideWhenUsed/>
    <w:qFormat/>
    <w:rsid w:val="001603E0"/>
    <w:pPr>
      <w:keepNext/>
      <w:keepLines/>
      <w:spacing w:before="40" w:after="0" w:line="48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6DA"/>
    <w:pPr>
      <w:tabs>
        <w:tab w:val="center" w:pos="4680"/>
        <w:tab w:val="right" w:pos="9360"/>
      </w:tabs>
      <w:spacing w:after="0"/>
    </w:pPr>
  </w:style>
  <w:style w:type="character" w:customStyle="1" w:styleId="HeaderChar">
    <w:name w:val="Header Char"/>
    <w:basedOn w:val="DefaultParagraphFont"/>
    <w:link w:val="Header"/>
    <w:uiPriority w:val="99"/>
    <w:rsid w:val="004F56DA"/>
  </w:style>
  <w:style w:type="paragraph" w:styleId="Footer">
    <w:name w:val="footer"/>
    <w:basedOn w:val="Normal"/>
    <w:link w:val="FooterChar"/>
    <w:uiPriority w:val="99"/>
    <w:unhideWhenUsed/>
    <w:rsid w:val="004F56DA"/>
    <w:pPr>
      <w:tabs>
        <w:tab w:val="center" w:pos="4680"/>
        <w:tab w:val="right" w:pos="9360"/>
      </w:tabs>
      <w:spacing w:after="0"/>
    </w:pPr>
  </w:style>
  <w:style w:type="character" w:customStyle="1" w:styleId="FooterChar">
    <w:name w:val="Footer Char"/>
    <w:basedOn w:val="DefaultParagraphFont"/>
    <w:link w:val="Footer"/>
    <w:uiPriority w:val="99"/>
    <w:rsid w:val="004F56DA"/>
  </w:style>
  <w:style w:type="paragraph" w:styleId="Title">
    <w:name w:val="Title"/>
    <w:basedOn w:val="Normal"/>
    <w:next w:val="Normal"/>
    <w:link w:val="TitleChar"/>
    <w:uiPriority w:val="10"/>
    <w:qFormat/>
    <w:rsid w:val="00705E2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5E22"/>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D00657"/>
    <w:pPr>
      <w:tabs>
        <w:tab w:val="left" w:pos="384"/>
      </w:tabs>
      <w:spacing w:after="0"/>
      <w:ind w:left="384" w:hanging="384"/>
    </w:pPr>
  </w:style>
  <w:style w:type="paragraph" w:styleId="ListParagraph">
    <w:name w:val="List Paragraph"/>
    <w:basedOn w:val="Normal"/>
    <w:uiPriority w:val="34"/>
    <w:qFormat/>
    <w:rsid w:val="00BD5EF6"/>
    <w:pPr>
      <w:ind w:left="720"/>
      <w:contextualSpacing/>
    </w:pPr>
  </w:style>
  <w:style w:type="character" w:styleId="CommentReference">
    <w:name w:val="annotation reference"/>
    <w:basedOn w:val="DefaultParagraphFont"/>
    <w:uiPriority w:val="99"/>
    <w:semiHidden/>
    <w:unhideWhenUsed/>
    <w:rsid w:val="0071032F"/>
    <w:rPr>
      <w:sz w:val="16"/>
      <w:szCs w:val="16"/>
    </w:rPr>
  </w:style>
  <w:style w:type="paragraph" w:styleId="CommentText">
    <w:name w:val="annotation text"/>
    <w:basedOn w:val="Normal"/>
    <w:link w:val="CommentTextChar"/>
    <w:uiPriority w:val="99"/>
    <w:unhideWhenUsed/>
    <w:rsid w:val="0071032F"/>
    <w:rPr>
      <w:sz w:val="20"/>
      <w:szCs w:val="20"/>
    </w:rPr>
  </w:style>
  <w:style w:type="character" w:customStyle="1" w:styleId="CommentTextChar">
    <w:name w:val="Comment Text Char"/>
    <w:basedOn w:val="DefaultParagraphFont"/>
    <w:link w:val="CommentText"/>
    <w:uiPriority w:val="99"/>
    <w:rsid w:val="0071032F"/>
    <w:rPr>
      <w:sz w:val="20"/>
      <w:szCs w:val="20"/>
    </w:rPr>
  </w:style>
  <w:style w:type="paragraph" w:styleId="CommentSubject">
    <w:name w:val="annotation subject"/>
    <w:basedOn w:val="CommentText"/>
    <w:next w:val="CommentText"/>
    <w:link w:val="CommentSubjectChar"/>
    <w:uiPriority w:val="99"/>
    <w:semiHidden/>
    <w:unhideWhenUsed/>
    <w:rsid w:val="0071032F"/>
    <w:rPr>
      <w:b/>
      <w:bCs/>
    </w:rPr>
  </w:style>
  <w:style w:type="character" w:customStyle="1" w:styleId="CommentSubjectChar">
    <w:name w:val="Comment Subject Char"/>
    <w:basedOn w:val="CommentTextChar"/>
    <w:link w:val="CommentSubject"/>
    <w:uiPriority w:val="99"/>
    <w:semiHidden/>
    <w:rsid w:val="0071032F"/>
    <w:rPr>
      <w:b/>
      <w:bCs/>
      <w:sz w:val="20"/>
      <w:szCs w:val="20"/>
    </w:rPr>
  </w:style>
  <w:style w:type="paragraph" w:styleId="Caption">
    <w:name w:val="caption"/>
    <w:basedOn w:val="Normal"/>
    <w:next w:val="Normal"/>
    <w:uiPriority w:val="35"/>
    <w:unhideWhenUsed/>
    <w:qFormat/>
    <w:rsid w:val="00386E2E"/>
    <w:pPr>
      <w:spacing w:after="240"/>
    </w:pPr>
    <w:rPr>
      <w:iCs/>
      <w:color w:val="000000" w:themeColor="text1"/>
      <w:szCs w:val="18"/>
    </w:rPr>
  </w:style>
  <w:style w:type="table" w:customStyle="1" w:styleId="AlgorithmTable">
    <w:name w:val="Algorithm Table"/>
    <w:basedOn w:val="TableGridLight"/>
    <w:uiPriority w:val="99"/>
    <w:rsid w:val="006467B4"/>
    <w:rPr>
      <w:rFonts w:ascii="Times New Roman" w:hAnsi="Times New Roman"/>
      <w:kern w:val="0"/>
      <w:sz w:val="24"/>
      <w:szCs w:val="20"/>
      <w14:ligatures w14:val="none"/>
    </w:rPr>
    <w:tblPr/>
    <w:tblStylePr w:type="firstRow">
      <w:rPr>
        <w:rFonts w:ascii="Times New Roman" w:hAnsi="Times New Roman"/>
        <w:b w:val="0"/>
        <w:bCs/>
        <w:sz w:val="24"/>
      </w:rPr>
    </w:tblStylePr>
    <w:tblStylePr w:type="lastRow">
      <w:rPr>
        <w:rFonts w:ascii="Times New Roman" w:hAnsi="Times New Roman"/>
        <w:b w:val="0"/>
        <w:bCs/>
        <w:sz w:val="24"/>
      </w:rPr>
      <w:tblPr/>
      <w:tcPr>
        <w:tcBorders>
          <w:top w:val="double" w:sz="4" w:space="0" w:color="BFBFBF" w:themeColor="background1" w:themeShade="BF"/>
        </w:tcBorders>
      </w:tcPr>
    </w:tblStylePr>
    <w:tblStylePr w:type="firstCol">
      <w:rPr>
        <w:rFonts w:ascii="Times New Roman" w:hAnsi="Times New Roman"/>
        <w:b/>
        <w:bCs/>
        <w:sz w:val="24"/>
      </w:rPr>
    </w:tblStylePr>
    <w:tblStylePr w:type="lastCol">
      <w:rPr>
        <w:b w:val="0"/>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467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467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67B4"/>
    <w:rPr>
      <w:color w:val="666666"/>
    </w:rPr>
  </w:style>
  <w:style w:type="paragraph" w:customStyle="1" w:styleId="Algorithm">
    <w:name w:val="Algorithm"/>
    <w:basedOn w:val="Normal"/>
    <w:qFormat/>
    <w:rsid w:val="006467B4"/>
    <w:pPr>
      <w:tabs>
        <w:tab w:val="left" w:pos="288"/>
        <w:tab w:val="left" w:pos="576"/>
        <w:tab w:val="left" w:pos="864"/>
        <w:tab w:val="left" w:pos="1152"/>
        <w:tab w:val="left" w:pos="1440"/>
        <w:tab w:val="left" w:pos="1728"/>
        <w:tab w:val="left" w:pos="2016"/>
        <w:tab w:val="left" w:pos="2304"/>
        <w:tab w:val="left" w:pos="2592"/>
        <w:tab w:val="left" w:pos="2880"/>
      </w:tabs>
      <w:spacing w:after="0"/>
      <w:contextualSpacing/>
    </w:pPr>
    <w:rPr>
      <w:rFonts w:cstheme="majorHAnsi"/>
      <w:bCs/>
      <w:szCs w:val="24"/>
    </w:rPr>
  </w:style>
  <w:style w:type="character" w:customStyle="1" w:styleId="Heading2Char">
    <w:name w:val="Heading 2 Char"/>
    <w:basedOn w:val="DefaultParagraphFont"/>
    <w:link w:val="Heading2"/>
    <w:uiPriority w:val="9"/>
    <w:rsid w:val="00690ADA"/>
    <w:rPr>
      <w:rFonts w:ascii="Times New Roman" w:eastAsiaTheme="majorEastAsia" w:hAnsi="Times New Roman" w:cstheme="majorBidi"/>
      <w:b/>
      <w:kern w:val="0"/>
      <w:sz w:val="48"/>
      <w:szCs w:val="26"/>
      <w14:ligatures w14:val="none"/>
    </w:rPr>
  </w:style>
  <w:style w:type="character" w:customStyle="1" w:styleId="Heading3Char">
    <w:name w:val="Heading 3 Char"/>
    <w:basedOn w:val="DefaultParagraphFont"/>
    <w:link w:val="Heading3"/>
    <w:uiPriority w:val="9"/>
    <w:rsid w:val="009956BE"/>
    <w:rPr>
      <w:rFonts w:ascii="Times New Roman" w:eastAsiaTheme="majorEastAsia" w:hAnsi="Times New Roman" w:cstheme="majorBidi"/>
      <w:b/>
      <w:sz w:val="40"/>
      <w:szCs w:val="24"/>
    </w:rPr>
  </w:style>
  <w:style w:type="character" w:customStyle="1" w:styleId="Heading4Char">
    <w:name w:val="Heading 4 Char"/>
    <w:basedOn w:val="DefaultParagraphFont"/>
    <w:link w:val="Heading4"/>
    <w:uiPriority w:val="9"/>
    <w:rsid w:val="001603E0"/>
    <w:rPr>
      <w:rFonts w:ascii="Times New Roman" w:eastAsiaTheme="majorEastAsia" w:hAnsi="Times New Roman" w:cstheme="majorBidi"/>
      <w:b/>
      <w:iCs/>
      <w:sz w:val="32"/>
    </w:rPr>
  </w:style>
  <w:style w:type="character" w:customStyle="1" w:styleId="Heading5Char">
    <w:name w:val="Heading 5 Char"/>
    <w:basedOn w:val="DefaultParagraphFont"/>
    <w:link w:val="Heading5"/>
    <w:uiPriority w:val="9"/>
    <w:rsid w:val="001603E0"/>
    <w:rPr>
      <w:rFonts w:ascii="Times New Roman" w:eastAsiaTheme="majorEastAsia" w:hAnsi="Times New Roman" w:cstheme="majorBidi"/>
      <w:b/>
      <w:sz w:val="24"/>
    </w:rPr>
  </w:style>
  <w:style w:type="character" w:customStyle="1" w:styleId="Heading1Char">
    <w:name w:val="Heading 1 Char"/>
    <w:basedOn w:val="DefaultParagraphFont"/>
    <w:link w:val="Heading1"/>
    <w:uiPriority w:val="9"/>
    <w:rsid w:val="004F2722"/>
    <w:rPr>
      <w:rFonts w:ascii="Times New Roman" w:eastAsiaTheme="majorEastAsia" w:hAnsi="Times New Roman" w:cstheme="majorBidi"/>
      <w:caps/>
      <w:sz w:val="24"/>
      <w:szCs w:val="32"/>
    </w:rPr>
  </w:style>
  <w:style w:type="paragraph" w:styleId="TOC7">
    <w:name w:val="toc 7"/>
    <w:basedOn w:val="Normal"/>
    <w:next w:val="Normal"/>
    <w:autoRedefine/>
    <w:uiPriority w:val="39"/>
    <w:unhideWhenUsed/>
    <w:rsid w:val="00375C20"/>
    <w:pPr>
      <w:spacing w:after="100"/>
      <w:ind w:left="1320"/>
    </w:pPr>
  </w:style>
  <w:style w:type="paragraph" w:styleId="TOC1">
    <w:name w:val="toc 1"/>
    <w:basedOn w:val="Normal"/>
    <w:next w:val="Normal"/>
    <w:autoRedefine/>
    <w:uiPriority w:val="39"/>
    <w:unhideWhenUsed/>
    <w:rsid w:val="00EC3A1C"/>
    <w:pPr>
      <w:spacing w:after="0" w:line="480" w:lineRule="auto"/>
    </w:pPr>
  </w:style>
  <w:style w:type="paragraph" w:styleId="TOC2">
    <w:name w:val="toc 2"/>
    <w:basedOn w:val="Normal"/>
    <w:next w:val="Normal"/>
    <w:autoRedefine/>
    <w:uiPriority w:val="39"/>
    <w:unhideWhenUsed/>
    <w:rsid w:val="00EC3A1C"/>
    <w:pPr>
      <w:spacing w:after="0" w:line="480" w:lineRule="auto"/>
    </w:pPr>
    <w:rPr>
      <w:caps/>
    </w:rPr>
  </w:style>
  <w:style w:type="character" w:styleId="Hyperlink">
    <w:name w:val="Hyperlink"/>
    <w:basedOn w:val="DefaultParagraphFont"/>
    <w:uiPriority w:val="99"/>
    <w:unhideWhenUsed/>
    <w:rsid w:val="00375C20"/>
    <w:rPr>
      <w:color w:val="0563C1" w:themeColor="hyperlink"/>
      <w:u w:val="single"/>
    </w:rPr>
  </w:style>
  <w:style w:type="paragraph" w:styleId="TOC4">
    <w:name w:val="toc 4"/>
    <w:basedOn w:val="Normal"/>
    <w:next w:val="Normal"/>
    <w:autoRedefine/>
    <w:uiPriority w:val="39"/>
    <w:unhideWhenUsed/>
    <w:rsid w:val="00EC3A1C"/>
    <w:pPr>
      <w:spacing w:after="0" w:line="480" w:lineRule="auto"/>
      <w:ind w:left="1440"/>
    </w:pPr>
  </w:style>
  <w:style w:type="paragraph" w:styleId="TOC5">
    <w:name w:val="toc 5"/>
    <w:basedOn w:val="Normal"/>
    <w:next w:val="Normal"/>
    <w:autoRedefine/>
    <w:uiPriority w:val="39"/>
    <w:unhideWhenUsed/>
    <w:rsid w:val="00EC3A1C"/>
    <w:pPr>
      <w:spacing w:after="0" w:line="480" w:lineRule="auto"/>
      <w:ind w:left="2160"/>
    </w:pPr>
  </w:style>
  <w:style w:type="paragraph" w:styleId="TableofFigures">
    <w:name w:val="table of figures"/>
    <w:basedOn w:val="Normal"/>
    <w:next w:val="Normal"/>
    <w:uiPriority w:val="99"/>
    <w:unhideWhenUsed/>
    <w:rsid w:val="00BF754E"/>
    <w:pPr>
      <w:spacing w:after="0"/>
    </w:pPr>
  </w:style>
  <w:style w:type="paragraph" w:customStyle="1" w:styleId="Code">
    <w:name w:val="Code"/>
    <w:basedOn w:val="Normal"/>
    <w:link w:val="CodeChar"/>
    <w:qFormat/>
    <w:rsid w:val="00AA084F"/>
    <w:pPr>
      <w:numPr>
        <w:numId w:val="23"/>
      </w:numPr>
      <w:pBdr>
        <w:top w:val="single" w:sz="4" w:space="1" w:color="auto"/>
        <w:bottom w:val="single" w:sz="4" w:space="1" w:color="auto"/>
      </w:pBd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s>
      <w:ind w:left="288" w:firstLine="0"/>
      <w:contextualSpacing/>
    </w:pPr>
    <w:rPr>
      <w:rFonts w:ascii="Consolas" w:hAnsi="Consolas"/>
      <w:noProof/>
      <w:sz w:val="18"/>
    </w:rPr>
  </w:style>
  <w:style w:type="character" w:customStyle="1" w:styleId="CodeChar">
    <w:name w:val="Code Char"/>
    <w:basedOn w:val="DefaultParagraphFont"/>
    <w:link w:val="Code"/>
    <w:rsid w:val="00AA084F"/>
    <w:rPr>
      <w:rFonts w:ascii="Consolas" w:hAnsi="Consolas"/>
      <w:noProof/>
      <w:sz w:val="18"/>
    </w:rPr>
  </w:style>
  <w:style w:type="paragraph" w:styleId="TOC3">
    <w:name w:val="toc 3"/>
    <w:basedOn w:val="Normal"/>
    <w:next w:val="Normal"/>
    <w:autoRedefine/>
    <w:uiPriority w:val="39"/>
    <w:unhideWhenUsed/>
    <w:rsid w:val="00EC3A1C"/>
    <w:pPr>
      <w:spacing w:after="0" w:line="480" w:lineRule="auto"/>
      <w:ind w:left="475"/>
    </w:pPr>
  </w:style>
  <w:style w:type="paragraph" w:styleId="TOC6">
    <w:name w:val="toc 6"/>
    <w:basedOn w:val="Normal"/>
    <w:next w:val="Normal"/>
    <w:autoRedefine/>
    <w:uiPriority w:val="39"/>
    <w:unhideWhenUsed/>
    <w:rsid w:val="003667A2"/>
    <w:pPr>
      <w:spacing w:after="100" w:line="259" w:lineRule="auto"/>
      <w:ind w:left="1100"/>
      <w:jc w:val="left"/>
    </w:pPr>
    <w:rPr>
      <w:rFonts w:asciiTheme="minorHAnsi" w:eastAsiaTheme="minorEastAsia" w:hAnsiTheme="minorHAnsi"/>
      <w:sz w:val="22"/>
    </w:rPr>
  </w:style>
  <w:style w:type="paragraph" w:styleId="TOC8">
    <w:name w:val="toc 8"/>
    <w:basedOn w:val="Normal"/>
    <w:next w:val="Normal"/>
    <w:autoRedefine/>
    <w:uiPriority w:val="39"/>
    <w:unhideWhenUsed/>
    <w:rsid w:val="003667A2"/>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3667A2"/>
    <w:pPr>
      <w:spacing w:after="100" w:line="259" w:lineRule="auto"/>
      <w:ind w:left="176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3667A2"/>
    <w:rPr>
      <w:color w:val="605E5C"/>
      <w:shd w:val="clear" w:color="auto" w:fill="E1DFDD"/>
    </w:rPr>
  </w:style>
  <w:style w:type="character" w:styleId="Emphasis">
    <w:name w:val="Emphasis"/>
    <w:basedOn w:val="DefaultParagraphFont"/>
    <w:uiPriority w:val="20"/>
    <w:qFormat/>
    <w:rsid w:val="007D3996"/>
    <w:rPr>
      <w:rFonts w:ascii="Times New Roman" w:hAnsi="Times New Roman"/>
      <w:b w:val="0"/>
      <w:i w:val="0"/>
      <w:iCs/>
      <w:caps/>
      <w:smallCaps w:val="0"/>
      <w:sz w:val="22"/>
    </w:rPr>
  </w:style>
  <w:style w:type="paragraph" w:styleId="Revision">
    <w:name w:val="Revision"/>
    <w:hidden/>
    <w:uiPriority w:val="99"/>
    <w:semiHidden/>
    <w:rsid w:val="00DA3182"/>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9671">
      <w:bodyDiv w:val="1"/>
      <w:marLeft w:val="0"/>
      <w:marRight w:val="0"/>
      <w:marTop w:val="0"/>
      <w:marBottom w:val="0"/>
      <w:divBdr>
        <w:top w:val="none" w:sz="0" w:space="0" w:color="auto"/>
        <w:left w:val="none" w:sz="0" w:space="0" w:color="auto"/>
        <w:bottom w:val="none" w:sz="0" w:space="0" w:color="auto"/>
        <w:right w:val="none" w:sz="0" w:space="0" w:color="auto"/>
      </w:divBdr>
      <w:divsChild>
        <w:div w:id="1268080974">
          <w:marLeft w:val="0"/>
          <w:marRight w:val="0"/>
          <w:marTop w:val="0"/>
          <w:marBottom w:val="0"/>
          <w:divBdr>
            <w:top w:val="none" w:sz="0" w:space="0" w:color="auto"/>
            <w:left w:val="none" w:sz="0" w:space="0" w:color="auto"/>
            <w:bottom w:val="none" w:sz="0" w:space="0" w:color="auto"/>
            <w:right w:val="none" w:sz="0" w:space="0" w:color="auto"/>
          </w:divBdr>
          <w:divsChild>
            <w:div w:id="299237794">
              <w:marLeft w:val="0"/>
              <w:marRight w:val="0"/>
              <w:marTop w:val="0"/>
              <w:marBottom w:val="0"/>
              <w:divBdr>
                <w:top w:val="none" w:sz="0" w:space="0" w:color="auto"/>
                <w:left w:val="none" w:sz="0" w:space="0" w:color="auto"/>
                <w:bottom w:val="none" w:sz="0" w:space="0" w:color="auto"/>
                <w:right w:val="none" w:sz="0" w:space="0" w:color="auto"/>
              </w:divBdr>
            </w:div>
            <w:div w:id="544368084">
              <w:marLeft w:val="0"/>
              <w:marRight w:val="0"/>
              <w:marTop w:val="0"/>
              <w:marBottom w:val="0"/>
              <w:divBdr>
                <w:top w:val="none" w:sz="0" w:space="0" w:color="auto"/>
                <w:left w:val="none" w:sz="0" w:space="0" w:color="auto"/>
                <w:bottom w:val="none" w:sz="0" w:space="0" w:color="auto"/>
                <w:right w:val="none" w:sz="0" w:space="0" w:color="auto"/>
              </w:divBdr>
            </w:div>
            <w:div w:id="197663106">
              <w:marLeft w:val="0"/>
              <w:marRight w:val="0"/>
              <w:marTop w:val="0"/>
              <w:marBottom w:val="0"/>
              <w:divBdr>
                <w:top w:val="none" w:sz="0" w:space="0" w:color="auto"/>
                <w:left w:val="none" w:sz="0" w:space="0" w:color="auto"/>
                <w:bottom w:val="none" w:sz="0" w:space="0" w:color="auto"/>
                <w:right w:val="none" w:sz="0" w:space="0" w:color="auto"/>
              </w:divBdr>
            </w:div>
            <w:div w:id="253637916">
              <w:marLeft w:val="0"/>
              <w:marRight w:val="0"/>
              <w:marTop w:val="0"/>
              <w:marBottom w:val="0"/>
              <w:divBdr>
                <w:top w:val="none" w:sz="0" w:space="0" w:color="auto"/>
                <w:left w:val="none" w:sz="0" w:space="0" w:color="auto"/>
                <w:bottom w:val="none" w:sz="0" w:space="0" w:color="auto"/>
                <w:right w:val="none" w:sz="0" w:space="0" w:color="auto"/>
              </w:divBdr>
            </w:div>
            <w:div w:id="81731208">
              <w:marLeft w:val="0"/>
              <w:marRight w:val="0"/>
              <w:marTop w:val="0"/>
              <w:marBottom w:val="0"/>
              <w:divBdr>
                <w:top w:val="none" w:sz="0" w:space="0" w:color="auto"/>
                <w:left w:val="none" w:sz="0" w:space="0" w:color="auto"/>
                <w:bottom w:val="none" w:sz="0" w:space="0" w:color="auto"/>
                <w:right w:val="none" w:sz="0" w:space="0" w:color="auto"/>
              </w:divBdr>
            </w:div>
            <w:div w:id="165494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982">
      <w:bodyDiv w:val="1"/>
      <w:marLeft w:val="0"/>
      <w:marRight w:val="0"/>
      <w:marTop w:val="0"/>
      <w:marBottom w:val="0"/>
      <w:divBdr>
        <w:top w:val="none" w:sz="0" w:space="0" w:color="auto"/>
        <w:left w:val="none" w:sz="0" w:space="0" w:color="auto"/>
        <w:bottom w:val="none" w:sz="0" w:space="0" w:color="auto"/>
        <w:right w:val="none" w:sz="0" w:space="0" w:color="auto"/>
      </w:divBdr>
    </w:div>
    <w:div w:id="49505617">
      <w:bodyDiv w:val="1"/>
      <w:marLeft w:val="0"/>
      <w:marRight w:val="0"/>
      <w:marTop w:val="0"/>
      <w:marBottom w:val="0"/>
      <w:divBdr>
        <w:top w:val="none" w:sz="0" w:space="0" w:color="auto"/>
        <w:left w:val="none" w:sz="0" w:space="0" w:color="auto"/>
        <w:bottom w:val="none" w:sz="0" w:space="0" w:color="auto"/>
        <w:right w:val="none" w:sz="0" w:space="0" w:color="auto"/>
      </w:divBdr>
      <w:divsChild>
        <w:div w:id="1839347756">
          <w:marLeft w:val="0"/>
          <w:marRight w:val="0"/>
          <w:marTop w:val="0"/>
          <w:marBottom w:val="0"/>
          <w:divBdr>
            <w:top w:val="none" w:sz="0" w:space="0" w:color="auto"/>
            <w:left w:val="none" w:sz="0" w:space="0" w:color="auto"/>
            <w:bottom w:val="none" w:sz="0" w:space="0" w:color="auto"/>
            <w:right w:val="none" w:sz="0" w:space="0" w:color="auto"/>
          </w:divBdr>
          <w:divsChild>
            <w:div w:id="1164711504">
              <w:marLeft w:val="0"/>
              <w:marRight w:val="0"/>
              <w:marTop w:val="0"/>
              <w:marBottom w:val="0"/>
              <w:divBdr>
                <w:top w:val="none" w:sz="0" w:space="0" w:color="auto"/>
                <w:left w:val="none" w:sz="0" w:space="0" w:color="auto"/>
                <w:bottom w:val="none" w:sz="0" w:space="0" w:color="auto"/>
                <w:right w:val="none" w:sz="0" w:space="0" w:color="auto"/>
              </w:divBdr>
            </w:div>
            <w:div w:id="273557800">
              <w:marLeft w:val="0"/>
              <w:marRight w:val="0"/>
              <w:marTop w:val="0"/>
              <w:marBottom w:val="0"/>
              <w:divBdr>
                <w:top w:val="none" w:sz="0" w:space="0" w:color="auto"/>
                <w:left w:val="none" w:sz="0" w:space="0" w:color="auto"/>
                <w:bottom w:val="none" w:sz="0" w:space="0" w:color="auto"/>
                <w:right w:val="none" w:sz="0" w:space="0" w:color="auto"/>
              </w:divBdr>
            </w:div>
            <w:div w:id="877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2466">
      <w:bodyDiv w:val="1"/>
      <w:marLeft w:val="0"/>
      <w:marRight w:val="0"/>
      <w:marTop w:val="0"/>
      <w:marBottom w:val="0"/>
      <w:divBdr>
        <w:top w:val="none" w:sz="0" w:space="0" w:color="auto"/>
        <w:left w:val="none" w:sz="0" w:space="0" w:color="auto"/>
        <w:bottom w:val="none" w:sz="0" w:space="0" w:color="auto"/>
        <w:right w:val="none" w:sz="0" w:space="0" w:color="auto"/>
      </w:divBdr>
      <w:divsChild>
        <w:div w:id="285087058">
          <w:marLeft w:val="0"/>
          <w:marRight w:val="0"/>
          <w:marTop w:val="0"/>
          <w:marBottom w:val="0"/>
          <w:divBdr>
            <w:top w:val="none" w:sz="0" w:space="0" w:color="auto"/>
            <w:left w:val="none" w:sz="0" w:space="0" w:color="auto"/>
            <w:bottom w:val="none" w:sz="0" w:space="0" w:color="auto"/>
            <w:right w:val="none" w:sz="0" w:space="0" w:color="auto"/>
          </w:divBdr>
          <w:divsChild>
            <w:div w:id="18482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653">
      <w:bodyDiv w:val="1"/>
      <w:marLeft w:val="0"/>
      <w:marRight w:val="0"/>
      <w:marTop w:val="0"/>
      <w:marBottom w:val="0"/>
      <w:divBdr>
        <w:top w:val="none" w:sz="0" w:space="0" w:color="auto"/>
        <w:left w:val="none" w:sz="0" w:space="0" w:color="auto"/>
        <w:bottom w:val="none" w:sz="0" w:space="0" w:color="auto"/>
        <w:right w:val="none" w:sz="0" w:space="0" w:color="auto"/>
      </w:divBdr>
      <w:divsChild>
        <w:div w:id="439423224">
          <w:marLeft w:val="0"/>
          <w:marRight w:val="0"/>
          <w:marTop w:val="0"/>
          <w:marBottom w:val="0"/>
          <w:divBdr>
            <w:top w:val="none" w:sz="0" w:space="0" w:color="auto"/>
            <w:left w:val="none" w:sz="0" w:space="0" w:color="auto"/>
            <w:bottom w:val="none" w:sz="0" w:space="0" w:color="auto"/>
            <w:right w:val="none" w:sz="0" w:space="0" w:color="auto"/>
          </w:divBdr>
          <w:divsChild>
            <w:div w:id="2535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4878">
      <w:bodyDiv w:val="1"/>
      <w:marLeft w:val="0"/>
      <w:marRight w:val="0"/>
      <w:marTop w:val="0"/>
      <w:marBottom w:val="0"/>
      <w:divBdr>
        <w:top w:val="none" w:sz="0" w:space="0" w:color="auto"/>
        <w:left w:val="none" w:sz="0" w:space="0" w:color="auto"/>
        <w:bottom w:val="none" w:sz="0" w:space="0" w:color="auto"/>
        <w:right w:val="none" w:sz="0" w:space="0" w:color="auto"/>
      </w:divBdr>
      <w:divsChild>
        <w:div w:id="922497204">
          <w:marLeft w:val="0"/>
          <w:marRight w:val="0"/>
          <w:marTop w:val="0"/>
          <w:marBottom w:val="0"/>
          <w:divBdr>
            <w:top w:val="none" w:sz="0" w:space="0" w:color="auto"/>
            <w:left w:val="none" w:sz="0" w:space="0" w:color="auto"/>
            <w:bottom w:val="none" w:sz="0" w:space="0" w:color="auto"/>
            <w:right w:val="none" w:sz="0" w:space="0" w:color="auto"/>
          </w:divBdr>
          <w:divsChild>
            <w:div w:id="1836844362">
              <w:marLeft w:val="0"/>
              <w:marRight w:val="0"/>
              <w:marTop w:val="0"/>
              <w:marBottom w:val="0"/>
              <w:divBdr>
                <w:top w:val="none" w:sz="0" w:space="0" w:color="auto"/>
                <w:left w:val="none" w:sz="0" w:space="0" w:color="auto"/>
                <w:bottom w:val="none" w:sz="0" w:space="0" w:color="auto"/>
                <w:right w:val="none" w:sz="0" w:space="0" w:color="auto"/>
              </w:divBdr>
            </w:div>
            <w:div w:id="2116712375">
              <w:marLeft w:val="0"/>
              <w:marRight w:val="0"/>
              <w:marTop w:val="0"/>
              <w:marBottom w:val="0"/>
              <w:divBdr>
                <w:top w:val="none" w:sz="0" w:space="0" w:color="auto"/>
                <w:left w:val="none" w:sz="0" w:space="0" w:color="auto"/>
                <w:bottom w:val="none" w:sz="0" w:space="0" w:color="auto"/>
                <w:right w:val="none" w:sz="0" w:space="0" w:color="auto"/>
              </w:divBdr>
            </w:div>
            <w:div w:id="1219511171">
              <w:marLeft w:val="0"/>
              <w:marRight w:val="0"/>
              <w:marTop w:val="0"/>
              <w:marBottom w:val="0"/>
              <w:divBdr>
                <w:top w:val="none" w:sz="0" w:space="0" w:color="auto"/>
                <w:left w:val="none" w:sz="0" w:space="0" w:color="auto"/>
                <w:bottom w:val="none" w:sz="0" w:space="0" w:color="auto"/>
                <w:right w:val="none" w:sz="0" w:space="0" w:color="auto"/>
              </w:divBdr>
            </w:div>
            <w:div w:id="317462088">
              <w:marLeft w:val="0"/>
              <w:marRight w:val="0"/>
              <w:marTop w:val="0"/>
              <w:marBottom w:val="0"/>
              <w:divBdr>
                <w:top w:val="none" w:sz="0" w:space="0" w:color="auto"/>
                <w:left w:val="none" w:sz="0" w:space="0" w:color="auto"/>
                <w:bottom w:val="none" w:sz="0" w:space="0" w:color="auto"/>
                <w:right w:val="none" w:sz="0" w:space="0" w:color="auto"/>
              </w:divBdr>
            </w:div>
            <w:div w:id="1306473473">
              <w:marLeft w:val="0"/>
              <w:marRight w:val="0"/>
              <w:marTop w:val="0"/>
              <w:marBottom w:val="0"/>
              <w:divBdr>
                <w:top w:val="none" w:sz="0" w:space="0" w:color="auto"/>
                <w:left w:val="none" w:sz="0" w:space="0" w:color="auto"/>
                <w:bottom w:val="none" w:sz="0" w:space="0" w:color="auto"/>
                <w:right w:val="none" w:sz="0" w:space="0" w:color="auto"/>
              </w:divBdr>
            </w:div>
            <w:div w:id="301010641">
              <w:marLeft w:val="0"/>
              <w:marRight w:val="0"/>
              <w:marTop w:val="0"/>
              <w:marBottom w:val="0"/>
              <w:divBdr>
                <w:top w:val="none" w:sz="0" w:space="0" w:color="auto"/>
                <w:left w:val="none" w:sz="0" w:space="0" w:color="auto"/>
                <w:bottom w:val="none" w:sz="0" w:space="0" w:color="auto"/>
                <w:right w:val="none" w:sz="0" w:space="0" w:color="auto"/>
              </w:divBdr>
            </w:div>
            <w:div w:id="1856457116">
              <w:marLeft w:val="0"/>
              <w:marRight w:val="0"/>
              <w:marTop w:val="0"/>
              <w:marBottom w:val="0"/>
              <w:divBdr>
                <w:top w:val="none" w:sz="0" w:space="0" w:color="auto"/>
                <w:left w:val="none" w:sz="0" w:space="0" w:color="auto"/>
                <w:bottom w:val="none" w:sz="0" w:space="0" w:color="auto"/>
                <w:right w:val="none" w:sz="0" w:space="0" w:color="auto"/>
              </w:divBdr>
            </w:div>
            <w:div w:id="74476599">
              <w:marLeft w:val="0"/>
              <w:marRight w:val="0"/>
              <w:marTop w:val="0"/>
              <w:marBottom w:val="0"/>
              <w:divBdr>
                <w:top w:val="none" w:sz="0" w:space="0" w:color="auto"/>
                <w:left w:val="none" w:sz="0" w:space="0" w:color="auto"/>
                <w:bottom w:val="none" w:sz="0" w:space="0" w:color="auto"/>
                <w:right w:val="none" w:sz="0" w:space="0" w:color="auto"/>
              </w:divBdr>
            </w:div>
            <w:div w:id="526605922">
              <w:marLeft w:val="0"/>
              <w:marRight w:val="0"/>
              <w:marTop w:val="0"/>
              <w:marBottom w:val="0"/>
              <w:divBdr>
                <w:top w:val="none" w:sz="0" w:space="0" w:color="auto"/>
                <w:left w:val="none" w:sz="0" w:space="0" w:color="auto"/>
                <w:bottom w:val="none" w:sz="0" w:space="0" w:color="auto"/>
                <w:right w:val="none" w:sz="0" w:space="0" w:color="auto"/>
              </w:divBdr>
            </w:div>
            <w:div w:id="1789230307">
              <w:marLeft w:val="0"/>
              <w:marRight w:val="0"/>
              <w:marTop w:val="0"/>
              <w:marBottom w:val="0"/>
              <w:divBdr>
                <w:top w:val="none" w:sz="0" w:space="0" w:color="auto"/>
                <w:left w:val="none" w:sz="0" w:space="0" w:color="auto"/>
                <w:bottom w:val="none" w:sz="0" w:space="0" w:color="auto"/>
                <w:right w:val="none" w:sz="0" w:space="0" w:color="auto"/>
              </w:divBdr>
            </w:div>
            <w:div w:id="964120488">
              <w:marLeft w:val="0"/>
              <w:marRight w:val="0"/>
              <w:marTop w:val="0"/>
              <w:marBottom w:val="0"/>
              <w:divBdr>
                <w:top w:val="none" w:sz="0" w:space="0" w:color="auto"/>
                <w:left w:val="none" w:sz="0" w:space="0" w:color="auto"/>
                <w:bottom w:val="none" w:sz="0" w:space="0" w:color="auto"/>
                <w:right w:val="none" w:sz="0" w:space="0" w:color="auto"/>
              </w:divBdr>
            </w:div>
            <w:div w:id="1937908860">
              <w:marLeft w:val="0"/>
              <w:marRight w:val="0"/>
              <w:marTop w:val="0"/>
              <w:marBottom w:val="0"/>
              <w:divBdr>
                <w:top w:val="none" w:sz="0" w:space="0" w:color="auto"/>
                <w:left w:val="none" w:sz="0" w:space="0" w:color="auto"/>
                <w:bottom w:val="none" w:sz="0" w:space="0" w:color="auto"/>
                <w:right w:val="none" w:sz="0" w:space="0" w:color="auto"/>
              </w:divBdr>
            </w:div>
            <w:div w:id="1296332270">
              <w:marLeft w:val="0"/>
              <w:marRight w:val="0"/>
              <w:marTop w:val="0"/>
              <w:marBottom w:val="0"/>
              <w:divBdr>
                <w:top w:val="none" w:sz="0" w:space="0" w:color="auto"/>
                <w:left w:val="none" w:sz="0" w:space="0" w:color="auto"/>
                <w:bottom w:val="none" w:sz="0" w:space="0" w:color="auto"/>
                <w:right w:val="none" w:sz="0" w:space="0" w:color="auto"/>
              </w:divBdr>
            </w:div>
            <w:div w:id="1337031544">
              <w:marLeft w:val="0"/>
              <w:marRight w:val="0"/>
              <w:marTop w:val="0"/>
              <w:marBottom w:val="0"/>
              <w:divBdr>
                <w:top w:val="none" w:sz="0" w:space="0" w:color="auto"/>
                <w:left w:val="none" w:sz="0" w:space="0" w:color="auto"/>
                <w:bottom w:val="none" w:sz="0" w:space="0" w:color="auto"/>
                <w:right w:val="none" w:sz="0" w:space="0" w:color="auto"/>
              </w:divBdr>
            </w:div>
            <w:div w:id="1338460219">
              <w:marLeft w:val="0"/>
              <w:marRight w:val="0"/>
              <w:marTop w:val="0"/>
              <w:marBottom w:val="0"/>
              <w:divBdr>
                <w:top w:val="none" w:sz="0" w:space="0" w:color="auto"/>
                <w:left w:val="none" w:sz="0" w:space="0" w:color="auto"/>
                <w:bottom w:val="none" w:sz="0" w:space="0" w:color="auto"/>
                <w:right w:val="none" w:sz="0" w:space="0" w:color="auto"/>
              </w:divBdr>
            </w:div>
            <w:div w:id="580794829">
              <w:marLeft w:val="0"/>
              <w:marRight w:val="0"/>
              <w:marTop w:val="0"/>
              <w:marBottom w:val="0"/>
              <w:divBdr>
                <w:top w:val="none" w:sz="0" w:space="0" w:color="auto"/>
                <w:left w:val="none" w:sz="0" w:space="0" w:color="auto"/>
                <w:bottom w:val="none" w:sz="0" w:space="0" w:color="auto"/>
                <w:right w:val="none" w:sz="0" w:space="0" w:color="auto"/>
              </w:divBdr>
            </w:div>
            <w:div w:id="249197164">
              <w:marLeft w:val="0"/>
              <w:marRight w:val="0"/>
              <w:marTop w:val="0"/>
              <w:marBottom w:val="0"/>
              <w:divBdr>
                <w:top w:val="none" w:sz="0" w:space="0" w:color="auto"/>
                <w:left w:val="none" w:sz="0" w:space="0" w:color="auto"/>
                <w:bottom w:val="none" w:sz="0" w:space="0" w:color="auto"/>
                <w:right w:val="none" w:sz="0" w:space="0" w:color="auto"/>
              </w:divBdr>
            </w:div>
            <w:div w:id="1120228252">
              <w:marLeft w:val="0"/>
              <w:marRight w:val="0"/>
              <w:marTop w:val="0"/>
              <w:marBottom w:val="0"/>
              <w:divBdr>
                <w:top w:val="none" w:sz="0" w:space="0" w:color="auto"/>
                <w:left w:val="none" w:sz="0" w:space="0" w:color="auto"/>
                <w:bottom w:val="none" w:sz="0" w:space="0" w:color="auto"/>
                <w:right w:val="none" w:sz="0" w:space="0" w:color="auto"/>
              </w:divBdr>
            </w:div>
            <w:div w:id="379013313">
              <w:marLeft w:val="0"/>
              <w:marRight w:val="0"/>
              <w:marTop w:val="0"/>
              <w:marBottom w:val="0"/>
              <w:divBdr>
                <w:top w:val="none" w:sz="0" w:space="0" w:color="auto"/>
                <w:left w:val="none" w:sz="0" w:space="0" w:color="auto"/>
                <w:bottom w:val="none" w:sz="0" w:space="0" w:color="auto"/>
                <w:right w:val="none" w:sz="0" w:space="0" w:color="auto"/>
              </w:divBdr>
            </w:div>
            <w:div w:id="798500990">
              <w:marLeft w:val="0"/>
              <w:marRight w:val="0"/>
              <w:marTop w:val="0"/>
              <w:marBottom w:val="0"/>
              <w:divBdr>
                <w:top w:val="none" w:sz="0" w:space="0" w:color="auto"/>
                <w:left w:val="none" w:sz="0" w:space="0" w:color="auto"/>
                <w:bottom w:val="none" w:sz="0" w:space="0" w:color="auto"/>
                <w:right w:val="none" w:sz="0" w:space="0" w:color="auto"/>
              </w:divBdr>
            </w:div>
            <w:div w:id="1793212499">
              <w:marLeft w:val="0"/>
              <w:marRight w:val="0"/>
              <w:marTop w:val="0"/>
              <w:marBottom w:val="0"/>
              <w:divBdr>
                <w:top w:val="none" w:sz="0" w:space="0" w:color="auto"/>
                <w:left w:val="none" w:sz="0" w:space="0" w:color="auto"/>
                <w:bottom w:val="none" w:sz="0" w:space="0" w:color="auto"/>
                <w:right w:val="none" w:sz="0" w:space="0" w:color="auto"/>
              </w:divBdr>
            </w:div>
            <w:div w:id="1558055612">
              <w:marLeft w:val="0"/>
              <w:marRight w:val="0"/>
              <w:marTop w:val="0"/>
              <w:marBottom w:val="0"/>
              <w:divBdr>
                <w:top w:val="none" w:sz="0" w:space="0" w:color="auto"/>
                <w:left w:val="none" w:sz="0" w:space="0" w:color="auto"/>
                <w:bottom w:val="none" w:sz="0" w:space="0" w:color="auto"/>
                <w:right w:val="none" w:sz="0" w:space="0" w:color="auto"/>
              </w:divBdr>
            </w:div>
            <w:div w:id="181633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9788">
      <w:bodyDiv w:val="1"/>
      <w:marLeft w:val="0"/>
      <w:marRight w:val="0"/>
      <w:marTop w:val="0"/>
      <w:marBottom w:val="0"/>
      <w:divBdr>
        <w:top w:val="none" w:sz="0" w:space="0" w:color="auto"/>
        <w:left w:val="none" w:sz="0" w:space="0" w:color="auto"/>
        <w:bottom w:val="none" w:sz="0" w:space="0" w:color="auto"/>
        <w:right w:val="none" w:sz="0" w:space="0" w:color="auto"/>
      </w:divBdr>
      <w:divsChild>
        <w:div w:id="4015489">
          <w:marLeft w:val="0"/>
          <w:marRight w:val="0"/>
          <w:marTop w:val="0"/>
          <w:marBottom w:val="0"/>
          <w:divBdr>
            <w:top w:val="none" w:sz="0" w:space="0" w:color="auto"/>
            <w:left w:val="none" w:sz="0" w:space="0" w:color="auto"/>
            <w:bottom w:val="none" w:sz="0" w:space="0" w:color="auto"/>
            <w:right w:val="none" w:sz="0" w:space="0" w:color="auto"/>
          </w:divBdr>
          <w:divsChild>
            <w:div w:id="19906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3465">
      <w:bodyDiv w:val="1"/>
      <w:marLeft w:val="0"/>
      <w:marRight w:val="0"/>
      <w:marTop w:val="0"/>
      <w:marBottom w:val="0"/>
      <w:divBdr>
        <w:top w:val="none" w:sz="0" w:space="0" w:color="auto"/>
        <w:left w:val="none" w:sz="0" w:space="0" w:color="auto"/>
        <w:bottom w:val="none" w:sz="0" w:space="0" w:color="auto"/>
        <w:right w:val="none" w:sz="0" w:space="0" w:color="auto"/>
      </w:divBdr>
      <w:divsChild>
        <w:div w:id="729882373">
          <w:marLeft w:val="0"/>
          <w:marRight w:val="0"/>
          <w:marTop w:val="0"/>
          <w:marBottom w:val="0"/>
          <w:divBdr>
            <w:top w:val="none" w:sz="0" w:space="0" w:color="auto"/>
            <w:left w:val="none" w:sz="0" w:space="0" w:color="auto"/>
            <w:bottom w:val="none" w:sz="0" w:space="0" w:color="auto"/>
            <w:right w:val="none" w:sz="0" w:space="0" w:color="auto"/>
          </w:divBdr>
          <w:divsChild>
            <w:div w:id="745151500">
              <w:marLeft w:val="0"/>
              <w:marRight w:val="0"/>
              <w:marTop w:val="0"/>
              <w:marBottom w:val="0"/>
              <w:divBdr>
                <w:top w:val="none" w:sz="0" w:space="0" w:color="auto"/>
                <w:left w:val="none" w:sz="0" w:space="0" w:color="auto"/>
                <w:bottom w:val="none" w:sz="0" w:space="0" w:color="auto"/>
                <w:right w:val="none" w:sz="0" w:space="0" w:color="auto"/>
              </w:divBdr>
            </w:div>
            <w:div w:id="167794894">
              <w:marLeft w:val="0"/>
              <w:marRight w:val="0"/>
              <w:marTop w:val="0"/>
              <w:marBottom w:val="0"/>
              <w:divBdr>
                <w:top w:val="none" w:sz="0" w:space="0" w:color="auto"/>
                <w:left w:val="none" w:sz="0" w:space="0" w:color="auto"/>
                <w:bottom w:val="none" w:sz="0" w:space="0" w:color="auto"/>
                <w:right w:val="none" w:sz="0" w:space="0" w:color="auto"/>
              </w:divBdr>
            </w:div>
            <w:div w:id="28268102">
              <w:marLeft w:val="0"/>
              <w:marRight w:val="0"/>
              <w:marTop w:val="0"/>
              <w:marBottom w:val="0"/>
              <w:divBdr>
                <w:top w:val="none" w:sz="0" w:space="0" w:color="auto"/>
                <w:left w:val="none" w:sz="0" w:space="0" w:color="auto"/>
                <w:bottom w:val="none" w:sz="0" w:space="0" w:color="auto"/>
                <w:right w:val="none" w:sz="0" w:space="0" w:color="auto"/>
              </w:divBdr>
            </w:div>
            <w:div w:id="1395472619">
              <w:marLeft w:val="0"/>
              <w:marRight w:val="0"/>
              <w:marTop w:val="0"/>
              <w:marBottom w:val="0"/>
              <w:divBdr>
                <w:top w:val="none" w:sz="0" w:space="0" w:color="auto"/>
                <w:left w:val="none" w:sz="0" w:space="0" w:color="auto"/>
                <w:bottom w:val="none" w:sz="0" w:space="0" w:color="auto"/>
                <w:right w:val="none" w:sz="0" w:space="0" w:color="auto"/>
              </w:divBdr>
            </w:div>
            <w:div w:id="696852197">
              <w:marLeft w:val="0"/>
              <w:marRight w:val="0"/>
              <w:marTop w:val="0"/>
              <w:marBottom w:val="0"/>
              <w:divBdr>
                <w:top w:val="none" w:sz="0" w:space="0" w:color="auto"/>
                <w:left w:val="none" w:sz="0" w:space="0" w:color="auto"/>
                <w:bottom w:val="none" w:sz="0" w:space="0" w:color="auto"/>
                <w:right w:val="none" w:sz="0" w:space="0" w:color="auto"/>
              </w:divBdr>
            </w:div>
            <w:div w:id="1299728669">
              <w:marLeft w:val="0"/>
              <w:marRight w:val="0"/>
              <w:marTop w:val="0"/>
              <w:marBottom w:val="0"/>
              <w:divBdr>
                <w:top w:val="none" w:sz="0" w:space="0" w:color="auto"/>
                <w:left w:val="none" w:sz="0" w:space="0" w:color="auto"/>
                <w:bottom w:val="none" w:sz="0" w:space="0" w:color="auto"/>
                <w:right w:val="none" w:sz="0" w:space="0" w:color="auto"/>
              </w:divBdr>
            </w:div>
            <w:div w:id="161050461">
              <w:marLeft w:val="0"/>
              <w:marRight w:val="0"/>
              <w:marTop w:val="0"/>
              <w:marBottom w:val="0"/>
              <w:divBdr>
                <w:top w:val="none" w:sz="0" w:space="0" w:color="auto"/>
                <w:left w:val="none" w:sz="0" w:space="0" w:color="auto"/>
                <w:bottom w:val="none" w:sz="0" w:space="0" w:color="auto"/>
                <w:right w:val="none" w:sz="0" w:space="0" w:color="auto"/>
              </w:divBdr>
            </w:div>
            <w:div w:id="1822428841">
              <w:marLeft w:val="0"/>
              <w:marRight w:val="0"/>
              <w:marTop w:val="0"/>
              <w:marBottom w:val="0"/>
              <w:divBdr>
                <w:top w:val="none" w:sz="0" w:space="0" w:color="auto"/>
                <w:left w:val="none" w:sz="0" w:space="0" w:color="auto"/>
                <w:bottom w:val="none" w:sz="0" w:space="0" w:color="auto"/>
                <w:right w:val="none" w:sz="0" w:space="0" w:color="auto"/>
              </w:divBdr>
            </w:div>
            <w:div w:id="60835922">
              <w:marLeft w:val="0"/>
              <w:marRight w:val="0"/>
              <w:marTop w:val="0"/>
              <w:marBottom w:val="0"/>
              <w:divBdr>
                <w:top w:val="none" w:sz="0" w:space="0" w:color="auto"/>
                <w:left w:val="none" w:sz="0" w:space="0" w:color="auto"/>
                <w:bottom w:val="none" w:sz="0" w:space="0" w:color="auto"/>
                <w:right w:val="none" w:sz="0" w:space="0" w:color="auto"/>
              </w:divBdr>
            </w:div>
            <w:div w:id="572937766">
              <w:marLeft w:val="0"/>
              <w:marRight w:val="0"/>
              <w:marTop w:val="0"/>
              <w:marBottom w:val="0"/>
              <w:divBdr>
                <w:top w:val="none" w:sz="0" w:space="0" w:color="auto"/>
                <w:left w:val="none" w:sz="0" w:space="0" w:color="auto"/>
                <w:bottom w:val="none" w:sz="0" w:space="0" w:color="auto"/>
                <w:right w:val="none" w:sz="0" w:space="0" w:color="auto"/>
              </w:divBdr>
            </w:div>
            <w:div w:id="2124035282">
              <w:marLeft w:val="0"/>
              <w:marRight w:val="0"/>
              <w:marTop w:val="0"/>
              <w:marBottom w:val="0"/>
              <w:divBdr>
                <w:top w:val="none" w:sz="0" w:space="0" w:color="auto"/>
                <w:left w:val="none" w:sz="0" w:space="0" w:color="auto"/>
                <w:bottom w:val="none" w:sz="0" w:space="0" w:color="auto"/>
                <w:right w:val="none" w:sz="0" w:space="0" w:color="auto"/>
              </w:divBdr>
            </w:div>
            <w:div w:id="1640918355">
              <w:marLeft w:val="0"/>
              <w:marRight w:val="0"/>
              <w:marTop w:val="0"/>
              <w:marBottom w:val="0"/>
              <w:divBdr>
                <w:top w:val="none" w:sz="0" w:space="0" w:color="auto"/>
                <w:left w:val="none" w:sz="0" w:space="0" w:color="auto"/>
                <w:bottom w:val="none" w:sz="0" w:space="0" w:color="auto"/>
                <w:right w:val="none" w:sz="0" w:space="0" w:color="auto"/>
              </w:divBdr>
            </w:div>
            <w:div w:id="977953178">
              <w:marLeft w:val="0"/>
              <w:marRight w:val="0"/>
              <w:marTop w:val="0"/>
              <w:marBottom w:val="0"/>
              <w:divBdr>
                <w:top w:val="none" w:sz="0" w:space="0" w:color="auto"/>
                <w:left w:val="none" w:sz="0" w:space="0" w:color="auto"/>
                <w:bottom w:val="none" w:sz="0" w:space="0" w:color="auto"/>
                <w:right w:val="none" w:sz="0" w:space="0" w:color="auto"/>
              </w:divBdr>
            </w:div>
            <w:div w:id="1973247093">
              <w:marLeft w:val="0"/>
              <w:marRight w:val="0"/>
              <w:marTop w:val="0"/>
              <w:marBottom w:val="0"/>
              <w:divBdr>
                <w:top w:val="none" w:sz="0" w:space="0" w:color="auto"/>
                <w:left w:val="none" w:sz="0" w:space="0" w:color="auto"/>
                <w:bottom w:val="none" w:sz="0" w:space="0" w:color="auto"/>
                <w:right w:val="none" w:sz="0" w:space="0" w:color="auto"/>
              </w:divBdr>
            </w:div>
            <w:div w:id="586696521">
              <w:marLeft w:val="0"/>
              <w:marRight w:val="0"/>
              <w:marTop w:val="0"/>
              <w:marBottom w:val="0"/>
              <w:divBdr>
                <w:top w:val="none" w:sz="0" w:space="0" w:color="auto"/>
                <w:left w:val="none" w:sz="0" w:space="0" w:color="auto"/>
                <w:bottom w:val="none" w:sz="0" w:space="0" w:color="auto"/>
                <w:right w:val="none" w:sz="0" w:space="0" w:color="auto"/>
              </w:divBdr>
            </w:div>
            <w:div w:id="1523279768">
              <w:marLeft w:val="0"/>
              <w:marRight w:val="0"/>
              <w:marTop w:val="0"/>
              <w:marBottom w:val="0"/>
              <w:divBdr>
                <w:top w:val="none" w:sz="0" w:space="0" w:color="auto"/>
                <w:left w:val="none" w:sz="0" w:space="0" w:color="auto"/>
                <w:bottom w:val="none" w:sz="0" w:space="0" w:color="auto"/>
                <w:right w:val="none" w:sz="0" w:space="0" w:color="auto"/>
              </w:divBdr>
            </w:div>
            <w:div w:id="1268347732">
              <w:marLeft w:val="0"/>
              <w:marRight w:val="0"/>
              <w:marTop w:val="0"/>
              <w:marBottom w:val="0"/>
              <w:divBdr>
                <w:top w:val="none" w:sz="0" w:space="0" w:color="auto"/>
                <w:left w:val="none" w:sz="0" w:space="0" w:color="auto"/>
                <w:bottom w:val="none" w:sz="0" w:space="0" w:color="auto"/>
                <w:right w:val="none" w:sz="0" w:space="0" w:color="auto"/>
              </w:divBdr>
            </w:div>
            <w:div w:id="115297149">
              <w:marLeft w:val="0"/>
              <w:marRight w:val="0"/>
              <w:marTop w:val="0"/>
              <w:marBottom w:val="0"/>
              <w:divBdr>
                <w:top w:val="none" w:sz="0" w:space="0" w:color="auto"/>
                <w:left w:val="none" w:sz="0" w:space="0" w:color="auto"/>
                <w:bottom w:val="none" w:sz="0" w:space="0" w:color="auto"/>
                <w:right w:val="none" w:sz="0" w:space="0" w:color="auto"/>
              </w:divBdr>
            </w:div>
            <w:div w:id="176236408">
              <w:marLeft w:val="0"/>
              <w:marRight w:val="0"/>
              <w:marTop w:val="0"/>
              <w:marBottom w:val="0"/>
              <w:divBdr>
                <w:top w:val="none" w:sz="0" w:space="0" w:color="auto"/>
                <w:left w:val="none" w:sz="0" w:space="0" w:color="auto"/>
                <w:bottom w:val="none" w:sz="0" w:space="0" w:color="auto"/>
                <w:right w:val="none" w:sz="0" w:space="0" w:color="auto"/>
              </w:divBdr>
            </w:div>
            <w:div w:id="1059473934">
              <w:marLeft w:val="0"/>
              <w:marRight w:val="0"/>
              <w:marTop w:val="0"/>
              <w:marBottom w:val="0"/>
              <w:divBdr>
                <w:top w:val="none" w:sz="0" w:space="0" w:color="auto"/>
                <w:left w:val="none" w:sz="0" w:space="0" w:color="auto"/>
                <w:bottom w:val="none" w:sz="0" w:space="0" w:color="auto"/>
                <w:right w:val="none" w:sz="0" w:space="0" w:color="auto"/>
              </w:divBdr>
            </w:div>
            <w:div w:id="352155035">
              <w:marLeft w:val="0"/>
              <w:marRight w:val="0"/>
              <w:marTop w:val="0"/>
              <w:marBottom w:val="0"/>
              <w:divBdr>
                <w:top w:val="none" w:sz="0" w:space="0" w:color="auto"/>
                <w:left w:val="none" w:sz="0" w:space="0" w:color="auto"/>
                <w:bottom w:val="none" w:sz="0" w:space="0" w:color="auto"/>
                <w:right w:val="none" w:sz="0" w:space="0" w:color="auto"/>
              </w:divBdr>
            </w:div>
            <w:div w:id="1720351985">
              <w:marLeft w:val="0"/>
              <w:marRight w:val="0"/>
              <w:marTop w:val="0"/>
              <w:marBottom w:val="0"/>
              <w:divBdr>
                <w:top w:val="none" w:sz="0" w:space="0" w:color="auto"/>
                <w:left w:val="none" w:sz="0" w:space="0" w:color="auto"/>
                <w:bottom w:val="none" w:sz="0" w:space="0" w:color="auto"/>
                <w:right w:val="none" w:sz="0" w:space="0" w:color="auto"/>
              </w:divBdr>
            </w:div>
            <w:div w:id="1773240030">
              <w:marLeft w:val="0"/>
              <w:marRight w:val="0"/>
              <w:marTop w:val="0"/>
              <w:marBottom w:val="0"/>
              <w:divBdr>
                <w:top w:val="none" w:sz="0" w:space="0" w:color="auto"/>
                <w:left w:val="none" w:sz="0" w:space="0" w:color="auto"/>
                <w:bottom w:val="none" w:sz="0" w:space="0" w:color="auto"/>
                <w:right w:val="none" w:sz="0" w:space="0" w:color="auto"/>
              </w:divBdr>
            </w:div>
            <w:div w:id="870725449">
              <w:marLeft w:val="0"/>
              <w:marRight w:val="0"/>
              <w:marTop w:val="0"/>
              <w:marBottom w:val="0"/>
              <w:divBdr>
                <w:top w:val="none" w:sz="0" w:space="0" w:color="auto"/>
                <w:left w:val="none" w:sz="0" w:space="0" w:color="auto"/>
                <w:bottom w:val="none" w:sz="0" w:space="0" w:color="auto"/>
                <w:right w:val="none" w:sz="0" w:space="0" w:color="auto"/>
              </w:divBdr>
            </w:div>
            <w:div w:id="374161774">
              <w:marLeft w:val="0"/>
              <w:marRight w:val="0"/>
              <w:marTop w:val="0"/>
              <w:marBottom w:val="0"/>
              <w:divBdr>
                <w:top w:val="none" w:sz="0" w:space="0" w:color="auto"/>
                <w:left w:val="none" w:sz="0" w:space="0" w:color="auto"/>
                <w:bottom w:val="none" w:sz="0" w:space="0" w:color="auto"/>
                <w:right w:val="none" w:sz="0" w:space="0" w:color="auto"/>
              </w:divBdr>
            </w:div>
            <w:div w:id="1057121899">
              <w:marLeft w:val="0"/>
              <w:marRight w:val="0"/>
              <w:marTop w:val="0"/>
              <w:marBottom w:val="0"/>
              <w:divBdr>
                <w:top w:val="none" w:sz="0" w:space="0" w:color="auto"/>
                <w:left w:val="none" w:sz="0" w:space="0" w:color="auto"/>
                <w:bottom w:val="none" w:sz="0" w:space="0" w:color="auto"/>
                <w:right w:val="none" w:sz="0" w:space="0" w:color="auto"/>
              </w:divBdr>
            </w:div>
            <w:div w:id="880941830">
              <w:marLeft w:val="0"/>
              <w:marRight w:val="0"/>
              <w:marTop w:val="0"/>
              <w:marBottom w:val="0"/>
              <w:divBdr>
                <w:top w:val="none" w:sz="0" w:space="0" w:color="auto"/>
                <w:left w:val="none" w:sz="0" w:space="0" w:color="auto"/>
                <w:bottom w:val="none" w:sz="0" w:space="0" w:color="auto"/>
                <w:right w:val="none" w:sz="0" w:space="0" w:color="auto"/>
              </w:divBdr>
            </w:div>
            <w:div w:id="1124428043">
              <w:marLeft w:val="0"/>
              <w:marRight w:val="0"/>
              <w:marTop w:val="0"/>
              <w:marBottom w:val="0"/>
              <w:divBdr>
                <w:top w:val="none" w:sz="0" w:space="0" w:color="auto"/>
                <w:left w:val="none" w:sz="0" w:space="0" w:color="auto"/>
                <w:bottom w:val="none" w:sz="0" w:space="0" w:color="auto"/>
                <w:right w:val="none" w:sz="0" w:space="0" w:color="auto"/>
              </w:divBdr>
            </w:div>
            <w:div w:id="1918976768">
              <w:marLeft w:val="0"/>
              <w:marRight w:val="0"/>
              <w:marTop w:val="0"/>
              <w:marBottom w:val="0"/>
              <w:divBdr>
                <w:top w:val="none" w:sz="0" w:space="0" w:color="auto"/>
                <w:left w:val="none" w:sz="0" w:space="0" w:color="auto"/>
                <w:bottom w:val="none" w:sz="0" w:space="0" w:color="auto"/>
                <w:right w:val="none" w:sz="0" w:space="0" w:color="auto"/>
              </w:divBdr>
            </w:div>
            <w:div w:id="1848515188">
              <w:marLeft w:val="0"/>
              <w:marRight w:val="0"/>
              <w:marTop w:val="0"/>
              <w:marBottom w:val="0"/>
              <w:divBdr>
                <w:top w:val="none" w:sz="0" w:space="0" w:color="auto"/>
                <w:left w:val="none" w:sz="0" w:space="0" w:color="auto"/>
                <w:bottom w:val="none" w:sz="0" w:space="0" w:color="auto"/>
                <w:right w:val="none" w:sz="0" w:space="0" w:color="auto"/>
              </w:divBdr>
            </w:div>
            <w:div w:id="1655327905">
              <w:marLeft w:val="0"/>
              <w:marRight w:val="0"/>
              <w:marTop w:val="0"/>
              <w:marBottom w:val="0"/>
              <w:divBdr>
                <w:top w:val="none" w:sz="0" w:space="0" w:color="auto"/>
                <w:left w:val="none" w:sz="0" w:space="0" w:color="auto"/>
                <w:bottom w:val="none" w:sz="0" w:space="0" w:color="auto"/>
                <w:right w:val="none" w:sz="0" w:space="0" w:color="auto"/>
              </w:divBdr>
            </w:div>
            <w:div w:id="1814979701">
              <w:marLeft w:val="0"/>
              <w:marRight w:val="0"/>
              <w:marTop w:val="0"/>
              <w:marBottom w:val="0"/>
              <w:divBdr>
                <w:top w:val="none" w:sz="0" w:space="0" w:color="auto"/>
                <w:left w:val="none" w:sz="0" w:space="0" w:color="auto"/>
                <w:bottom w:val="none" w:sz="0" w:space="0" w:color="auto"/>
                <w:right w:val="none" w:sz="0" w:space="0" w:color="auto"/>
              </w:divBdr>
            </w:div>
            <w:div w:id="98112611">
              <w:marLeft w:val="0"/>
              <w:marRight w:val="0"/>
              <w:marTop w:val="0"/>
              <w:marBottom w:val="0"/>
              <w:divBdr>
                <w:top w:val="none" w:sz="0" w:space="0" w:color="auto"/>
                <w:left w:val="none" w:sz="0" w:space="0" w:color="auto"/>
                <w:bottom w:val="none" w:sz="0" w:space="0" w:color="auto"/>
                <w:right w:val="none" w:sz="0" w:space="0" w:color="auto"/>
              </w:divBdr>
            </w:div>
            <w:div w:id="9529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1642">
      <w:bodyDiv w:val="1"/>
      <w:marLeft w:val="0"/>
      <w:marRight w:val="0"/>
      <w:marTop w:val="0"/>
      <w:marBottom w:val="0"/>
      <w:divBdr>
        <w:top w:val="none" w:sz="0" w:space="0" w:color="auto"/>
        <w:left w:val="none" w:sz="0" w:space="0" w:color="auto"/>
        <w:bottom w:val="none" w:sz="0" w:space="0" w:color="auto"/>
        <w:right w:val="none" w:sz="0" w:space="0" w:color="auto"/>
      </w:divBdr>
      <w:divsChild>
        <w:div w:id="1771705686">
          <w:marLeft w:val="0"/>
          <w:marRight w:val="0"/>
          <w:marTop w:val="0"/>
          <w:marBottom w:val="0"/>
          <w:divBdr>
            <w:top w:val="none" w:sz="0" w:space="0" w:color="auto"/>
            <w:left w:val="none" w:sz="0" w:space="0" w:color="auto"/>
            <w:bottom w:val="none" w:sz="0" w:space="0" w:color="auto"/>
            <w:right w:val="none" w:sz="0" w:space="0" w:color="auto"/>
          </w:divBdr>
          <w:divsChild>
            <w:div w:id="16710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57699">
      <w:bodyDiv w:val="1"/>
      <w:marLeft w:val="0"/>
      <w:marRight w:val="0"/>
      <w:marTop w:val="0"/>
      <w:marBottom w:val="0"/>
      <w:divBdr>
        <w:top w:val="none" w:sz="0" w:space="0" w:color="auto"/>
        <w:left w:val="none" w:sz="0" w:space="0" w:color="auto"/>
        <w:bottom w:val="none" w:sz="0" w:space="0" w:color="auto"/>
        <w:right w:val="none" w:sz="0" w:space="0" w:color="auto"/>
      </w:divBdr>
      <w:divsChild>
        <w:div w:id="753279539">
          <w:marLeft w:val="0"/>
          <w:marRight w:val="0"/>
          <w:marTop w:val="0"/>
          <w:marBottom w:val="0"/>
          <w:divBdr>
            <w:top w:val="none" w:sz="0" w:space="0" w:color="auto"/>
            <w:left w:val="none" w:sz="0" w:space="0" w:color="auto"/>
            <w:bottom w:val="none" w:sz="0" w:space="0" w:color="auto"/>
            <w:right w:val="none" w:sz="0" w:space="0" w:color="auto"/>
          </w:divBdr>
          <w:divsChild>
            <w:div w:id="1453787273">
              <w:marLeft w:val="0"/>
              <w:marRight w:val="0"/>
              <w:marTop w:val="0"/>
              <w:marBottom w:val="0"/>
              <w:divBdr>
                <w:top w:val="none" w:sz="0" w:space="0" w:color="auto"/>
                <w:left w:val="none" w:sz="0" w:space="0" w:color="auto"/>
                <w:bottom w:val="none" w:sz="0" w:space="0" w:color="auto"/>
                <w:right w:val="none" w:sz="0" w:space="0" w:color="auto"/>
              </w:divBdr>
            </w:div>
            <w:div w:id="2511692">
              <w:marLeft w:val="0"/>
              <w:marRight w:val="0"/>
              <w:marTop w:val="0"/>
              <w:marBottom w:val="0"/>
              <w:divBdr>
                <w:top w:val="none" w:sz="0" w:space="0" w:color="auto"/>
                <w:left w:val="none" w:sz="0" w:space="0" w:color="auto"/>
                <w:bottom w:val="none" w:sz="0" w:space="0" w:color="auto"/>
                <w:right w:val="none" w:sz="0" w:space="0" w:color="auto"/>
              </w:divBdr>
            </w:div>
            <w:div w:id="868177671">
              <w:marLeft w:val="0"/>
              <w:marRight w:val="0"/>
              <w:marTop w:val="0"/>
              <w:marBottom w:val="0"/>
              <w:divBdr>
                <w:top w:val="none" w:sz="0" w:space="0" w:color="auto"/>
                <w:left w:val="none" w:sz="0" w:space="0" w:color="auto"/>
                <w:bottom w:val="none" w:sz="0" w:space="0" w:color="auto"/>
                <w:right w:val="none" w:sz="0" w:space="0" w:color="auto"/>
              </w:divBdr>
            </w:div>
            <w:div w:id="1203176612">
              <w:marLeft w:val="0"/>
              <w:marRight w:val="0"/>
              <w:marTop w:val="0"/>
              <w:marBottom w:val="0"/>
              <w:divBdr>
                <w:top w:val="none" w:sz="0" w:space="0" w:color="auto"/>
                <w:left w:val="none" w:sz="0" w:space="0" w:color="auto"/>
                <w:bottom w:val="none" w:sz="0" w:space="0" w:color="auto"/>
                <w:right w:val="none" w:sz="0" w:space="0" w:color="auto"/>
              </w:divBdr>
            </w:div>
            <w:div w:id="390227401">
              <w:marLeft w:val="0"/>
              <w:marRight w:val="0"/>
              <w:marTop w:val="0"/>
              <w:marBottom w:val="0"/>
              <w:divBdr>
                <w:top w:val="none" w:sz="0" w:space="0" w:color="auto"/>
                <w:left w:val="none" w:sz="0" w:space="0" w:color="auto"/>
                <w:bottom w:val="none" w:sz="0" w:space="0" w:color="auto"/>
                <w:right w:val="none" w:sz="0" w:space="0" w:color="auto"/>
              </w:divBdr>
            </w:div>
            <w:div w:id="2009407614">
              <w:marLeft w:val="0"/>
              <w:marRight w:val="0"/>
              <w:marTop w:val="0"/>
              <w:marBottom w:val="0"/>
              <w:divBdr>
                <w:top w:val="none" w:sz="0" w:space="0" w:color="auto"/>
                <w:left w:val="none" w:sz="0" w:space="0" w:color="auto"/>
                <w:bottom w:val="none" w:sz="0" w:space="0" w:color="auto"/>
                <w:right w:val="none" w:sz="0" w:space="0" w:color="auto"/>
              </w:divBdr>
            </w:div>
            <w:div w:id="437453374">
              <w:marLeft w:val="0"/>
              <w:marRight w:val="0"/>
              <w:marTop w:val="0"/>
              <w:marBottom w:val="0"/>
              <w:divBdr>
                <w:top w:val="none" w:sz="0" w:space="0" w:color="auto"/>
                <w:left w:val="none" w:sz="0" w:space="0" w:color="auto"/>
                <w:bottom w:val="none" w:sz="0" w:space="0" w:color="auto"/>
                <w:right w:val="none" w:sz="0" w:space="0" w:color="auto"/>
              </w:divBdr>
            </w:div>
            <w:div w:id="330792056">
              <w:marLeft w:val="0"/>
              <w:marRight w:val="0"/>
              <w:marTop w:val="0"/>
              <w:marBottom w:val="0"/>
              <w:divBdr>
                <w:top w:val="none" w:sz="0" w:space="0" w:color="auto"/>
                <w:left w:val="none" w:sz="0" w:space="0" w:color="auto"/>
                <w:bottom w:val="none" w:sz="0" w:space="0" w:color="auto"/>
                <w:right w:val="none" w:sz="0" w:space="0" w:color="auto"/>
              </w:divBdr>
            </w:div>
            <w:div w:id="650448116">
              <w:marLeft w:val="0"/>
              <w:marRight w:val="0"/>
              <w:marTop w:val="0"/>
              <w:marBottom w:val="0"/>
              <w:divBdr>
                <w:top w:val="none" w:sz="0" w:space="0" w:color="auto"/>
                <w:left w:val="none" w:sz="0" w:space="0" w:color="auto"/>
                <w:bottom w:val="none" w:sz="0" w:space="0" w:color="auto"/>
                <w:right w:val="none" w:sz="0" w:space="0" w:color="auto"/>
              </w:divBdr>
            </w:div>
            <w:div w:id="111049108">
              <w:marLeft w:val="0"/>
              <w:marRight w:val="0"/>
              <w:marTop w:val="0"/>
              <w:marBottom w:val="0"/>
              <w:divBdr>
                <w:top w:val="none" w:sz="0" w:space="0" w:color="auto"/>
                <w:left w:val="none" w:sz="0" w:space="0" w:color="auto"/>
                <w:bottom w:val="none" w:sz="0" w:space="0" w:color="auto"/>
                <w:right w:val="none" w:sz="0" w:space="0" w:color="auto"/>
              </w:divBdr>
            </w:div>
            <w:div w:id="1195267003">
              <w:marLeft w:val="0"/>
              <w:marRight w:val="0"/>
              <w:marTop w:val="0"/>
              <w:marBottom w:val="0"/>
              <w:divBdr>
                <w:top w:val="none" w:sz="0" w:space="0" w:color="auto"/>
                <w:left w:val="none" w:sz="0" w:space="0" w:color="auto"/>
                <w:bottom w:val="none" w:sz="0" w:space="0" w:color="auto"/>
                <w:right w:val="none" w:sz="0" w:space="0" w:color="auto"/>
              </w:divBdr>
            </w:div>
            <w:div w:id="1258758355">
              <w:marLeft w:val="0"/>
              <w:marRight w:val="0"/>
              <w:marTop w:val="0"/>
              <w:marBottom w:val="0"/>
              <w:divBdr>
                <w:top w:val="none" w:sz="0" w:space="0" w:color="auto"/>
                <w:left w:val="none" w:sz="0" w:space="0" w:color="auto"/>
                <w:bottom w:val="none" w:sz="0" w:space="0" w:color="auto"/>
                <w:right w:val="none" w:sz="0" w:space="0" w:color="auto"/>
              </w:divBdr>
            </w:div>
            <w:div w:id="1548487335">
              <w:marLeft w:val="0"/>
              <w:marRight w:val="0"/>
              <w:marTop w:val="0"/>
              <w:marBottom w:val="0"/>
              <w:divBdr>
                <w:top w:val="none" w:sz="0" w:space="0" w:color="auto"/>
                <w:left w:val="none" w:sz="0" w:space="0" w:color="auto"/>
                <w:bottom w:val="none" w:sz="0" w:space="0" w:color="auto"/>
                <w:right w:val="none" w:sz="0" w:space="0" w:color="auto"/>
              </w:divBdr>
            </w:div>
            <w:div w:id="806361827">
              <w:marLeft w:val="0"/>
              <w:marRight w:val="0"/>
              <w:marTop w:val="0"/>
              <w:marBottom w:val="0"/>
              <w:divBdr>
                <w:top w:val="none" w:sz="0" w:space="0" w:color="auto"/>
                <w:left w:val="none" w:sz="0" w:space="0" w:color="auto"/>
                <w:bottom w:val="none" w:sz="0" w:space="0" w:color="auto"/>
                <w:right w:val="none" w:sz="0" w:space="0" w:color="auto"/>
              </w:divBdr>
            </w:div>
            <w:div w:id="329676260">
              <w:marLeft w:val="0"/>
              <w:marRight w:val="0"/>
              <w:marTop w:val="0"/>
              <w:marBottom w:val="0"/>
              <w:divBdr>
                <w:top w:val="none" w:sz="0" w:space="0" w:color="auto"/>
                <w:left w:val="none" w:sz="0" w:space="0" w:color="auto"/>
                <w:bottom w:val="none" w:sz="0" w:space="0" w:color="auto"/>
                <w:right w:val="none" w:sz="0" w:space="0" w:color="auto"/>
              </w:divBdr>
            </w:div>
            <w:div w:id="1327787557">
              <w:marLeft w:val="0"/>
              <w:marRight w:val="0"/>
              <w:marTop w:val="0"/>
              <w:marBottom w:val="0"/>
              <w:divBdr>
                <w:top w:val="none" w:sz="0" w:space="0" w:color="auto"/>
                <w:left w:val="none" w:sz="0" w:space="0" w:color="auto"/>
                <w:bottom w:val="none" w:sz="0" w:space="0" w:color="auto"/>
                <w:right w:val="none" w:sz="0" w:space="0" w:color="auto"/>
              </w:divBdr>
            </w:div>
            <w:div w:id="544411073">
              <w:marLeft w:val="0"/>
              <w:marRight w:val="0"/>
              <w:marTop w:val="0"/>
              <w:marBottom w:val="0"/>
              <w:divBdr>
                <w:top w:val="none" w:sz="0" w:space="0" w:color="auto"/>
                <w:left w:val="none" w:sz="0" w:space="0" w:color="auto"/>
                <w:bottom w:val="none" w:sz="0" w:space="0" w:color="auto"/>
                <w:right w:val="none" w:sz="0" w:space="0" w:color="auto"/>
              </w:divBdr>
            </w:div>
            <w:div w:id="609093053">
              <w:marLeft w:val="0"/>
              <w:marRight w:val="0"/>
              <w:marTop w:val="0"/>
              <w:marBottom w:val="0"/>
              <w:divBdr>
                <w:top w:val="none" w:sz="0" w:space="0" w:color="auto"/>
                <w:left w:val="none" w:sz="0" w:space="0" w:color="auto"/>
                <w:bottom w:val="none" w:sz="0" w:space="0" w:color="auto"/>
                <w:right w:val="none" w:sz="0" w:space="0" w:color="auto"/>
              </w:divBdr>
            </w:div>
            <w:div w:id="608703797">
              <w:marLeft w:val="0"/>
              <w:marRight w:val="0"/>
              <w:marTop w:val="0"/>
              <w:marBottom w:val="0"/>
              <w:divBdr>
                <w:top w:val="none" w:sz="0" w:space="0" w:color="auto"/>
                <w:left w:val="none" w:sz="0" w:space="0" w:color="auto"/>
                <w:bottom w:val="none" w:sz="0" w:space="0" w:color="auto"/>
                <w:right w:val="none" w:sz="0" w:space="0" w:color="auto"/>
              </w:divBdr>
            </w:div>
            <w:div w:id="639381116">
              <w:marLeft w:val="0"/>
              <w:marRight w:val="0"/>
              <w:marTop w:val="0"/>
              <w:marBottom w:val="0"/>
              <w:divBdr>
                <w:top w:val="none" w:sz="0" w:space="0" w:color="auto"/>
                <w:left w:val="none" w:sz="0" w:space="0" w:color="auto"/>
                <w:bottom w:val="none" w:sz="0" w:space="0" w:color="auto"/>
                <w:right w:val="none" w:sz="0" w:space="0" w:color="auto"/>
              </w:divBdr>
            </w:div>
            <w:div w:id="1812365043">
              <w:marLeft w:val="0"/>
              <w:marRight w:val="0"/>
              <w:marTop w:val="0"/>
              <w:marBottom w:val="0"/>
              <w:divBdr>
                <w:top w:val="none" w:sz="0" w:space="0" w:color="auto"/>
                <w:left w:val="none" w:sz="0" w:space="0" w:color="auto"/>
                <w:bottom w:val="none" w:sz="0" w:space="0" w:color="auto"/>
                <w:right w:val="none" w:sz="0" w:space="0" w:color="auto"/>
              </w:divBdr>
            </w:div>
            <w:div w:id="1390033810">
              <w:marLeft w:val="0"/>
              <w:marRight w:val="0"/>
              <w:marTop w:val="0"/>
              <w:marBottom w:val="0"/>
              <w:divBdr>
                <w:top w:val="none" w:sz="0" w:space="0" w:color="auto"/>
                <w:left w:val="none" w:sz="0" w:space="0" w:color="auto"/>
                <w:bottom w:val="none" w:sz="0" w:space="0" w:color="auto"/>
                <w:right w:val="none" w:sz="0" w:space="0" w:color="auto"/>
              </w:divBdr>
            </w:div>
            <w:div w:id="1730306702">
              <w:marLeft w:val="0"/>
              <w:marRight w:val="0"/>
              <w:marTop w:val="0"/>
              <w:marBottom w:val="0"/>
              <w:divBdr>
                <w:top w:val="none" w:sz="0" w:space="0" w:color="auto"/>
                <w:left w:val="none" w:sz="0" w:space="0" w:color="auto"/>
                <w:bottom w:val="none" w:sz="0" w:space="0" w:color="auto"/>
                <w:right w:val="none" w:sz="0" w:space="0" w:color="auto"/>
              </w:divBdr>
            </w:div>
            <w:div w:id="332805505">
              <w:marLeft w:val="0"/>
              <w:marRight w:val="0"/>
              <w:marTop w:val="0"/>
              <w:marBottom w:val="0"/>
              <w:divBdr>
                <w:top w:val="none" w:sz="0" w:space="0" w:color="auto"/>
                <w:left w:val="none" w:sz="0" w:space="0" w:color="auto"/>
                <w:bottom w:val="none" w:sz="0" w:space="0" w:color="auto"/>
                <w:right w:val="none" w:sz="0" w:space="0" w:color="auto"/>
              </w:divBdr>
            </w:div>
            <w:div w:id="682248373">
              <w:marLeft w:val="0"/>
              <w:marRight w:val="0"/>
              <w:marTop w:val="0"/>
              <w:marBottom w:val="0"/>
              <w:divBdr>
                <w:top w:val="none" w:sz="0" w:space="0" w:color="auto"/>
                <w:left w:val="none" w:sz="0" w:space="0" w:color="auto"/>
                <w:bottom w:val="none" w:sz="0" w:space="0" w:color="auto"/>
                <w:right w:val="none" w:sz="0" w:space="0" w:color="auto"/>
              </w:divBdr>
            </w:div>
            <w:div w:id="16994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2909">
      <w:bodyDiv w:val="1"/>
      <w:marLeft w:val="0"/>
      <w:marRight w:val="0"/>
      <w:marTop w:val="0"/>
      <w:marBottom w:val="0"/>
      <w:divBdr>
        <w:top w:val="none" w:sz="0" w:space="0" w:color="auto"/>
        <w:left w:val="none" w:sz="0" w:space="0" w:color="auto"/>
        <w:bottom w:val="none" w:sz="0" w:space="0" w:color="auto"/>
        <w:right w:val="none" w:sz="0" w:space="0" w:color="auto"/>
      </w:divBdr>
      <w:divsChild>
        <w:div w:id="711853343">
          <w:marLeft w:val="0"/>
          <w:marRight w:val="0"/>
          <w:marTop w:val="0"/>
          <w:marBottom w:val="0"/>
          <w:divBdr>
            <w:top w:val="none" w:sz="0" w:space="0" w:color="auto"/>
            <w:left w:val="none" w:sz="0" w:space="0" w:color="auto"/>
            <w:bottom w:val="none" w:sz="0" w:space="0" w:color="auto"/>
            <w:right w:val="none" w:sz="0" w:space="0" w:color="auto"/>
          </w:divBdr>
          <w:divsChild>
            <w:div w:id="6796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1503">
      <w:bodyDiv w:val="1"/>
      <w:marLeft w:val="0"/>
      <w:marRight w:val="0"/>
      <w:marTop w:val="0"/>
      <w:marBottom w:val="0"/>
      <w:divBdr>
        <w:top w:val="none" w:sz="0" w:space="0" w:color="auto"/>
        <w:left w:val="none" w:sz="0" w:space="0" w:color="auto"/>
        <w:bottom w:val="none" w:sz="0" w:space="0" w:color="auto"/>
        <w:right w:val="none" w:sz="0" w:space="0" w:color="auto"/>
      </w:divBdr>
      <w:divsChild>
        <w:div w:id="645091607">
          <w:marLeft w:val="0"/>
          <w:marRight w:val="0"/>
          <w:marTop w:val="0"/>
          <w:marBottom w:val="0"/>
          <w:divBdr>
            <w:top w:val="none" w:sz="0" w:space="0" w:color="auto"/>
            <w:left w:val="none" w:sz="0" w:space="0" w:color="auto"/>
            <w:bottom w:val="none" w:sz="0" w:space="0" w:color="auto"/>
            <w:right w:val="none" w:sz="0" w:space="0" w:color="auto"/>
          </w:divBdr>
          <w:divsChild>
            <w:div w:id="1649482562">
              <w:marLeft w:val="0"/>
              <w:marRight w:val="0"/>
              <w:marTop w:val="0"/>
              <w:marBottom w:val="0"/>
              <w:divBdr>
                <w:top w:val="none" w:sz="0" w:space="0" w:color="auto"/>
                <w:left w:val="none" w:sz="0" w:space="0" w:color="auto"/>
                <w:bottom w:val="none" w:sz="0" w:space="0" w:color="auto"/>
                <w:right w:val="none" w:sz="0" w:space="0" w:color="auto"/>
              </w:divBdr>
            </w:div>
            <w:div w:id="1245410020">
              <w:marLeft w:val="0"/>
              <w:marRight w:val="0"/>
              <w:marTop w:val="0"/>
              <w:marBottom w:val="0"/>
              <w:divBdr>
                <w:top w:val="none" w:sz="0" w:space="0" w:color="auto"/>
                <w:left w:val="none" w:sz="0" w:space="0" w:color="auto"/>
                <w:bottom w:val="none" w:sz="0" w:space="0" w:color="auto"/>
                <w:right w:val="none" w:sz="0" w:space="0" w:color="auto"/>
              </w:divBdr>
            </w:div>
            <w:div w:id="1229456630">
              <w:marLeft w:val="0"/>
              <w:marRight w:val="0"/>
              <w:marTop w:val="0"/>
              <w:marBottom w:val="0"/>
              <w:divBdr>
                <w:top w:val="none" w:sz="0" w:space="0" w:color="auto"/>
                <w:left w:val="none" w:sz="0" w:space="0" w:color="auto"/>
                <w:bottom w:val="none" w:sz="0" w:space="0" w:color="auto"/>
                <w:right w:val="none" w:sz="0" w:space="0" w:color="auto"/>
              </w:divBdr>
            </w:div>
            <w:div w:id="1665670330">
              <w:marLeft w:val="0"/>
              <w:marRight w:val="0"/>
              <w:marTop w:val="0"/>
              <w:marBottom w:val="0"/>
              <w:divBdr>
                <w:top w:val="none" w:sz="0" w:space="0" w:color="auto"/>
                <w:left w:val="none" w:sz="0" w:space="0" w:color="auto"/>
                <w:bottom w:val="none" w:sz="0" w:space="0" w:color="auto"/>
                <w:right w:val="none" w:sz="0" w:space="0" w:color="auto"/>
              </w:divBdr>
            </w:div>
            <w:div w:id="286358833">
              <w:marLeft w:val="0"/>
              <w:marRight w:val="0"/>
              <w:marTop w:val="0"/>
              <w:marBottom w:val="0"/>
              <w:divBdr>
                <w:top w:val="none" w:sz="0" w:space="0" w:color="auto"/>
                <w:left w:val="none" w:sz="0" w:space="0" w:color="auto"/>
                <w:bottom w:val="none" w:sz="0" w:space="0" w:color="auto"/>
                <w:right w:val="none" w:sz="0" w:space="0" w:color="auto"/>
              </w:divBdr>
            </w:div>
            <w:div w:id="166127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8532">
      <w:bodyDiv w:val="1"/>
      <w:marLeft w:val="0"/>
      <w:marRight w:val="0"/>
      <w:marTop w:val="0"/>
      <w:marBottom w:val="0"/>
      <w:divBdr>
        <w:top w:val="none" w:sz="0" w:space="0" w:color="auto"/>
        <w:left w:val="none" w:sz="0" w:space="0" w:color="auto"/>
        <w:bottom w:val="none" w:sz="0" w:space="0" w:color="auto"/>
        <w:right w:val="none" w:sz="0" w:space="0" w:color="auto"/>
      </w:divBdr>
      <w:divsChild>
        <w:div w:id="1653097584">
          <w:marLeft w:val="0"/>
          <w:marRight w:val="0"/>
          <w:marTop w:val="0"/>
          <w:marBottom w:val="0"/>
          <w:divBdr>
            <w:top w:val="none" w:sz="0" w:space="0" w:color="auto"/>
            <w:left w:val="none" w:sz="0" w:space="0" w:color="auto"/>
            <w:bottom w:val="none" w:sz="0" w:space="0" w:color="auto"/>
            <w:right w:val="none" w:sz="0" w:space="0" w:color="auto"/>
          </w:divBdr>
          <w:divsChild>
            <w:div w:id="311833084">
              <w:marLeft w:val="0"/>
              <w:marRight w:val="0"/>
              <w:marTop w:val="0"/>
              <w:marBottom w:val="0"/>
              <w:divBdr>
                <w:top w:val="none" w:sz="0" w:space="0" w:color="auto"/>
                <w:left w:val="none" w:sz="0" w:space="0" w:color="auto"/>
                <w:bottom w:val="none" w:sz="0" w:space="0" w:color="auto"/>
                <w:right w:val="none" w:sz="0" w:space="0" w:color="auto"/>
              </w:divBdr>
            </w:div>
            <w:div w:id="619383119">
              <w:marLeft w:val="0"/>
              <w:marRight w:val="0"/>
              <w:marTop w:val="0"/>
              <w:marBottom w:val="0"/>
              <w:divBdr>
                <w:top w:val="none" w:sz="0" w:space="0" w:color="auto"/>
                <w:left w:val="none" w:sz="0" w:space="0" w:color="auto"/>
                <w:bottom w:val="none" w:sz="0" w:space="0" w:color="auto"/>
                <w:right w:val="none" w:sz="0" w:space="0" w:color="auto"/>
              </w:divBdr>
            </w:div>
            <w:div w:id="473067672">
              <w:marLeft w:val="0"/>
              <w:marRight w:val="0"/>
              <w:marTop w:val="0"/>
              <w:marBottom w:val="0"/>
              <w:divBdr>
                <w:top w:val="none" w:sz="0" w:space="0" w:color="auto"/>
                <w:left w:val="none" w:sz="0" w:space="0" w:color="auto"/>
                <w:bottom w:val="none" w:sz="0" w:space="0" w:color="auto"/>
                <w:right w:val="none" w:sz="0" w:space="0" w:color="auto"/>
              </w:divBdr>
            </w:div>
            <w:div w:id="332149501">
              <w:marLeft w:val="0"/>
              <w:marRight w:val="0"/>
              <w:marTop w:val="0"/>
              <w:marBottom w:val="0"/>
              <w:divBdr>
                <w:top w:val="none" w:sz="0" w:space="0" w:color="auto"/>
                <w:left w:val="none" w:sz="0" w:space="0" w:color="auto"/>
                <w:bottom w:val="none" w:sz="0" w:space="0" w:color="auto"/>
                <w:right w:val="none" w:sz="0" w:space="0" w:color="auto"/>
              </w:divBdr>
            </w:div>
            <w:div w:id="578517885">
              <w:marLeft w:val="0"/>
              <w:marRight w:val="0"/>
              <w:marTop w:val="0"/>
              <w:marBottom w:val="0"/>
              <w:divBdr>
                <w:top w:val="none" w:sz="0" w:space="0" w:color="auto"/>
                <w:left w:val="none" w:sz="0" w:space="0" w:color="auto"/>
                <w:bottom w:val="none" w:sz="0" w:space="0" w:color="auto"/>
                <w:right w:val="none" w:sz="0" w:space="0" w:color="auto"/>
              </w:divBdr>
            </w:div>
            <w:div w:id="557664534">
              <w:marLeft w:val="0"/>
              <w:marRight w:val="0"/>
              <w:marTop w:val="0"/>
              <w:marBottom w:val="0"/>
              <w:divBdr>
                <w:top w:val="none" w:sz="0" w:space="0" w:color="auto"/>
                <w:left w:val="none" w:sz="0" w:space="0" w:color="auto"/>
                <w:bottom w:val="none" w:sz="0" w:space="0" w:color="auto"/>
                <w:right w:val="none" w:sz="0" w:space="0" w:color="auto"/>
              </w:divBdr>
            </w:div>
            <w:div w:id="1719862133">
              <w:marLeft w:val="0"/>
              <w:marRight w:val="0"/>
              <w:marTop w:val="0"/>
              <w:marBottom w:val="0"/>
              <w:divBdr>
                <w:top w:val="none" w:sz="0" w:space="0" w:color="auto"/>
                <w:left w:val="none" w:sz="0" w:space="0" w:color="auto"/>
                <w:bottom w:val="none" w:sz="0" w:space="0" w:color="auto"/>
                <w:right w:val="none" w:sz="0" w:space="0" w:color="auto"/>
              </w:divBdr>
            </w:div>
            <w:div w:id="461772784">
              <w:marLeft w:val="0"/>
              <w:marRight w:val="0"/>
              <w:marTop w:val="0"/>
              <w:marBottom w:val="0"/>
              <w:divBdr>
                <w:top w:val="none" w:sz="0" w:space="0" w:color="auto"/>
                <w:left w:val="none" w:sz="0" w:space="0" w:color="auto"/>
                <w:bottom w:val="none" w:sz="0" w:space="0" w:color="auto"/>
                <w:right w:val="none" w:sz="0" w:space="0" w:color="auto"/>
              </w:divBdr>
            </w:div>
            <w:div w:id="1614245082">
              <w:marLeft w:val="0"/>
              <w:marRight w:val="0"/>
              <w:marTop w:val="0"/>
              <w:marBottom w:val="0"/>
              <w:divBdr>
                <w:top w:val="none" w:sz="0" w:space="0" w:color="auto"/>
                <w:left w:val="none" w:sz="0" w:space="0" w:color="auto"/>
                <w:bottom w:val="none" w:sz="0" w:space="0" w:color="auto"/>
                <w:right w:val="none" w:sz="0" w:space="0" w:color="auto"/>
              </w:divBdr>
            </w:div>
            <w:div w:id="278878263">
              <w:marLeft w:val="0"/>
              <w:marRight w:val="0"/>
              <w:marTop w:val="0"/>
              <w:marBottom w:val="0"/>
              <w:divBdr>
                <w:top w:val="none" w:sz="0" w:space="0" w:color="auto"/>
                <w:left w:val="none" w:sz="0" w:space="0" w:color="auto"/>
                <w:bottom w:val="none" w:sz="0" w:space="0" w:color="auto"/>
                <w:right w:val="none" w:sz="0" w:space="0" w:color="auto"/>
              </w:divBdr>
            </w:div>
            <w:div w:id="1476684757">
              <w:marLeft w:val="0"/>
              <w:marRight w:val="0"/>
              <w:marTop w:val="0"/>
              <w:marBottom w:val="0"/>
              <w:divBdr>
                <w:top w:val="none" w:sz="0" w:space="0" w:color="auto"/>
                <w:left w:val="none" w:sz="0" w:space="0" w:color="auto"/>
                <w:bottom w:val="none" w:sz="0" w:space="0" w:color="auto"/>
                <w:right w:val="none" w:sz="0" w:space="0" w:color="auto"/>
              </w:divBdr>
            </w:div>
            <w:div w:id="74864156">
              <w:marLeft w:val="0"/>
              <w:marRight w:val="0"/>
              <w:marTop w:val="0"/>
              <w:marBottom w:val="0"/>
              <w:divBdr>
                <w:top w:val="none" w:sz="0" w:space="0" w:color="auto"/>
                <w:left w:val="none" w:sz="0" w:space="0" w:color="auto"/>
                <w:bottom w:val="none" w:sz="0" w:space="0" w:color="auto"/>
                <w:right w:val="none" w:sz="0" w:space="0" w:color="auto"/>
              </w:divBdr>
            </w:div>
            <w:div w:id="247927118">
              <w:marLeft w:val="0"/>
              <w:marRight w:val="0"/>
              <w:marTop w:val="0"/>
              <w:marBottom w:val="0"/>
              <w:divBdr>
                <w:top w:val="none" w:sz="0" w:space="0" w:color="auto"/>
                <w:left w:val="none" w:sz="0" w:space="0" w:color="auto"/>
                <w:bottom w:val="none" w:sz="0" w:space="0" w:color="auto"/>
                <w:right w:val="none" w:sz="0" w:space="0" w:color="auto"/>
              </w:divBdr>
            </w:div>
            <w:div w:id="1990093058">
              <w:marLeft w:val="0"/>
              <w:marRight w:val="0"/>
              <w:marTop w:val="0"/>
              <w:marBottom w:val="0"/>
              <w:divBdr>
                <w:top w:val="none" w:sz="0" w:space="0" w:color="auto"/>
                <w:left w:val="none" w:sz="0" w:space="0" w:color="auto"/>
                <w:bottom w:val="none" w:sz="0" w:space="0" w:color="auto"/>
                <w:right w:val="none" w:sz="0" w:space="0" w:color="auto"/>
              </w:divBdr>
            </w:div>
            <w:div w:id="130245351">
              <w:marLeft w:val="0"/>
              <w:marRight w:val="0"/>
              <w:marTop w:val="0"/>
              <w:marBottom w:val="0"/>
              <w:divBdr>
                <w:top w:val="none" w:sz="0" w:space="0" w:color="auto"/>
                <w:left w:val="none" w:sz="0" w:space="0" w:color="auto"/>
                <w:bottom w:val="none" w:sz="0" w:space="0" w:color="auto"/>
                <w:right w:val="none" w:sz="0" w:space="0" w:color="auto"/>
              </w:divBdr>
            </w:div>
            <w:div w:id="1784691922">
              <w:marLeft w:val="0"/>
              <w:marRight w:val="0"/>
              <w:marTop w:val="0"/>
              <w:marBottom w:val="0"/>
              <w:divBdr>
                <w:top w:val="none" w:sz="0" w:space="0" w:color="auto"/>
                <w:left w:val="none" w:sz="0" w:space="0" w:color="auto"/>
                <w:bottom w:val="none" w:sz="0" w:space="0" w:color="auto"/>
                <w:right w:val="none" w:sz="0" w:space="0" w:color="auto"/>
              </w:divBdr>
            </w:div>
            <w:div w:id="1895003339">
              <w:marLeft w:val="0"/>
              <w:marRight w:val="0"/>
              <w:marTop w:val="0"/>
              <w:marBottom w:val="0"/>
              <w:divBdr>
                <w:top w:val="none" w:sz="0" w:space="0" w:color="auto"/>
                <w:left w:val="none" w:sz="0" w:space="0" w:color="auto"/>
                <w:bottom w:val="none" w:sz="0" w:space="0" w:color="auto"/>
                <w:right w:val="none" w:sz="0" w:space="0" w:color="auto"/>
              </w:divBdr>
            </w:div>
            <w:div w:id="1020855804">
              <w:marLeft w:val="0"/>
              <w:marRight w:val="0"/>
              <w:marTop w:val="0"/>
              <w:marBottom w:val="0"/>
              <w:divBdr>
                <w:top w:val="none" w:sz="0" w:space="0" w:color="auto"/>
                <w:left w:val="none" w:sz="0" w:space="0" w:color="auto"/>
                <w:bottom w:val="none" w:sz="0" w:space="0" w:color="auto"/>
                <w:right w:val="none" w:sz="0" w:space="0" w:color="auto"/>
              </w:divBdr>
            </w:div>
            <w:div w:id="550459965">
              <w:marLeft w:val="0"/>
              <w:marRight w:val="0"/>
              <w:marTop w:val="0"/>
              <w:marBottom w:val="0"/>
              <w:divBdr>
                <w:top w:val="none" w:sz="0" w:space="0" w:color="auto"/>
                <w:left w:val="none" w:sz="0" w:space="0" w:color="auto"/>
                <w:bottom w:val="none" w:sz="0" w:space="0" w:color="auto"/>
                <w:right w:val="none" w:sz="0" w:space="0" w:color="auto"/>
              </w:divBdr>
            </w:div>
            <w:div w:id="2019577656">
              <w:marLeft w:val="0"/>
              <w:marRight w:val="0"/>
              <w:marTop w:val="0"/>
              <w:marBottom w:val="0"/>
              <w:divBdr>
                <w:top w:val="none" w:sz="0" w:space="0" w:color="auto"/>
                <w:left w:val="none" w:sz="0" w:space="0" w:color="auto"/>
                <w:bottom w:val="none" w:sz="0" w:space="0" w:color="auto"/>
                <w:right w:val="none" w:sz="0" w:space="0" w:color="auto"/>
              </w:divBdr>
            </w:div>
            <w:div w:id="1125269259">
              <w:marLeft w:val="0"/>
              <w:marRight w:val="0"/>
              <w:marTop w:val="0"/>
              <w:marBottom w:val="0"/>
              <w:divBdr>
                <w:top w:val="none" w:sz="0" w:space="0" w:color="auto"/>
                <w:left w:val="none" w:sz="0" w:space="0" w:color="auto"/>
                <w:bottom w:val="none" w:sz="0" w:space="0" w:color="auto"/>
                <w:right w:val="none" w:sz="0" w:space="0" w:color="auto"/>
              </w:divBdr>
            </w:div>
            <w:div w:id="378674371">
              <w:marLeft w:val="0"/>
              <w:marRight w:val="0"/>
              <w:marTop w:val="0"/>
              <w:marBottom w:val="0"/>
              <w:divBdr>
                <w:top w:val="none" w:sz="0" w:space="0" w:color="auto"/>
                <w:left w:val="none" w:sz="0" w:space="0" w:color="auto"/>
                <w:bottom w:val="none" w:sz="0" w:space="0" w:color="auto"/>
                <w:right w:val="none" w:sz="0" w:space="0" w:color="auto"/>
              </w:divBdr>
            </w:div>
            <w:div w:id="2137064386">
              <w:marLeft w:val="0"/>
              <w:marRight w:val="0"/>
              <w:marTop w:val="0"/>
              <w:marBottom w:val="0"/>
              <w:divBdr>
                <w:top w:val="none" w:sz="0" w:space="0" w:color="auto"/>
                <w:left w:val="none" w:sz="0" w:space="0" w:color="auto"/>
                <w:bottom w:val="none" w:sz="0" w:space="0" w:color="auto"/>
                <w:right w:val="none" w:sz="0" w:space="0" w:color="auto"/>
              </w:divBdr>
            </w:div>
            <w:div w:id="1148204996">
              <w:marLeft w:val="0"/>
              <w:marRight w:val="0"/>
              <w:marTop w:val="0"/>
              <w:marBottom w:val="0"/>
              <w:divBdr>
                <w:top w:val="none" w:sz="0" w:space="0" w:color="auto"/>
                <w:left w:val="none" w:sz="0" w:space="0" w:color="auto"/>
                <w:bottom w:val="none" w:sz="0" w:space="0" w:color="auto"/>
                <w:right w:val="none" w:sz="0" w:space="0" w:color="auto"/>
              </w:divBdr>
            </w:div>
            <w:div w:id="57676855">
              <w:marLeft w:val="0"/>
              <w:marRight w:val="0"/>
              <w:marTop w:val="0"/>
              <w:marBottom w:val="0"/>
              <w:divBdr>
                <w:top w:val="none" w:sz="0" w:space="0" w:color="auto"/>
                <w:left w:val="none" w:sz="0" w:space="0" w:color="auto"/>
                <w:bottom w:val="none" w:sz="0" w:space="0" w:color="auto"/>
                <w:right w:val="none" w:sz="0" w:space="0" w:color="auto"/>
              </w:divBdr>
            </w:div>
            <w:div w:id="247496204">
              <w:marLeft w:val="0"/>
              <w:marRight w:val="0"/>
              <w:marTop w:val="0"/>
              <w:marBottom w:val="0"/>
              <w:divBdr>
                <w:top w:val="none" w:sz="0" w:space="0" w:color="auto"/>
                <w:left w:val="none" w:sz="0" w:space="0" w:color="auto"/>
                <w:bottom w:val="none" w:sz="0" w:space="0" w:color="auto"/>
                <w:right w:val="none" w:sz="0" w:space="0" w:color="auto"/>
              </w:divBdr>
            </w:div>
            <w:div w:id="1100175060">
              <w:marLeft w:val="0"/>
              <w:marRight w:val="0"/>
              <w:marTop w:val="0"/>
              <w:marBottom w:val="0"/>
              <w:divBdr>
                <w:top w:val="none" w:sz="0" w:space="0" w:color="auto"/>
                <w:left w:val="none" w:sz="0" w:space="0" w:color="auto"/>
                <w:bottom w:val="none" w:sz="0" w:space="0" w:color="auto"/>
                <w:right w:val="none" w:sz="0" w:space="0" w:color="auto"/>
              </w:divBdr>
            </w:div>
            <w:div w:id="326597893">
              <w:marLeft w:val="0"/>
              <w:marRight w:val="0"/>
              <w:marTop w:val="0"/>
              <w:marBottom w:val="0"/>
              <w:divBdr>
                <w:top w:val="none" w:sz="0" w:space="0" w:color="auto"/>
                <w:left w:val="none" w:sz="0" w:space="0" w:color="auto"/>
                <w:bottom w:val="none" w:sz="0" w:space="0" w:color="auto"/>
                <w:right w:val="none" w:sz="0" w:space="0" w:color="auto"/>
              </w:divBdr>
            </w:div>
            <w:div w:id="1229464791">
              <w:marLeft w:val="0"/>
              <w:marRight w:val="0"/>
              <w:marTop w:val="0"/>
              <w:marBottom w:val="0"/>
              <w:divBdr>
                <w:top w:val="none" w:sz="0" w:space="0" w:color="auto"/>
                <w:left w:val="none" w:sz="0" w:space="0" w:color="auto"/>
                <w:bottom w:val="none" w:sz="0" w:space="0" w:color="auto"/>
                <w:right w:val="none" w:sz="0" w:space="0" w:color="auto"/>
              </w:divBdr>
            </w:div>
            <w:div w:id="1325859146">
              <w:marLeft w:val="0"/>
              <w:marRight w:val="0"/>
              <w:marTop w:val="0"/>
              <w:marBottom w:val="0"/>
              <w:divBdr>
                <w:top w:val="none" w:sz="0" w:space="0" w:color="auto"/>
                <w:left w:val="none" w:sz="0" w:space="0" w:color="auto"/>
                <w:bottom w:val="none" w:sz="0" w:space="0" w:color="auto"/>
                <w:right w:val="none" w:sz="0" w:space="0" w:color="auto"/>
              </w:divBdr>
            </w:div>
            <w:div w:id="2056923639">
              <w:marLeft w:val="0"/>
              <w:marRight w:val="0"/>
              <w:marTop w:val="0"/>
              <w:marBottom w:val="0"/>
              <w:divBdr>
                <w:top w:val="none" w:sz="0" w:space="0" w:color="auto"/>
                <w:left w:val="none" w:sz="0" w:space="0" w:color="auto"/>
                <w:bottom w:val="none" w:sz="0" w:space="0" w:color="auto"/>
                <w:right w:val="none" w:sz="0" w:space="0" w:color="auto"/>
              </w:divBdr>
            </w:div>
            <w:div w:id="1857113045">
              <w:marLeft w:val="0"/>
              <w:marRight w:val="0"/>
              <w:marTop w:val="0"/>
              <w:marBottom w:val="0"/>
              <w:divBdr>
                <w:top w:val="none" w:sz="0" w:space="0" w:color="auto"/>
                <w:left w:val="none" w:sz="0" w:space="0" w:color="auto"/>
                <w:bottom w:val="none" w:sz="0" w:space="0" w:color="auto"/>
                <w:right w:val="none" w:sz="0" w:space="0" w:color="auto"/>
              </w:divBdr>
            </w:div>
            <w:div w:id="1261572362">
              <w:marLeft w:val="0"/>
              <w:marRight w:val="0"/>
              <w:marTop w:val="0"/>
              <w:marBottom w:val="0"/>
              <w:divBdr>
                <w:top w:val="none" w:sz="0" w:space="0" w:color="auto"/>
                <w:left w:val="none" w:sz="0" w:space="0" w:color="auto"/>
                <w:bottom w:val="none" w:sz="0" w:space="0" w:color="auto"/>
                <w:right w:val="none" w:sz="0" w:space="0" w:color="auto"/>
              </w:divBdr>
            </w:div>
            <w:div w:id="872618790">
              <w:marLeft w:val="0"/>
              <w:marRight w:val="0"/>
              <w:marTop w:val="0"/>
              <w:marBottom w:val="0"/>
              <w:divBdr>
                <w:top w:val="none" w:sz="0" w:space="0" w:color="auto"/>
                <w:left w:val="none" w:sz="0" w:space="0" w:color="auto"/>
                <w:bottom w:val="none" w:sz="0" w:space="0" w:color="auto"/>
                <w:right w:val="none" w:sz="0" w:space="0" w:color="auto"/>
              </w:divBdr>
            </w:div>
            <w:div w:id="229459397">
              <w:marLeft w:val="0"/>
              <w:marRight w:val="0"/>
              <w:marTop w:val="0"/>
              <w:marBottom w:val="0"/>
              <w:divBdr>
                <w:top w:val="none" w:sz="0" w:space="0" w:color="auto"/>
                <w:left w:val="none" w:sz="0" w:space="0" w:color="auto"/>
                <w:bottom w:val="none" w:sz="0" w:space="0" w:color="auto"/>
                <w:right w:val="none" w:sz="0" w:space="0" w:color="auto"/>
              </w:divBdr>
            </w:div>
            <w:div w:id="997613174">
              <w:marLeft w:val="0"/>
              <w:marRight w:val="0"/>
              <w:marTop w:val="0"/>
              <w:marBottom w:val="0"/>
              <w:divBdr>
                <w:top w:val="none" w:sz="0" w:space="0" w:color="auto"/>
                <w:left w:val="none" w:sz="0" w:space="0" w:color="auto"/>
                <w:bottom w:val="none" w:sz="0" w:space="0" w:color="auto"/>
                <w:right w:val="none" w:sz="0" w:space="0" w:color="auto"/>
              </w:divBdr>
            </w:div>
            <w:div w:id="158471191">
              <w:marLeft w:val="0"/>
              <w:marRight w:val="0"/>
              <w:marTop w:val="0"/>
              <w:marBottom w:val="0"/>
              <w:divBdr>
                <w:top w:val="none" w:sz="0" w:space="0" w:color="auto"/>
                <w:left w:val="none" w:sz="0" w:space="0" w:color="auto"/>
                <w:bottom w:val="none" w:sz="0" w:space="0" w:color="auto"/>
                <w:right w:val="none" w:sz="0" w:space="0" w:color="auto"/>
              </w:divBdr>
            </w:div>
            <w:div w:id="1272854766">
              <w:marLeft w:val="0"/>
              <w:marRight w:val="0"/>
              <w:marTop w:val="0"/>
              <w:marBottom w:val="0"/>
              <w:divBdr>
                <w:top w:val="none" w:sz="0" w:space="0" w:color="auto"/>
                <w:left w:val="none" w:sz="0" w:space="0" w:color="auto"/>
                <w:bottom w:val="none" w:sz="0" w:space="0" w:color="auto"/>
                <w:right w:val="none" w:sz="0" w:space="0" w:color="auto"/>
              </w:divBdr>
            </w:div>
            <w:div w:id="266083027">
              <w:marLeft w:val="0"/>
              <w:marRight w:val="0"/>
              <w:marTop w:val="0"/>
              <w:marBottom w:val="0"/>
              <w:divBdr>
                <w:top w:val="none" w:sz="0" w:space="0" w:color="auto"/>
                <w:left w:val="none" w:sz="0" w:space="0" w:color="auto"/>
                <w:bottom w:val="none" w:sz="0" w:space="0" w:color="auto"/>
                <w:right w:val="none" w:sz="0" w:space="0" w:color="auto"/>
              </w:divBdr>
            </w:div>
            <w:div w:id="429669972">
              <w:marLeft w:val="0"/>
              <w:marRight w:val="0"/>
              <w:marTop w:val="0"/>
              <w:marBottom w:val="0"/>
              <w:divBdr>
                <w:top w:val="none" w:sz="0" w:space="0" w:color="auto"/>
                <w:left w:val="none" w:sz="0" w:space="0" w:color="auto"/>
                <w:bottom w:val="none" w:sz="0" w:space="0" w:color="auto"/>
                <w:right w:val="none" w:sz="0" w:space="0" w:color="auto"/>
              </w:divBdr>
            </w:div>
            <w:div w:id="688532390">
              <w:marLeft w:val="0"/>
              <w:marRight w:val="0"/>
              <w:marTop w:val="0"/>
              <w:marBottom w:val="0"/>
              <w:divBdr>
                <w:top w:val="none" w:sz="0" w:space="0" w:color="auto"/>
                <w:left w:val="none" w:sz="0" w:space="0" w:color="auto"/>
                <w:bottom w:val="none" w:sz="0" w:space="0" w:color="auto"/>
                <w:right w:val="none" w:sz="0" w:space="0" w:color="auto"/>
              </w:divBdr>
            </w:div>
            <w:div w:id="192116150">
              <w:marLeft w:val="0"/>
              <w:marRight w:val="0"/>
              <w:marTop w:val="0"/>
              <w:marBottom w:val="0"/>
              <w:divBdr>
                <w:top w:val="none" w:sz="0" w:space="0" w:color="auto"/>
                <w:left w:val="none" w:sz="0" w:space="0" w:color="auto"/>
                <w:bottom w:val="none" w:sz="0" w:space="0" w:color="auto"/>
                <w:right w:val="none" w:sz="0" w:space="0" w:color="auto"/>
              </w:divBdr>
            </w:div>
            <w:div w:id="1857042427">
              <w:marLeft w:val="0"/>
              <w:marRight w:val="0"/>
              <w:marTop w:val="0"/>
              <w:marBottom w:val="0"/>
              <w:divBdr>
                <w:top w:val="none" w:sz="0" w:space="0" w:color="auto"/>
                <w:left w:val="none" w:sz="0" w:space="0" w:color="auto"/>
                <w:bottom w:val="none" w:sz="0" w:space="0" w:color="auto"/>
                <w:right w:val="none" w:sz="0" w:space="0" w:color="auto"/>
              </w:divBdr>
            </w:div>
            <w:div w:id="926577906">
              <w:marLeft w:val="0"/>
              <w:marRight w:val="0"/>
              <w:marTop w:val="0"/>
              <w:marBottom w:val="0"/>
              <w:divBdr>
                <w:top w:val="none" w:sz="0" w:space="0" w:color="auto"/>
                <w:left w:val="none" w:sz="0" w:space="0" w:color="auto"/>
                <w:bottom w:val="none" w:sz="0" w:space="0" w:color="auto"/>
                <w:right w:val="none" w:sz="0" w:space="0" w:color="auto"/>
              </w:divBdr>
            </w:div>
            <w:div w:id="103774274">
              <w:marLeft w:val="0"/>
              <w:marRight w:val="0"/>
              <w:marTop w:val="0"/>
              <w:marBottom w:val="0"/>
              <w:divBdr>
                <w:top w:val="none" w:sz="0" w:space="0" w:color="auto"/>
                <w:left w:val="none" w:sz="0" w:space="0" w:color="auto"/>
                <w:bottom w:val="none" w:sz="0" w:space="0" w:color="auto"/>
                <w:right w:val="none" w:sz="0" w:space="0" w:color="auto"/>
              </w:divBdr>
            </w:div>
            <w:div w:id="397483511">
              <w:marLeft w:val="0"/>
              <w:marRight w:val="0"/>
              <w:marTop w:val="0"/>
              <w:marBottom w:val="0"/>
              <w:divBdr>
                <w:top w:val="none" w:sz="0" w:space="0" w:color="auto"/>
                <w:left w:val="none" w:sz="0" w:space="0" w:color="auto"/>
                <w:bottom w:val="none" w:sz="0" w:space="0" w:color="auto"/>
                <w:right w:val="none" w:sz="0" w:space="0" w:color="auto"/>
              </w:divBdr>
            </w:div>
            <w:div w:id="703675721">
              <w:marLeft w:val="0"/>
              <w:marRight w:val="0"/>
              <w:marTop w:val="0"/>
              <w:marBottom w:val="0"/>
              <w:divBdr>
                <w:top w:val="none" w:sz="0" w:space="0" w:color="auto"/>
                <w:left w:val="none" w:sz="0" w:space="0" w:color="auto"/>
                <w:bottom w:val="none" w:sz="0" w:space="0" w:color="auto"/>
                <w:right w:val="none" w:sz="0" w:space="0" w:color="auto"/>
              </w:divBdr>
            </w:div>
            <w:div w:id="777063257">
              <w:marLeft w:val="0"/>
              <w:marRight w:val="0"/>
              <w:marTop w:val="0"/>
              <w:marBottom w:val="0"/>
              <w:divBdr>
                <w:top w:val="none" w:sz="0" w:space="0" w:color="auto"/>
                <w:left w:val="none" w:sz="0" w:space="0" w:color="auto"/>
                <w:bottom w:val="none" w:sz="0" w:space="0" w:color="auto"/>
                <w:right w:val="none" w:sz="0" w:space="0" w:color="auto"/>
              </w:divBdr>
            </w:div>
            <w:div w:id="1742172112">
              <w:marLeft w:val="0"/>
              <w:marRight w:val="0"/>
              <w:marTop w:val="0"/>
              <w:marBottom w:val="0"/>
              <w:divBdr>
                <w:top w:val="none" w:sz="0" w:space="0" w:color="auto"/>
                <w:left w:val="none" w:sz="0" w:space="0" w:color="auto"/>
                <w:bottom w:val="none" w:sz="0" w:space="0" w:color="auto"/>
                <w:right w:val="none" w:sz="0" w:space="0" w:color="auto"/>
              </w:divBdr>
            </w:div>
            <w:div w:id="915867698">
              <w:marLeft w:val="0"/>
              <w:marRight w:val="0"/>
              <w:marTop w:val="0"/>
              <w:marBottom w:val="0"/>
              <w:divBdr>
                <w:top w:val="none" w:sz="0" w:space="0" w:color="auto"/>
                <w:left w:val="none" w:sz="0" w:space="0" w:color="auto"/>
                <w:bottom w:val="none" w:sz="0" w:space="0" w:color="auto"/>
                <w:right w:val="none" w:sz="0" w:space="0" w:color="auto"/>
              </w:divBdr>
            </w:div>
            <w:div w:id="1828084222">
              <w:marLeft w:val="0"/>
              <w:marRight w:val="0"/>
              <w:marTop w:val="0"/>
              <w:marBottom w:val="0"/>
              <w:divBdr>
                <w:top w:val="none" w:sz="0" w:space="0" w:color="auto"/>
                <w:left w:val="none" w:sz="0" w:space="0" w:color="auto"/>
                <w:bottom w:val="none" w:sz="0" w:space="0" w:color="auto"/>
                <w:right w:val="none" w:sz="0" w:space="0" w:color="auto"/>
              </w:divBdr>
            </w:div>
            <w:div w:id="219756332">
              <w:marLeft w:val="0"/>
              <w:marRight w:val="0"/>
              <w:marTop w:val="0"/>
              <w:marBottom w:val="0"/>
              <w:divBdr>
                <w:top w:val="none" w:sz="0" w:space="0" w:color="auto"/>
                <w:left w:val="none" w:sz="0" w:space="0" w:color="auto"/>
                <w:bottom w:val="none" w:sz="0" w:space="0" w:color="auto"/>
                <w:right w:val="none" w:sz="0" w:space="0" w:color="auto"/>
              </w:divBdr>
            </w:div>
            <w:div w:id="602953969">
              <w:marLeft w:val="0"/>
              <w:marRight w:val="0"/>
              <w:marTop w:val="0"/>
              <w:marBottom w:val="0"/>
              <w:divBdr>
                <w:top w:val="none" w:sz="0" w:space="0" w:color="auto"/>
                <w:left w:val="none" w:sz="0" w:space="0" w:color="auto"/>
                <w:bottom w:val="none" w:sz="0" w:space="0" w:color="auto"/>
                <w:right w:val="none" w:sz="0" w:space="0" w:color="auto"/>
              </w:divBdr>
            </w:div>
            <w:div w:id="882447661">
              <w:marLeft w:val="0"/>
              <w:marRight w:val="0"/>
              <w:marTop w:val="0"/>
              <w:marBottom w:val="0"/>
              <w:divBdr>
                <w:top w:val="none" w:sz="0" w:space="0" w:color="auto"/>
                <w:left w:val="none" w:sz="0" w:space="0" w:color="auto"/>
                <w:bottom w:val="none" w:sz="0" w:space="0" w:color="auto"/>
                <w:right w:val="none" w:sz="0" w:space="0" w:color="auto"/>
              </w:divBdr>
            </w:div>
            <w:div w:id="1632325451">
              <w:marLeft w:val="0"/>
              <w:marRight w:val="0"/>
              <w:marTop w:val="0"/>
              <w:marBottom w:val="0"/>
              <w:divBdr>
                <w:top w:val="none" w:sz="0" w:space="0" w:color="auto"/>
                <w:left w:val="none" w:sz="0" w:space="0" w:color="auto"/>
                <w:bottom w:val="none" w:sz="0" w:space="0" w:color="auto"/>
                <w:right w:val="none" w:sz="0" w:space="0" w:color="auto"/>
              </w:divBdr>
            </w:div>
            <w:div w:id="173764740">
              <w:marLeft w:val="0"/>
              <w:marRight w:val="0"/>
              <w:marTop w:val="0"/>
              <w:marBottom w:val="0"/>
              <w:divBdr>
                <w:top w:val="none" w:sz="0" w:space="0" w:color="auto"/>
                <w:left w:val="none" w:sz="0" w:space="0" w:color="auto"/>
                <w:bottom w:val="none" w:sz="0" w:space="0" w:color="auto"/>
                <w:right w:val="none" w:sz="0" w:space="0" w:color="auto"/>
              </w:divBdr>
            </w:div>
            <w:div w:id="698239938">
              <w:marLeft w:val="0"/>
              <w:marRight w:val="0"/>
              <w:marTop w:val="0"/>
              <w:marBottom w:val="0"/>
              <w:divBdr>
                <w:top w:val="none" w:sz="0" w:space="0" w:color="auto"/>
                <w:left w:val="none" w:sz="0" w:space="0" w:color="auto"/>
                <w:bottom w:val="none" w:sz="0" w:space="0" w:color="auto"/>
                <w:right w:val="none" w:sz="0" w:space="0" w:color="auto"/>
              </w:divBdr>
            </w:div>
            <w:div w:id="179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1708">
      <w:bodyDiv w:val="1"/>
      <w:marLeft w:val="0"/>
      <w:marRight w:val="0"/>
      <w:marTop w:val="0"/>
      <w:marBottom w:val="0"/>
      <w:divBdr>
        <w:top w:val="none" w:sz="0" w:space="0" w:color="auto"/>
        <w:left w:val="none" w:sz="0" w:space="0" w:color="auto"/>
        <w:bottom w:val="none" w:sz="0" w:space="0" w:color="auto"/>
        <w:right w:val="none" w:sz="0" w:space="0" w:color="auto"/>
      </w:divBdr>
    </w:div>
    <w:div w:id="402458044">
      <w:bodyDiv w:val="1"/>
      <w:marLeft w:val="0"/>
      <w:marRight w:val="0"/>
      <w:marTop w:val="0"/>
      <w:marBottom w:val="0"/>
      <w:divBdr>
        <w:top w:val="none" w:sz="0" w:space="0" w:color="auto"/>
        <w:left w:val="none" w:sz="0" w:space="0" w:color="auto"/>
        <w:bottom w:val="none" w:sz="0" w:space="0" w:color="auto"/>
        <w:right w:val="none" w:sz="0" w:space="0" w:color="auto"/>
      </w:divBdr>
      <w:divsChild>
        <w:div w:id="1200626006">
          <w:marLeft w:val="0"/>
          <w:marRight w:val="0"/>
          <w:marTop w:val="0"/>
          <w:marBottom w:val="0"/>
          <w:divBdr>
            <w:top w:val="none" w:sz="0" w:space="0" w:color="auto"/>
            <w:left w:val="none" w:sz="0" w:space="0" w:color="auto"/>
            <w:bottom w:val="none" w:sz="0" w:space="0" w:color="auto"/>
            <w:right w:val="none" w:sz="0" w:space="0" w:color="auto"/>
          </w:divBdr>
          <w:divsChild>
            <w:div w:id="11229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7646">
      <w:bodyDiv w:val="1"/>
      <w:marLeft w:val="0"/>
      <w:marRight w:val="0"/>
      <w:marTop w:val="0"/>
      <w:marBottom w:val="0"/>
      <w:divBdr>
        <w:top w:val="none" w:sz="0" w:space="0" w:color="auto"/>
        <w:left w:val="none" w:sz="0" w:space="0" w:color="auto"/>
        <w:bottom w:val="none" w:sz="0" w:space="0" w:color="auto"/>
        <w:right w:val="none" w:sz="0" w:space="0" w:color="auto"/>
      </w:divBdr>
      <w:divsChild>
        <w:div w:id="979502468">
          <w:marLeft w:val="0"/>
          <w:marRight w:val="0"/>
          <w:marTop w:val="0"/>
          <w:marBottom w:val="0"/>
          <w:divBdr>
            <w:top w:val="none" w:sz="0" w:space="0" w:color="auto"/>
            <w:left w:val="none" w:sz="0" w:space="0" w:color="auto"/>
            <w:bottom w:val="none" w:sz="0" w:space="0" w:color="auto"/>
            <w:right w:val="none" w:sz="0" w:space="0" w:color="auto"/>
          </w:divBdr>
          <w:divsChild>
            <w:div w:id="484053163">
              <w:marLeft w:val="0"/>
              <w:marRight w:val="0"/>
              <w:marTop w:val="0"/>
              <w:marBottom w:val="0"/>
              <w:divBdr>
                <w:top w:val="none" w:sz="0" w:space="0" w:color="auto"/>
                <w:left w:val="none" w:sz="0" w:space="0" w:color="auto"/>
                <w:bottom w:val="none" w:sz="0" w:space="0" w:color="auto"/>
                <w:right w:val="none" w:sz="0" w:space="0" w:color="auto"/>
              </w:divBdr>
            </w:div>
            <w:div w:id="1869947889">
              <w:marLeft w:val="0"/>
              <w:marRight w:val="0"/>
              <w:marTop w:val="0"/>
              <w:marBottom w:val="0"/>
              <w:divBdr>
                <w:top w:val="none" w:sz="0" w:space="0" w:color="auto"/>
                <w:left w:val="none" w:sz="0" w:space="0" w:color="auto"/>
                <w:bottom w:val="none" w:sz="0" w:space="0" w:color="auto"/>
                <w:right w:val="none" w:sz="0" w:space="0" w:color="auto"/>
              </w:divBdr>
            </w:div>
            <w:div w:id="1877233161">
              <w:marLeft w:val="0"/>
              <w:marRight w:val="0"/>
              <w:marTop w:val="0"/>
              <w:marBottom w:val="0"/>
              <w:divBdr>
                <w:top w:val="none" w:sz="0" w:space="0" w:color="auto"/>
                <w:left w:val="none" w:sz="0" w:space="0" w:color="auto"/>
                <w:bottom w:val="none" w:sz="0" w:space="0" w:color="auto"/>
                <w:right w:val="none" w:sz="0" w:space="0" w:color="auto"/>
              </w:divBdr>
            </w:div>
            <w:div w:id="1567105421">
              <w:marLeft w:val="0"/>
              <w:marRight w:val="0"/>
              <w:marTop w:val="0"/>
              <w:marBottom w:val="0"/>
              <w:divBdr>
                <w:top w:val="none" w:sz="0" w:space="0" w:color="auto"/>
                <w:left w:val="none" w:sz="0" w:space="0" w:color="auto"/>
                <w:bottom w:val="none" w:sz="0" w:space="0" w:color="auto"/>
                <w:right w:val="none" w:sz="0" w:space="0" w:color="auto"/>
              </w:divBdr>
            </w:div>
            <w:div w:id="1033456007">
              <w:marLeft w:val="0"/>
              <w:marRight w:val="0"/>
              <w:marTop w:val="0"/>
              <w:marBottom w:val="0"/>
              <w:divBdr>
                <w:top w:val="none" w:sz="0" w:space="0" w:color="auto"/>
                <w:left w:val="none" w:sz="0" w:space="0" w:color="auto"/>
                <w:bottom w:val="none" w:sz="0" w:space="0" w:color="auto"/>
                <w:right w:val="none" w:sz="0" w:space="0" w:color="auto"/>
              </w:divBdr>
            </w:div>
            <w:div w:id="1599678832">
              <w:marLeft w:val="0"/>
              <w:marRight w:val="0"/>
              <w:marTop w:val="0"/>
              <w:marBottom w:val="0"/>
              <w:divBdr>
                <w:top w:val="none" w:sz="0" w:space="0" w:color="auto"/>
                <w:left w:val="none" w:sz="0" w:space="0" w:color="auto"/>
                <w:bottom w:val="none" w:sz="0" w:space="0" w:color="auto"/>
                <w:right w:val="none" w:sz="0" w:space="0" w:color="auto"/>
              </w:divBdr>
            </w:div>
            <w:div w:id="973801965">
              <w:marLeft w:val="0"/>
              <w:marRight w:val="0"/>
              <w:marTop w:val="0"/>
              <w:marBottom w:val="0"/>
              <w:divBdr>
                <w:top w:val="none" w:sz="0" w:space="0" w:color="auto"/>
                <w:left w:val="none" w:sz="0" w:space="0" w:color="auto"/>
                <w:bottom w:val="none" w:sz="0" w:space="0" w:color="auto"/>
                <w:right w:val="none" w:sz="0" w:space="0" w:color="auto"/>
              </w:divBdr>
            </w:div>
            <w:div w:id="1093433455">
              <w:marLeft w:val="0"/>
              <w:marRight w:val="0"/>
              <w:marTop w:val="0"/>
              <w:marBottom w:val="0"/>
              <w:divBdr>
                <w:top w:val="none" w:sz="0" w:space="0" w:color="auto"/>
                <w:left w:val="none" w:sz="0" w:space="0" w:color="auto"/>
                <w:bottom w:val="none" w:sz="0" w:space="0" w:color="auto"/>
                <w:right w:val="none" w:sz="0" w:space="0" w:color="auto"/>
              </w:divBdr>
            </w:div>
            <w:div w:id="1984037877">
              <w:marLeft w:val="0"/>
              <w:marRight w:val="0"/>
              <w:marTop w:val="0"/>
              <w:marBottom w:val="0"/>
              <w:divBdr>
                <w:top w:val="none" w:sz="0" w:space="0" w:color="auto"/>
                <w:left w:val="none" w:sz="0" w:space="0" w:color="auto"/>
                <w:bottom w:val="none" w:sz="0" w:space="0" w:color="auto"/>
                <w:right w:val="none" w:sz="0" w:space="0" w:color="auto"/>
              </w:divBdr>
            </w:div>
            <w:div w:id="1558517551">
              <w:marLeft w:val="0"/>
              <w:marRight w:val="0"/>
              <w:marTop w:val="0"/>
              <w:marBottom w:val="0"/>
              <w:divBdr>
                <w:top w:val="none" w:sz="0" w:space="0" w:color="auto"/>
                <w:left w:val="none" w:sz="0" w:space="0" w:color="auto"/>
                <w:bottom w:val="none" w:sz="0" w:space="0" w:color="auto"/>
                <w:right w:val="none" w:sz="0" w:space="0" w:color="auto"/>
              </w:divBdr>
            </w:div>
            <w:div w:id="53936276">
              <w:marLeft w:val="0"/>
              <w:marRight w:val="0"/>
              <w:marTop w:val="0"/>
              <w:marBottom w:val="0"/>
              <w:divBdr>
                <w:top w:val="none" w:sz="0" w:space="0" w:color="auto"/>
                <w:left w:val="none" w:sz="0" w:space="0" w:color="auto"/>
                <w:bottom w:val="none" w:sz="0" w:space="0" w:color="auto"/>
                <w:right w:val="none" w:sz="0" w:space="0" w:color="auto"/>
              </w:divBdr>
            </w:div>
            <w:div w:id="874733171">
              <w:marLeft w:val="0"/>
              <w:marRight w:val="0"/>
              <w:marTop w:val="0"/>
              <w:marBottom w:val="0"/>
              <w:divBdr>
                <w:top w:val="none" w:sz="0" w:space="0" w:color="auto"/>
                <w:left w:val="none" w:sz="0" w:space="0" w:color="auto"/>
                <w:bottom w:val="none" w:sz="0" w:space="0" w:color="auto"/>
                <w:right w:val="none" w:sz="0" w:space="0" w:color="auto"/>
              </w:divBdr>
            </w:div>
            <w:div w:id="205140824">
              <w:marLeft w:val="0"/>
              <w:marRight w:val="0"/>
              <w:marTop w:val="0"/>
              <w:marBottom w:val="0"/>
              <w:divBdr>
                <w:top w:val="none" w:sz="0" w:space="0" w:color="auto"/>
                <w:left w:val="none" w:sz="0" w:space="0" w:color="auto"/>
                <w:bottom w:val="none" w:sz="0" w:space="0" w:color="auto"/>
                <w:right w:val="none" w:sz="0" w:space="0" w:color="auto"/>
              </w:divBdr>
            </w:div>
            <w:div w:id="1567182303">
              <w:marLeft w:val="0"/>
              <w:marRight w:val="0"/>
              <w:marTop w:val="0"/>
              <w:marBottom w:val="0"/>
              <w:divBdr>
                <w:top w:val="none" w:sz="0" w:space="0" w:color="auto"/>
                <w:left w:val="none" w:sz="0" w:space="0" w:color="auto"/>
                <w:bottom w:val="none" w:sz="0" w:space="0" w:color="auto"/>
                <w:right w:val="none" w:sz="0" w:space="0" w:color="auto"/>
              </w:divBdr>
            </w:div>
            <w:div w:id="341779417">
              <w:marLeft w:val="0"/>
              <w:marRight w:val="0"/>
              <w:marTop w:val="0"/>
              <w:marBottom w:val="0"/>
              <w:divBdr>
                <w:top w:val="none" w:sz="0" w:space="0" w:color="auto"/>
                <w:left w:val="none" w:sz="0" w:space="0" w:color="auto"/>
                <w:bottom w:val="none" w:sz="0" w:space="0" w:color="auto"/>
                <w:right w:val="none" w:sz="0" w:space="0" w:color="auto"/>
              </w:divBdr>
            </w:div>
            <w:div w:id="1255355990">
              <w:marLeft w:val="0"/>
              <w:marRight w:val="0"/>
              <w:marTop w:val="0"/>
              <w:marBottom w:val="0"/>
              <w:divBdr>
                <w:top w:val="none" w:sz="0" w:space="0" w:color="auto"/>
                <w:left w:val="none" w:sz="0" w:space="0" w:color="auto"/>
                <w:bottom w:val="none" w:sz="0" w:space="0" w:color="auto"/>
                <w:right w:val="none" w:sz="0" w:space="0" w:color="auto"/>
              </w:divBdr>
            </w:div>
            <w:div w:id="514657377">
              <w:marLeft w:val="0"/>
              <w:marRight w:val="0"/>
              <w:marTop w:val="0"/>
              <w:marBottom w:val="0"/>
              <w:divBdr>
                <w:top w:val="none" w:sz="0" w:space="0" w:color="auto"/>
                <w:left w:val="none" w:sz="0" w:space="0" w:color="auto"/>
                <w:bottom w:val="none" w:sz="0" w:space="0" w:color="auto"/>
                <w:right w:val="none" w:sz="0" w:space="0" w:color="auto"/>
              </w:divBdr>
            </w:div>
            <w:div w:id="1917009039">
              <w:marLeft w:val="0"/>
              <w:marRight w:val="0"/>
              <w:marTop w:val="0"/>
              <w:marBottom w:val="0"/>
              <w:divBdr>
                <w:top w:val="none" w:sz="0" w:space="0" w:color="auto"/>
                <w:left w:val="none" w:sz="0" w:space="0" w:color="auto"/>
                <w:bottom w:val="none" w:sz="0" w:space="0" w:color="auto"/>
                <w:right w:val="none" w:sz="0" w:space="0" w:color="auto"/>
              </w:divBdr>
            </w:div>
            <w:div w:id="1187868493">
              <w:marLeft w:val="0"/>
              <w:marRight w:val="0"/>
              <w:marTop w:val="0"/>
              <w:marBottom w:val="0"/>
              <w:divBdr>
                <w:top w:val="none" w:sz="0" w:space="0" w:color="auto"/>
                <w:left w:val="none" w:sz="0" w:space="0" w:color="auto"/>
                <w:bottom w:val="none" w:sz="0" w:space="0" w:color="auto"/>
                <w:right w:val="none" w:sz="0" w:space="0" w:color="auto"/>
              </w:divBdr>
            </w:div>
            <w:div w:id="2043362749">
              <w:marLeft w:val="0"/>
              <w:marRight w:val="0"/>
              <w:marTop w:val="0"/>
              <w:marBottom w:val="0"/>
              <w:divBdr>
                <w:top w:val="none" w:sz="0" w:space="0" w:color="auto"/>
                <w:left w:val="none" w:sz="0" w:space="0" w:color="auto"/>
                <w:bottom w:val="none" w:sz="0" w:space="0" w:color="auto"/>
                <w:right w:val="none" w:sz="0" w:space="0" w:color="auto"/>
              </w:divBdr>
            </w:div>
            <w:div w:id="394206441">
              <w:marLeft w:val="0"/>
              <w:marRight w:val="0"/>
              <w:marTop w:val="0"/>
              <w:marBottom w:val="0"/>
              <w:divBdr>
                <w:top w:val="none" w:sz="0" w:space="0" w:color="auto"/>
                <w:left w:val="none" w:sz="0" w:space="0" w:color="auto"/>
                <w:bottom w:val="none" w:sz="0" w:space="0" w:color="auto"/>
                <w:right w:val="none" w:sz="0" w:space="0" w:color="auto"/>
              </w:divBdr>
            </w:div>
            <w:div w:id="547759854">
              <w:marLeft w:val="0"/>
              <w:marRight w:val="0"/>
              <w:marTop w:val="0"/>
              <w:marBottom w:val="0"/>
              <w:divBdr>
                <w:top w:val="none" w:sz="0" w:space="0" w:color="auto"/>
                <w:left w:val="none" w:sz="0" w:space="0" w:color="auto"/>
                <w:bottom w:val="none" w:sz="0" w:space="0" w:color="auto"/>
                <w:right w:val="none" w:sz="0" w:space="0" w:color="auto"/>
              </w:divBdr>
            </w:div>
            <w:div w:id="2047289840">
              <w:marLeft w:val="0"/>
              <w:marRight w:val="0"/>
              <w:marTop w:val="0"/>
              <w:marBottom w:val="0"/>
              <w:divBdr>
                <w:top w:val="none" w:sz="0" w:space="0" w:color="auto"/>
                <w:left w:val="none" w:sz="0" w:space="0" w:color="auto"/>
                <w:bottom w:val="none" w:sz="0" w:space="0" w:color="auto"/>
                <w:right w:val="none" w:sz="0" w:space="0" w:color="auto"/>
              </w:divBdr>
            </w:div>
            <w:div w:id="1730962124">
              <w:marLeft w:val="0"/>
              <w:marRight w:val="0"/>
              <w:marTop w:val="0"/>
              <w:marBottom w:val="0"/>
              <w:divBdr>
                <w:top w:val="none" w:sz="0" w:space="0" w:color="auto"/>
                <w:left w:val="none" w:sz="0" w:space="0" w:color="auto"/>
                <w:bottom w:val="none" w:sz="0" w:space="0" w:color="auto"/>
                <w:right w:val="none" w:sz="0" w:space="0" w:color="auto"/>
              </w:divBdr>
            </w:div>
            <w:div w:id="1218277263">
              <w:marLeft w:val="0"/>
              <w:marRight w:val="0"/>
              <w:marTop w:val="0"/>
              <w:marBottom w:val="0"/>
              <w:divBdr>
                <w:top w:val="none" w:sz="0" w:space="0" w:color="auto"/>
                <w:left w:val="none" w:sz="0" w:space="0" w:color="auto"/>
                <w:bottom w:val="none" w:sz="0" w:space="0" w:color="auto"/>
                <w:right w:val="none" w:sz="0" w:space="0" w:color="auto"/>
              </w:divBdr>
            </w:div>
            <w:div w:id="1612123462">
              <w:marLeft w:val="0"/>
              <w:marRight w:val="0"/>
              <w:marTop w:val="0"/>
              <w:marBottom w:val="0"/>
              <w:divBdr>
                <w:top w:val="none" w:sz="0" w:space="0" w:color="auto"/>
                <w:left w:val="none" w:sz="0" w:space="0" w:color="auto"/>
                <w:bottom w:val="none" w:sz="0" w:space="0" w:color="auto"/>
                <w:right w:val="none" w:sz="0" w:space="0" w:color="auto"/>
              </w:divBdr>
            </w:div>
            <w:div w:id="1407072751">
              <w:marLeft w:val="0"/>
              <w:marRight w:val="0"/>
              <w:marTop w:val="0"/>
              <w:marBottom w:val="0"/>
              <w:divBdr>
                <w:top w:val="none" w:sz="0" w:space="0" w:color="auto"/>
                <w:left w:val="none" w:sz="0" w:space="0" w:color="auto"/>
                <w:bottom w:val="none" w:sz="0" w:space="0" w:color="auto"/>
                <w:right w:val="none" w:sz="0" w:space="0" w:color="auto"/>
              </w:divBdr>
            </w:div>
            <w:div w:id="454761212">
              <w:marLeft w:val="0"/>
              <w:marRight w:val="0"/>
              <w:marTop w:val="0"/>
              <w:marBottom w:val="0"/>
              <w:divBdr>
                <w:top w:val="none" w:sz="0" w:space="0" w:color="auto"/>
                <w:left w:val="none" w:sz="0" w:space="0" w:color="auto"/>
                <w:bottom w:val="none" w:sz="0" w:space="0" w:color="auto"/>
                <w:right w:val="none" w:sz="0" w:space="0" w:color="auto"/>
              </w:divBdr>
            </w:div>
            <w:div w:id="1424649181">
              <w:marLeft w:val="0"/>
              <w:marRight w:val="0"/>
              <w:marTop w:val="0"/>
              <w:marBottom w:val="0"/>
              <w:divBdr>
                <w:top w:val="none" w:sz="0" w:space="0" w:color="auto"/>
                <w:left w:val="none" w:sz="0" w:space="0" w:color="auto"/>
                <w:bottom w:val="none" w:sz="0" w:space="0" w:color="auto"/>
                <w:right w:val="none" w:sz="0" w:space="0" w:color="auto"/>
              </w:divBdr>
            </w:div>
            <w:div w:id="615719288">
              <w:marLeft w:val="0"/>
              <w:marRight w:val="0"/>
              <w:marTop w:val="0"/>
              <w:marBottom w:val="0"/>
              <w:divBdr>
                <w:top w:val="none" w:sz="0" w:space="0" w:color="auto"/>
                <w:left w:val="none" w:sz="0" w:space="0" w:color="auto"/>
                <w:bottom w:val="none" w:sz="0" w:space="0" w:color="auto"/>
                <w:right w:val="none" w:sz="0" w:space="0" w:color="auto"/>
              </w:divBdr>
            </w:div>
            <w:div w:id="201134523">
              <w:marLeft w:val="0"/>
              <w:marRight w:val="0"/>
              <w:marTop w:val="0"/>
              <w:marBottom w:val="0"/>
              <w:divBdr>
                <w:top w:val="none" w:sz="0" w:space="0" w:color="auto"/>
                <w:left w:val="none" w:sz="0" w:space="0" w:color="auto"/>
                <w:bottom w:val="none" w:sz="0" w:space="0" w:color="auto"/>
                <w:right w:val="none" w:sz="0" w:space="0" w:color="auto"/>
              </w:divBdr>
            </w:div>
            <w:div w:id="13528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8739">
      <w:bodyDiv w:val="1"/>
      <w:marLeft w:val="0"/>
      <w:marRight w:val="0"/>
      <w:marTop w:val="0"/>
      <w:marBottom w:val="0"/>
      <w:divBdr>
        <w:top w:val="none" w:sz="0" w:space="0" w:color="auto"/>
        <w:left w:val="none" w:sz="0" w:space="0" w:color="auto"/>
        <w:bottom w:val="none" w:sz="0" w:space="0" w:color="auto"/>
        <w:right w:val="none" w:sz="0" w:space="0" w:color="auto"/>
      </w:divBdr>
      <w:divsChild>
        <w:div w:id="114258062">
          <w:marLeft w:val="0"/>
          <w:marRight w:val="0"/>
          <w:marTop w:val="0"/>
          <w:marBottom w:val="0"/>
          <w:divBdr>
            <w:top w:val="none" w:sz="0" w:space="0" w:color="auto"/>
            <w:left w:val="none" w:sz="0" w:space="0" w:color="auto"/>
            <w:bottom w:val="none" w:sz="0" w:space="0" w:color="auto"/>
            <w:right w:val="none" w:sz="0" w:space="0" w:color="auto"/>
          </w:divBdr>
          <w:divsChild>
            <w:div w:id="7588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562">
      <w:bodyDiv w:val="1"/>
      <w:marLeft w:val="0"/>
      <w:marRight w:val="0"/>
      <w:marTop w:val="0"/>
      <w:marBottom w:val="0"/>
      <w:divBdr>
        <w:top w:val="none" w:sz="0" w:space="0" w:color="auto"/>
        <w:left w:val="none" w:sz="0" w:space="0" w:color="auto"/>
        <w:bottom w:val="none" w:sz="0" w:space="0" w:color="auto"/>
        <w:right w:val="none" w:sz="0" w:space="0" w:color="auto"/>
      </w:divBdr>
    </w:div>
    <w:div w:id="503134430">
      <w:bodyDiv w:val="1"/>
      <w:marLeft w:val="0"/>
      <w:marRight w:val="0"/>
      <w:marTop w:val="0"/>
      <w:marBottom w:val="0"/>
      <w:divBdr>
        <w:top w:val="none" w:sz="0" w:space="0" w:color="auto"/>
        <w:left w:val="none" w:sz="0" w:space="0" w:color="auto"/>
        <w:bottom w:val="none" w:sz="0" w:space="0" w:color="auto"/>
        <w:right w:val="none" w:sz="0" w:space="0" w:color="auto"/>
      </w:divBdr>
    </w:div>
    <w:div w:id="512651370">
      <w:bodyDiv w:val="1"/>
      <w:marLeft w:val="0"/>
      <w:marRight w:val="0"/>
      <w:marTop w:val="0"/>
      <w:marBottom w:val="0"/>
      <w:divBdr>
        <w:top w:val="none" w:sz="0" w:space="0" w:color="auto"/>
        <w:left w:val="none" w:sz="0" w:space="0" w:color="auto"/>
        <w:bottom w:val="none" w:sz="0" w:space="0" w:color="auto"/>
        <w:right w:val="none" w:sz="0" w:space="0" w:color="auto"/>
      </w:divBdr>
      <w:divsChild>
        <w:div w:id="1249465768">
          <w:marLeft w:val="0"/>
          <w:marRight w:val="0"/>
          <w:marTop w:val="0"/>
          <w:marBottom w:val="0"/>
          <w:divBdr>
            <w:top w:val="none" w:sz="0" w:space="0" w:color="auto"/>
            <w:left w:val="none" w:sz="0" w:space="0" w:color="auto"/>
            <w:bottom w:val="none" w:sz="0" w:space="0" w:color="auto"/>
            <w:right w:val="none" w:sz="0" w:space="0" w:color="auto"/>
          </w:divBdr>
          <w:divsChild>
            <w:div w:id="1501239435">
              <w:marLeft w:val="0"/>
              <w:marRight w:val="0"/>
              <w:marTop w:val="0"/>
              <w:marBottom w:val="0"/>
              <w:divBdr>
                <w:top w:val="none" w:sz="0" w:space="0" w:color="auto"/>
                <w:left w:val="none" w:sz="0" w:space="0" w:color="auto"/>
                <w:bottom w:val="none" w:sz="0" w:space="0" w:color="auto"/>
                <w:right w:val="none" w:sz="0" w:space="0" w:color="auto"/>
              </w:divBdr>
            </w:div>
            <w:div w:id="723021201">
              <w:marLeft w:val="0"/>
              <w:marRight w:val="0"/>
              <w:marTop w:val="0"/>
              <w:marBottom w:val="0"/>
              <w:divBdr>
                <w:top w:val="none" w:sz="0" w:space="0" w:color="auto"/>
                <w:left w:val="none" w:sz="0" w:space="0" w:color="auto"/>
                <w:bottom w:val="none" w:sz="0" w:space="0" w:color="auto"/>
                <w:right w:val="none" w:sz="0" w:space="0" w:color="auto"/>
              </w:divBdr>
            </w:div>
            <w:div w:id="1908146291">
              <w:marLeft w:val="0"/>
              <w:marRight w:val="0"/>
              <w:marTop w:val="0"/>
              <w:marBottom w:val="0"/>
              <w:divBdr>
                <w:top w:val="none" w:sz="0" w:space="0" w:color="auto"/>
                <w:left w:val="none" w:sz="0" w:space="0" w:color="auto"/>
                <w:bottom w:val="none" w:sz="0" w:space="0" w:color="auto"/>
                <w:right w:val="none" w:sz="0" w:space="0" w:color="auto"/>
              </w:divBdr>
            </w:div>
            <w:div w:id="966277984">
              <w:marLeft w:val="0"/>
              <w:marRight w:val="0"/>
              <w:marTop w:val="0"/>
              <w:marBottom w:val="0"/>
              <w:divBdr>
                <w:top w:val="none" w:sz="0" w:space="0" w:color="auto"/>
                <w:left w:val="none" w:sz="0" w:space="0" w:color="auto"/>
                <w:bottom w:val="none" w:sz="0" w:space="0" w:color="auto"/>
                <w:right w:val="none" w:sz="0" w:space="0" w:color="auto"/>
              </w:divBdr>
            </w:div>
            <w:div w:id="2044551473">
              <w:marLeft w:val="0"/>
              <w:marRight w:val="0"/>
              <w:marTop w:val="0"/>
              <w:marBottom w:val="0"/>
              <w:divBdr>
                <w:top w:val="none" w:sz="0" w:space="0" w:color="auto"/>
                <w:left w:val="none" w:sz="0" w:space="0" w:color="auto"/>
                <w:bottom w:val="none" w:sz="0" w:space="0" w:color="auto"/>
                <w:right w:val="none" w:sz="0" w:space="0" w:color="auto"/>
              </w:divBdr>
            </w:div>
            <w:div w:id="1094548668">
              <w:marLeft w:val="0"/>
              <w:marRight w:val="0"/>
              <w:marTop w:val="0"/>
              <w:marBottom w:val="0"/>
              <w:divBdr>
                <w:top w:val="none" w:sz="0" w:space="0" w:color="auto"/>
                <w:left w:val="none" w:sz="0" w:space="0" w:color="auto"/>
                <w:bottom w:val="none" w:sz="0" w:space="0" w:color="auto"/>
                <w:right w:val="none" w:sz="0" w:space="0" w:color="auto"/>
              </w:divBdr>
            </w:div>
            <w:div w:id="1394768745">
              <w:marLeft w:val="0"/>
              <w:marRight w:val="0"/>
              <w:marTop w:val="0"/>
              <w:marBottom w:val="0"/>
              <w:divBdr>
                <w:top w:val="none" w:sz="0" w:space="0" w:color="auto"/>
                <w:left w:val="none" w:sz="0" w:space="0" w:color="auto"/>
                <w:bottom w:val="none" w:sz="0" w:space="0" w:color="auto"/>
                <w:right w:val="none" w:sz="0" w:space="0" w:color="auto"/>
              </w:divBdr>
            </w:div>
            <w:div w:id="141194005">
              <w:marLeft w:val="0"/>
              <w:marRight w:val="0"/>
              <w:marTop w:val="0"/>
              <w:marBottom w:val="0"/>
              <w:divBdr>
                <w:top w:val="none" w:sz="0" w:space="0" w:color="auto"/>
                <w:left w:val="none" w:sz="0" w:space="0" w:color="auto"/>
                <w:bottom w:val="none" w:sz="0" w:space="0" w:color="auto"/>
                <w:right w:val="none" w:sz="0" w:space="0" w:color="auto"/>
              </w:divBdr>
            </w:div>
            <w:div w:id="620919604">
              <w:marLeft w:val="0"/>
              <w:marRight w:val="0"/>
              <w:marTop w:val="0"/>
              <w:marBottom w:val="0"/>
              <w:divBdr>
                <w:top w:val="none" w:sz="0" w:space="0" w:color="auto"/>
                <w:left w:val="none" w:sz="0" w:space="0" w:color="auto"/>
                <w:bottom w:val="none" w:sz="0" w:space="0" w:color="auto"/>
                <w:right w:val="none" w:sz="0" w:space="0" w:color="auto"/>
              </w:divBdr>
            </w:div>
            <w:div w:id="941231021">
              <w:marLeft w:val="0"/>
              <w:marRight w:val="0"/>
              <w:marTop w:val="0"/>
              <w:marBottom w:val="0"/>
              <w:divBdr>
                <w:top w:val="none" w:sz="0" w:space="0" w:color="auto"/>
                <w:left w:val="none" w:sz="0" w:space="0" w:color="auto"/>
                <w:bottom w:val="none" w:sz="0" w:space="0" w:color="auto"/>
                <w:right w:val="none" w:sz="0" w:space="0" w:color="auto"/>
              </w:divBdr>
            </w:div>
            <w:div w:id="2103598065">
              <w:marLeft w:val="0"/>
              <w:marRight w:val="0"/>
              <w:marTop w:val="0"/>
              <w:marBottom w:val="0"/>
              <w:divBdr>
                <w:top w:val="none" w:sz="0" w:space="0" w:color="auto"/>
                <w:left w:val="none" w:sz="0" w:space="0" w:color="auto"/>
                <w:bottom w:val="none" w:sz="0" w:space="0" w:color="auto"/>
                <w:right w:val="none" w:sz="0" w:space="0" w:color="auto"/>
              </w:divBdr>
            </w:div>
            <w:div w:id="1168911715">
              <w:marLeft w:val="0"/>
              <w:marRight w:val="0"/>
              <w:marTop w:val="0"/>
              <w:marBottom w:val="0"/>
              <w:divBdr>
                <w:top w:val="none" w:sz="0" w:space="0" w:color="auto"/>
                <w:left w:val="none" w:sz="0" w:space="0" w:color="auto"/>
                <w:bottom w:val="none" w:sz="0" w:space="0" w:color="auto"/>
                <w:right w:val="none" w:sz="0" w:space="0" w:color="auto"/>
              </w:divBdr>
            </w:div>
            <w:div w:id="1149591422">
              <w:marLeft w:val="0"/>
              <w:marRight w:val="0"/>
              <w:marTop w:val="0"/>
              <w:marBottom w:val="0"/>
              <w:divBdr>
                <w:top w:val="none" w:sz="0" w:space="0" w:color="auto"/>
                <w:left w:val="none" w:sz="0" w:space="0" w:color="auto"/>
                <w:bottom w:val="none" w:sz="0" w:space="0" w:color="auto"/>
                <w:right w:val="none" w:sz="0" w:space="0" w:color="auto"/>
              </w:divBdr>
            </w:div>
            <w:div w:id="352851170">
              <w:marLeft w:val="0"/>
              <w:marRight w:val="0"/>
              <w:marTop w:val="0"/>
              <w:marBottom w:val="0"/>
              <w:divBdr>
                <w:top w:val="none" w:sz="0" w:space="0" w:color="auto"/>
                <w:left w:val="none" w:sz="0" w:space="0" w:color="auto"/>
                <w:bottom w:val="none" w:sz="0" w:space="0" w:color="auto"/>
                <w:right w:val="none" w:sz="0" w:space="0" w:color="auto"/>
              </w:divBdr>
            </w:div>
            <w:div w:id="529146986">
              <w:marLeft w:val="0"/>
              <w:marRight w:val="0"/>
              <w:marTop w:val="0"/>
              <w:marBottom w:val="0"/>
              <w:divBdr>
                <w:top w:val="none" w:sz="0" w:space="0" w:color="auto"/>
                <w:left w:val="none" w:sz="0" w:space="0" w:color="auto"/>
                <w:bottom w:val="none" w:sz="0" w:space="0" w:color="auto"/>
                <w:right w:val="none" w:sz="0" w:space="0" w:color="auto"/>
              </w:divBdr>
            </w:div>
            <w:div w:id="161511113">
              <w:marLeft w:val="0"/>
              <w:marRight w:val="0"/>
              <w:marTop w:val="0"/>
              <w:marBottom w:val="0"/>
              <w:divBdr>
                <w:top w:val="none" w:sz="0" w:space="0" w:color="auto"/>
                <w:left w:val="none" w:sz="0" w:space="0" w:color="auto"/>
                <w:bottom w:val="none" w:sz="0" w:space="0" w:color="auto"/>
                <w:right w:val="none" w:sz="0" w:space="0" w:color="auto"/>
              </w:divBdr>
            </w:div>
            <w:div w:id="450251728">
              <w:marLeft w:val="0"/>
              <w:marRight w:val="0"/>
              <w:marTop w:val="0"/>
              <w:marBottom w:val="0"/>
              <w:divBdr>
                <w:top w:val="none" w:sz="0" w:space="0" w:color="auto"/>
                <w:left w:val="none" w:sz="0" w:space="0" w:color="auto"/>
                <w:bottom w:val="none" w:sz="0" w:space="0" w:color="auto"/>
                <w:right w:val="none" w:sz="0" w:space="0" w:color="auto"/>
              </w:divBdr>
            </w:div>
            <w:div w:id="469328200">
              <w:marLeft w:val="0"/>
              <w:marRight w:val="0"/>
              <w:marTop w:val="0"/>
              <w:marBottom w:val="0"/>
              <w:divBdr>
                <w:top w:val="none" w:sz="0" w:space="0" w:color="auto"/>
                <w:left w:val="none" w:sz="0" w:space="0" w:color="auto"/>
                <w:bottom w:val="none" w:sz="0" w:space="0" w:color="auto"/>
                <w:right w:val="none" w:sz="0" w:space="0" w:color="auto"/>
              </w:divBdr>
            </w:div>
            <w:div w:id="828865509">
              <w:marLeft w:val="0"/>
              <w:marRight w:val="0"/>
              <w:marTop w:val="0"/>
              <w:marBottom w:val="0"/>
              <w:divBdr>
                <w:top w:val="none" w:sz="0" w:space="0" w:color="auto"/>
                <w:left w:val="none" w:sz="0" w:space="0" w:color="auto"/>
                <w:bottom w:val="none" w:sz="0" w:space="0" w:color="auto"/>
                <w:right w:val="none" w:sz="0" w:space="0" w:color="auto"/>
              </w:divBdr>
            </w:div>
            <w:div w:id="925066774">
              <w:marLeft w:val="0"/>
              <w:marRight w:val="0"/>
              <w:marTop w:val="0"/>
              <w:marBottom w:val="0"/>
              <w:divBdr>
                <w:top w:val="none" w:sz="0" w:space="0" w:color="auto"/>
                <w:left w:val="none" w:sz="0" w:space="0" w:color="auto"/>
                <w:bottom w:val="none" w:sz="0" w:space="0" w:color="auto"/>
                <w:right w:val="none" w:sz="0" w:space="0" w:color="auto"/>
              </w:divBdr>
            </w:div>
            <w:div w:id="2045060989">
              <w:marLeft w:val="0"/>
              <w:marRight w:val="0"/>
              <w:marTop w:val="0"/>
              <w:marBottom w:val="0"/>
              <w:divBdr>
                <w:top w:val="none" w:sz="0" w:space="0" w:color="auto"/>
                <w:left w:val="none" w:sz="0" w:space="0" w:color="auto"/>
                <w:bottom w:val="none" w:sz="0" w:space="0" w:color="auto"/>
                <w:right w:val="none" w:sz="0" w:space="0" w:color="auto"/>
              </w:divBdr>
            </w:div>
            <w:div w:id="2101947708">
              <w:marLeft w:val="0"/>
              <w:marRight w:val="0"/>
              <w:marTop w:val="0"/>
              <w:marBottom w:val="0"/>
              <w:divBdr>
                <w:top w:val="none" w:sz="0" w:space="0" w:color="auto"/>
                <w:left w:val="none" w:sz="0" w:space="0" w:color="auto"/>
                <w:bottom w:val="none" w:sz="0" w:space="0" w:color="auto"/>
                <w:right w:val="none" w:sz="0" w:space="0" w:color="auto"/>
              </w:divBdr>
            </w:div>
            <w:div w:id="184727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63554">
      <w:bodyDiv w:val="1"/>
      <w:marLeft w:val="0"/>
      <w:marRight w:val="0"/>
      <w:marTop w:val="0"/>
      <w:marBottom w:val="0"/>
      <w:divBdr>
        <w:top w:val="none" w:sz="0" w:space="0" w:color="auto"/>
        <w:left w:val="none" w:sz="0" w:space="0" w:color="auto"/>
        <w:bottom w:val="none" w:sz="0" w:space="0" w:color="auto"/>
        <w:right w:val="none" w:sz="0" w:space="0" w:color="auto"/>
      </w:divBdr>
      <w:divsChild>
        <w:div w:id="1338117725">
          <w:marLeft w:val="0"/>
          <w:marRight w:val="0"/>
          <w:marTop w:val="0"/>
          <w:marBottom w:val="0"/>
          <w:divBdr>
            <w:top w:val="none" w:sz="0" w:space="0" w:color="auto"/>
            <w:left w:val="none" w:sz="0" w:space="0" w:color="auto"/>
            <w:bottom w:val="none" w:sz="0" w:space="0" w:color="auto"/>
            <w:right w:val="none" w:sz="0" w:space="0" w:color="auto"/>
          </w:divBdr>
          <w:divsChild>
            <w:div w:id="14208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9904">
      <w:bodyDiv w:val="1"/>
      <w:marLeft w:val="0"/>
      <w:marRight w:val="0"/>
      <w:marTop w:val="0"/>
      <w:marBottom w:val="0"/>
      <w:divBdr>
        <w:top w:val="none" w:sz="0" w:space="0" w:color="auto"/>
        <w:left w:val="none" w:sz="0" w:space="0" w:color="auto"/>
        <w:bottom w:val="none" w:sz="0" w:space="0" w:color="auto"/>
        <w:right w:val="none" w:sz="0" w:space="0" w:color="auto"/>
      </w:divBdr>
      <w:divsChild>
        <w:div w:id="594285193">
          <w:marLeft w:val="0"/>
          <w:marRight w:val="0"/>
          <w:marTop w:val="0"/>
          <w:marBottom w:val="0"/>
          <w:divBdr>
            <w:top w:val="none" w:sz="0" w:space="0" w:color="auto"/>
            <w:left w:val="none" w:sz="0" w:space="0" w:color="auto"/>
            <w:bottom w:val="none" w:sz="0" w:space="0" w:color="auto"/>
            <w:right w:val="none" w:sz="0" w:space="0" w:color="auto"/>
          </w:divBdr>
          <w:divsChild>
            <w:div w:id="8770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7920">
      <w:bodyDiv w:val="1"/>
      <w:marLeft w:val="0"/>
      <w:marRight w:val="0"/>
      <w:marTop w:val="0"/>
      <w:marBottom w:val="0"/>
      <w:divBdr>
        <w:top w:val="none" w:sz="0" w:space="0" w:color="auto"/>
        <w:left w:val="none" w:sz="0" w:space="0" w:color="auto"/>
        <w:bottom w:val="none" w:sz="0" w:space="0" w:color="auto"/>
        <w:right w:val="none" w:sz="0" w:space="0" w:color="auto"/>
      </w:divBdr>
    </w:div>
    <w:div w:id="569342200">
      <w:bodyDiv w:val="1"/>
      <w:marLeft w:val="0"/>
      <w:marRight w:val="0"/>
      <w:marTop w:val="0"/>
      <w:marBottom w:val="0"/>
      <w:divBdr>
        <w:top w:val="none" w:sz="0" w:space="0" w:color="auto"/>
        <w:left w:val="none" w:sz="0" w:space="0" w:color="auto"/>
        <w:bottom w:val="none" w:sz="0" w:space="0" w:color="auto"/>
        <w:right w:val="none" w:sz="0" w:space="0" w:color="auto"/>
      </w:divBdr>
      <w:divsChild>
        <w:div w:id="972101518">
          <w:marLeft w:val="0"/>
          <w:marRight w:val="0"/>
          <w:marTop w:val="0"/>
          <w:marBottom w:val="0"/>
          <w:divBdr>
            <w:top w:val="none" w:sz="0" w:space="0" w:color="auto"/>
            <w:left w:val="none" w:sz="0" w:space="0" w:color="auto"/>
            <w:bottom w:val="none" w:sz="0" w:space="0" w:color="auto"/>
            <w:right w:val="none" w:sz="0" w:space="0" w:color="auto"/>
          </w:divBdr>
          <w:divsChild>
            <w:div w:id="1432897750">
              <w:marLeft w:val="0"/>
              <w:marRight w:val="0"/>
              <w:marTop w:val="0"/>
              <w:marBottom w:val="0"/>
              <w:divBdr>
                <w:top w:val="none" w:sz="0" w:space="0" w:color="auto"/>
                <w:left w:val="none" w:sz="0" w:space="0" w:color="auto"/>
                <w:bottom w:val="none" w:sz="0" w:space="0" w:color="auto"/>
                <w:right w:val="none" w:sz="0" w:space="0" w:color="auto"/>
              </w:divBdr>
            </w:div>
            <w:div w:id="1713260621">
              <w:marLeft w:val="0"/>
              <w:marRight w:val="0"/>
              <w:marTop w:val="0"/>
              <w:marBottom w:val="0"/>
              <w:divBdr>
                <w:top w:val="none" w:sz="0" w:space="0" w:color="auto"/>
                <w:left w:val="none" w:sz="0" w:space="0" w:color="auto"/>
                <w:bottom w:val="none" w:sz="0" w:space="0" w:color="auto"/>
                <w:right w:val="none" w:sz="0" w:space="0" w:color="auto"/>
              </w:divBdr>
            </w:div>
            <w:div w:id="1126892743">
              <w:marLeft w:val="0"/>
              <w:marRight w:val="0"/>
              <w:marTop w:val="0"/>
              <w:marBottom w:val="0"/>
              <w:divBdr>
                <w:top w:val="none" w:sz="0" w:space="0" w:color="auto"/>
                <w:left w:val="none" w:sz="0" w:space="0" w:color="auto"/>
                <w:bottom w:val="none" w:sz="0" w:space="0" w:color="auto"/>
                <w:right w:val="none" w:sz="0" w:space="0" w:color="auto"/>
              </w:divBdr>
            </w:div>
            <w:div w:id="15910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9474">
      <w:bodyDiv w:val="1"/>
      <w:marLeft w:val="0"/>
      <w:marRight w:val="0"/>
      <w:marTop w:val="0"/>
      <w:marBottom w:val="0"/>
      <w:divBdr>
        <w:top w:val="none" w:sz="0" w:space="0" w:color="auto"/>
        <w:left w:val="none" w:sz="0" w:space="0" w:color="auto"/>
        <w:bottom w:val="none" w:sz="0" w:space="0" w:color="auto"/>
        <w:right w:val="none" w:sz="0" w:space="0" w:color="auto"/>
      </w:divBdr>
    </w:div>
    <w:div w:id="625088556">
      <w:bodyDiv w:val="1"/>
      <w:marLeft w:val="0"/>
      <w:marRight w:val="0"/>
      <w:marTop w:val="0"/>
      <w:marBottom w:val="0"/>
      <w:divBdr>
        <w:top w:val="none" w:sz="0" w:space="0" w:color="auto"/>
        <w:left w:val="none" w:sz="0" w:space="0" w:color="auto"/>
        <w:bottom w:val="none" w:sz="0" w:space="0" w:color="auto"/>
        <w:right w:val="none" w:sz="0" w:space="0" w:color="auto"/>
      </w:divBdr>
      <w:divsChild>
        <w:div w:id="689720990">
          <w:marLeft w:val="0"/>
          <w:marRight w:val="0"/>
          <w:marTop w:val="0"/>
          <w:marBottom w:val="0"/>
          <w:divBdr>
            <w:top w:val="none" w:sz="0" w:space="0" w:color="auto"/>
            <w:left w:val="none" w:sz="0" w:space="0" w:color="auto"/>
            <w:bottom w:val="none" w:sz="0" w:space="0" w:color="auto"/>
            <w:right w:val="none" w:sz="0" w:space="0" w:color="auto"/>
          </w:divBdr>
          <w:divsChild>
            <w:div w:id="13764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0173">
      <w:bodyDiv w:val="1"/>
      <w:marLeft w:val="0"/>
      <w:marRight w:val="0"/>
      <w:marTop w:val="0"/>
      <w:marBottom w:val="0"/>
      <w:divBdr>
        <w:top w:val="none" w:sz="0" w:space="0" w:color="auto"/>
        <w:left w:val="none" w:sz="0" w:space="0" w:color="auto"/>
        <w:bottom w:val="none" w:sz="0" w:space="0" w:color="auto"/>
        <w:right w:val="none" w:sz="0" w:space="0" w:color="auto"/>
      </w:divBdr>
      <w:divsChild>
        <w:div w:id="1836259110">
          <w:marLeft w:val="0"/>
          <w:marRight w:val="0"/>
          <w:marTop w:val="0"/>
          <w:marBottom w:val="0"/>
          <w:divBdr>
            <w:top w:val="none" w:sz="0" w:space="0" w:color="auto"/>
            <w:left w:val="none" w:sz="0" w:space="0" w:color="auto"/>
            <w:bottom w:val="none" w:sz="0" w:space="0" w:color="auto"/>
            <w:right w:val="none" w:sz="0" w:space="0" w:color="auto"/>
          </w:divBdr>
          <w:divsChild>
            <w:div w:id="8607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21973">
      <w:bodyDiv w:val="1"/>
      <w:marLeft w:val="0"/>
      <w:marRight w:val="0"/>
      <w:marTop w:val="0"/>
      <w:marBottom w:val="0"/>
      <w:divBdr>
        <w:top w:val="none" w:sz="0" w:space="0" w:color="auto"/>
        <w:left w:val="none" w:sz="0" w:space="0" w:color="auto"/>
        <w:bottom w:val="none" w:sz="0" w:space="0" w:color="auto"/>
        <w:right w:val="none" w:sz="0" w:space="0" w:color="auto"/>
      </w:divBdr>
      <w:divsChild>
        <w:div w:id="822163875">
          <w:marLeft w:val="0"/>
          <w:marRight w:val="0"/>
          <w:marTop w:val="0"/>
          <w:marBottom w:val="0"/>
          <w:divBdr>
            <w:top w:val="none" w:sz="0" w:space="0" w:color="auto"/>
            <w:left w:val="none" w:sz="0" w:space="0" w:color="auto"/>
            <w:bottom w:val="none" w:sz="0" w:space="0" w:color="auto"/>
            <w:right w:val="none" w:sz="0" w:space="0" w:color="auto"/>
          </w:divBdr>
          <w:divsChild>
            <w:div w:id="10384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0638">
      <w:bodyDiv w:val="1"/>
      <w:marLeft w:val="0"/>
      <w:marRight w:val="0"/>
      <w:marTop w:val="0"/>
      <w:marBottom w:val="0"/>
      <w:divBdr>
        <w:top w:val="none" w:sz="0" w:space="0" w:color="auto"/>
        <w:left w:val="none" w:sz="0" w:space="0" w:color="auto"/>
        <w:bottom w:val="none" w:sz="0" w:space="0" w:color="auto"/>
        <w:right w:val="none" w:sz="0" w:space="0" w:color="auto"/>
      </w:divBdr>
      <w:divsChild>
        <w:div w:id="1687555271">
          <w:marLeft w:val="0"/>
          <w:marRight w:val="0"/>
          <w:marTop w:val="0"/>
          <w:marBottom w:val="0"/>
          <w:divBdr>
            <w:top w:val="none" w:sz="0" w:space="0" w:color="auto"/>
            <w:left w:val="none" w:sz="0" w:space="0" w:color="auto"/>
            <w:bottom w:val="none" w:sz="0" w:space="0" w:color="auto"/>
            <w:right w:val="none" w:sz="0" w:space="0" w:color="auto"/>
          </w:divBdr>
          <w:divsChild>
            <w:div w:id="60407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1569">
      <w:bodyDiv w:val="1"/>
      <w:marLeft w:val="0"/>
      <w:marRight w:val="0"/>
      <w:marTop w:val="0"/>
      <w:marBottom w:val="0"/>
      <w:divBdr>
        <w:top w:val="none" w:sz="0" w:space="0" w:color="auto"/>
        <w:left w:val="none" w:sz="0" w:space="0" w:color="auto"/>
        <w:bottom w:val="none" w:sz="0" w:space="0" w:color="auto"/>
        <w:right w:val="none" w:sz="0" w:space="0" w:color="auto"/>
      </w:divBdr>
      <w:divsChild>
        <w:div w:id="1009218172">
          <w:marLeft w:val="0"/>
          <w:marRight w:val="0"/>
          <w:marTop w:val="0"/>
          <w:marBottom w:val="0"/>
          <w:divBdr>
            <w:top w:val="none" w:sz="0" w:space="0" w:color="auto"/>
            <w:left w:val="none" w:sz="0" w:space="0" w:color="auto"/>
            <w:bottom w:val="none" w:sz="0" w:space="0" w:color="auto"/>
            <w:right w:val="none" w:sz="0" w:space="0" w:color="auto"/>
          </w:divBdr>
          <w:divsChild>
            <w:div w:id="7937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3239">
      <w:bodyDiv w:val="1"/>
      <w:marLeft w:val="0"/>
      <w:marRight w:val="0"/>
      <w:marTop w:val="0"/>
      <w:marBottom w:val="0"/>
      <w:divBdr>
        <w:top w:val="none" w:sz="0" w:space="0" w:color="auto"/>
        <w:left w:val="none" w:sz="0" w:space="0" w:color="auto"/>
        <w:bottom w:val="none" w:sz="0" w:space="0" w:color="auto"/>
        <w:right w:val="none" w:sz="0" w:space="0" w:color="auto"/>
      </w:divBdr>
      <w:divsChild>
        <w:div w:id="1406756505">
          <w:marLeft w:val="0"/>
          <w:marRight w:val="0"/>
          <w:marTop w:val="0"/>
          <w:marBottom w:val="0"/>
          <w:divBdr>
            <w:top w:val="none" w:sz="0" w:space="0" w:color="auto"/>
            <w:left w:val="none" w:sz="0" w:space="0" w:color="auto"/>
            <w:bottom w:val="none" w:sz="0" w:space="0" w:color="auto"/>
            <w:right w:val="none" w:sz="0" w:space="0" w:color="auto"/>
          </w:divBdr>
          <w:divsChild>
            <w:div w:id="1580820936">
              <w:marLeft w:val="0"/>
              <w:marRight w:val="0"/>
              <w:marTop w:val="0"/>
              <w:marBottom w:val="0"/>
              <w:divBdr>
                <w:top w:val="none" w:sz="0" w:space="0" w:color="auto"/>
                <w:left w:val="none" w:sz="0" w:space="0" w:color="auto"/>
                <w:bottom w:val="none" w:sz="0" w:space="0" w:color="auto"/>
                <w:right w:val="none" w:sz="0" w:space="0" w:color="auto"/>
              </w:divBdr>
            </w:div>
            <w:div w:id="996229876">
              <w:marLeft w:val="0"/>
              <w:marRight w:val="0"/>
              <w:marTop w:val="0"/>
              <w:marBottom w:val="0"/>
              <w:divBdr>
                <w:top w:val="none" w:sz="0" w:space="0" w:color="auto"/>
                <w:left w:val="none" w:sz="0" w:space="0" w:color="auto"/>
                <w:bottom w:val="none" w:sz="0" w:space="0" w:color="auto"/>
                <w:right w:val="none" w:sz="0" w:space="0" w:color="auto"/>
              </w:divBdr>
            </w:div>
            <w:div w:id="801312702">
              <w:marLeft w:val="0"/>
              <w:marRight w:val="0"/>
              <w:marTop w:val="0"/>
              <w:marBottom w:val="0"/>
              <w:divBdr>
                <w:top w:val="none" w:sz="0" w:space="0" w:color="auto"/>
                <w:left w:val="none" w:sz="0" w:space="0" w:color="auto"/>
                <w:bottom w:val="none" w:sz="0" w:space="0" w:color="auto"/>
                <w:right w:val="none" w:sz="0" w:space="0" w:color="auto"/>
              </w:divBdr>
            </w:div>
            <w:div w:id="1805349696">
              <w:marLeft w:val="0"/>
              <w:marRight w:val="0"/>
              <w:marTop w:val="0"/>
              <w:marBottom w:val="0"/>
              <w:divBdr>
                <w:top w:val="none" w:sz="0" w:space="0" w:color="auto"/>
                <w:left w:val="none" w:sz="0" w:space="0" w:color="auto"/>
                <w:bottom w:val="none" w:sz="0" w:space="0" w:color="auto"/>
                <w:right w:val="none" w:sz="0" w:space="0" w:color="auto"/>
              </w:divBdr>
            </w:div>
            <w:div w:id="439375321">
              <w:marLeft w:val="0"/>
              <w:marRight w:val="0"/>
              <w:marTop w:val="0"/>
              <w:marBottom w:val="0"/>
              <w:divBdr>
                <w:top w:val="none" w:sz="0" w:space="0" w:color="auto"/>
                <w:left w:val="none" w:sz="0" w:space="0" w:color="auto"/>
                <w:bottom w:val="none" w:sz="0" w:space="0" w:color="auto"/>
                <w:right w:val="none" w:sz="0" w:space="0" w:color="auto"/>
              </w:divBdr>
            </w:div>
            <w:div w:id="21027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59834">
      <w:bodyDiv w:val="1"/>
      <w:marLeft w:val="0"/>
      <w:marRight w:val="0"/>
      <w:marTop w:val="0"/>
      <w:marBottom w:val="0"/>
      <w:divBdr>
        <w:top w:val="none" w:sz="0" w:space="0" w:color="auto"/>
        <w:left w:val="none" w:sz="0" w:space="0" w:color="auto"/>
        <w:bottom w:val="none" w:sz="0" w:space="0" w:color="auto"/>
        <w:right w:val="none" w:sz="0" w:space="0" w:color="auto"/>
      </w:divBdr>
      <w:divsChild>
        <w:div w:id="1853647313">
          <w:marLeft w:val="0"/>
          <w:marRight w:val="0"/>
          <w:marTop w:val="0"/>
          <w:marBottom w:val="0"/>
          <w:divBdr>
            <w:top w:val="none" w:sz="0" w:space="0" w:color="auto"/>
            <w:left w:val="none" w:sz="0" w:space="0" w:color="auto"/>
            <w:bottom w:val="none" w:sz="0" w:space="0" w:color="auto"/>
            <w:right w:val="none" w:sz="0" w:space="0" w:color="auto"/>
          </w:divBdr>
          <w:divsChild>
            <w:div w:id="650720225">
              <w:marLeft w:val="0"/>
              <w:marRight w:val="0"/>
              <w:marTop w:val="0"/>
              <w:marBottom w:val="0"/>
              <w:divBdr>
                <w:top w:val="none" w:sz="0" w:space="0" w:color="auto"/>
                <w:left w:val="none" w:sz="0" w:space="0" w:color="auto"/>
                <w:bottom w:val="none" w:sz="0" w:space="0" w:color="auto"/>
                <w:right w:val="none" w:sz="0" w:space="0" w:color="auto"/>
              </w:divBdr>
            </w:div>
            <w:div w:id="1139567111">
              <w:marLeft w:val="0"/>
              <w:marRight w:val="0"/>
              <w:marTop w:val="0"/>
              <w:marBottom w:val="0"/>
              <w:divBdr>
                <w:top w:val="none" w:sz="0" w:space="0" w:color="auto"/>
                <w:left w:val="none" w:sz="0" w:space="0" w:color="auto"/>
                <w:bottom w:val="none" w:sz="0" w:space="0" w:color="auto"/>
                <w:right w:val="none" w:sz="0" w:space="0" w:color="auto"/>
              </w:divBdr>
            </w:div>
            <w:div w:id="1215193127">
              <w:marLeft w:val="0"/>
              <w:marRight w:val="0"/>
              <w:marTop w:val="0"/>
              <w:marBottom w:val="0"/>
              <w:divBdr>
                <w:top w:val="none" w:sz="0" w:space="0" w:color="auto"/>
                <w:left w:val="none" w:sz="0" w:space="0" w:color="auto"/>
                <w:bottom w:val="none" w:sz="0" w:space="0" w:color="auto"/>
                <w:right w:val="none" w:sz="0" w:space="0" w:color="auto"/>
              </w:divBdr>
            </w:div>
            <w:div w:id="1470047358">
              <w:marLeft w:val="0"/>
              <w:marRight w:val="0"/>
              <w:marTop w:val="0"/>
              <w:marBottom w:val="0"/>
              <w:divBdr>
                <w:top w:val="none" w:sz="0" w:space="0" w:color="auto"/>
                <w:left w:val="none" w:sz="0" w:space="0" w:color="auto"/>
                <w:bottom w:val="none" w:sz="0" w:space="0" w:color="auto"/>
                <w:right w:val="none" w:sz="0" w:space="0" w:color="auto"/>
              </w:divBdr>
            </w:div>
            <w:div w:id="2602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265">
      <w:bodyDiv w:val="1"/>
      <w:marLeft w:val="0"/>
      <w:marRight w:val="0"/>
      <w:marTop w:val="0"/>
      <w:marBottom w:val="0"/>
      <w:divBdr>
        <w:top w:val="none" w:sz="0" w:space="0" w:color="auto"/>
        <w:left w:val="none" w:sz="0" w:space="0" w:color="auto"/>
        <w:bottom w:val="none" w:sz="0" w:space="0" w:color="auto"/>
        <w:right w:val="none" w:sz="0" w:space="0" w:color="auto"/>
      </w:divBdr>
      <w:divsChild>
        <w:div w:id="2130466379">
          <w:marLeft w:val="0"/>
          <w:marRight w:val="0"/>
          <w:marTop w:val="0"/>
          <w:marBottom w:val="0"/>
          <w:divBdr>
            <w:top w:val="none" w:sz="0" w:space="0" w:color="auto"/>
            <w:left w:val="none" w:sz="0" w:space="0" w:color="auto"/>
            <w:bottom w:val="none" w:sz="0" w:space="0" w:color="auto"/>
            <w:right w:val="none" w:sz="0" w:space="0" w:color="auto"/>
          </w:divBdr>
          <w:divsChild>
            <w:div w:id="1391465394">
              <w:marLeft w:val="0"/>
              <w:marRight w:val="0"/>
              <w:marTop w:val="0"/>
              <w:marBottom w:val="0"/>
              <w:divBdr>
                <w:top w:val="none" w:sz="0" w:space="0" w:color="auto"/>
                <w:left w:val="none" w:sz="0" w:space="0" w:color="auto"/>
                <w:bottom w:val="none" w:sz="0" w:space="0" w:color="auto"/>
                <w:right w:val="none" w:sz="0" w:space="0" w:color="auto"/>
              </w:divBdr>
            </w:div>
            <w:div w:id="790175145">
              <w:marLeft w:val="0"/>
              <w:marRight w:val="0"/>
              <w:marTop w:val="0"/>
              <w:marBottom w:val="0"/>
              <w:divBdr>
                <w:top w:val="none" w:sz="0" w:space="0" w:color="auto"/>
                <w:left w:val="none" w:sz="0" w:space="0" w:color="auto"/>
                <w:bottom w:val="none" w:sz="0" w:space="0" w:color="auto"/>
                <w:right w:val="none" w:sz="0" w:space="0" w:color="auto"/>
              </w:divBdr>
            </w:div>
            <w:div w:id="2024479689">
              <w:marLeft w:val="0"/>
              <w:marRight w:val="0"/>
              <w:marTop w:val="0"/>
              <w:marBottom w:val="0"/>
              <w:divBdr>
                <w:top w:val="none" w:sz="0" w:space="0" w:color="auto"/>
                <w:left w:val="none" w:sz="0" w:space="0" w:color="auto"/>
                <w:bottom w:val="none" w:sz="0" w:space="0" w:color="auto"/>
                <w:right w:val="none" w:sz="0" w:space="0" w:color="auto"/>
              </w:divBdr>
            </w:div>
            <w:div w:id="2048219908">
              <w:marLeft w:val="0"/>
              <w:marRight w:val="0"/>
              <w:marTop w:val="0"/>
              <w:marBottom w:val="0"/>
              <w:divBdr>
                <w:top w:val="none" w:sz="0" w:space="0" w:color="auto"/>
                <w:left w:val="none" w:sz="0" w:space="0" w:color="auto"/>
                <w:bottom w:val="none" w:sz="0" w:space="0" w:color="auto"/>
                <w:right w:val="none" w:sz="0" w:space="0" w:color="auto"/>
              </w:divBdr>
            </w:div>
            <w:div w:id="1134061910">
              <w:marLeft w:val="0"/>
              <w:marRight w:val="0"/>
              <w:marTop w:val="0"/>
              <w:marBottom w:val="0"/>
              <w:divBdr>
                <w:top w:val="none" w:sz="0" w:space="0" w:color="auto"/>
                <w:left w:val="none" w:sz="0" w:space="0" w:color="auto"/>
                <w:bottom w:val="none" w:sz="0" w:space="0" w:color="auto"/>
                <w:right w:val="none" w:sz="0" w:space="0" w:color="auto"/>
              </w:divBdr>
            </w:div>
            <w:div w:id="754518831">
              <w:marLeft w:val="0"/>
              <w:marRight w:val="0"/>
              <w:marTop w:val="0"/>
              <w:marBottom w:val="0"/>
              <w:divBdr>
                <w:top w:val="none" w:sz="0" w:space="0" w:color="auto"/>
                <w:left w:val="none" w:sz="0" w:space="0" w:color="auto"/>
                <w:bottom w:val="none" w:sz="0" w:space="0" w:color="auto"/>
                <w:right w:val="none" w:sz="0" w:space="0" w:color="auto"/>
              </w:divBdr>
            </w:div>
            <w:div w:id="1346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1884">
      <w:bodyDiv w:val="1"/>
      <w:marLeft w:val="0"/>
      <w:marRight w:val="0"/>
      <w:marTop w:val="0"/>
      <w:marBottom w:val="0"/>
      <w:divBdr>
        <w:top w:val="none" w:sz="0" w:space="0" w:color="auto"/>
        <w:left w:val="none" w:sz="0" w:space="0" w:color="auto"/>
        <w:bottom w:val="none" w:sz="0" w:space="0" w:color="auto"/>
        <w:right w:val="none" w:sz="0" w:space="0" w:color="auto"/>
      </w:divBdr>
    </w:div>
    <w:div w:id="777987195">
      <w:bodyDiv w:val="1"/>
      <w:marLeft w:val="0"/>
      <w:marRight w:val="0"/>
      <w:marTop w:val="0"/>
      <w:marBottom w:val="0"/>
      <w:divBdr>
        <w:top w:val="none" w:sz="0" w:space="0" w:color="auto"/>
        <w:left w:val="none" w:sz="0" w:space="0" w:color="auto"/>
        <w:bottom w:val="none" w:sz="0" w:space="0" w:color="auto"/>
        <w:right w:val="none" w:sz="0" w:space="0" w:color="auto"/>
      </w:divBdr>
      <w:divsChild>
        <w:div w:id="1512062334">
          <w:marLeft w:val="0"/>
          <w:marRight w:val="0"/>
          <w:marTop w:val="0"/>
          <w:marBottom w:val="0"/>
          <w:divBdr>
            <w:top w:val="none" w:sz="0" w:space="0" w:color="auto"/>
            <w:left w:val="none" w:sz="0" w:space="0" w:color="auto"/>
            <w:bottom w:val="none" w:sz="0" w:space="0" w:color="auto"/>
            <w:right w:val="none" w:sz="0" w:space="0" w:color="auto"/>
          </w:divBdr>
          <w:divsChild>
            <w:div w:id="392894222">
              <w:marLeft w:val="0"/>
              <w:marRight w:val="0"/>
              <w:marTop w:val="0"/>
              <w:marBottom w:val="0"/>
              <w:divBdr>
                <w:top w:val="none" w:sz="0" w:space="0" w:color="auto"/>
                <w:left w:val="none" w:sz="0" w:space="0" w:color="auto"/>
                <w:bottom w:val="none" w:sz="0" w:space="0" w:color="auto"/>
                <w:right w:val="none" w:sz="0" w:space="0" w:color="auto"/>
              </w:divBdr>
            </w:div>
            <w:div w:id="2026595228">
              <w:marLeft w:val="0"/>
              <w:marRight w:val="0"/>
              <w:marTop w:val="0"/>
              <w:marBottom w:val="0"/>
              <w:divBdr>
                <w:top w:val="none" w:sz="0" w:space="0" w:color="auto"/>
                <w:left w:val="none" w:sz="0" w:space="0" w:color="auto"/>
                <w:bottom w:val="none" w:sz="0" w:space="0" w:color="auto"/>
                <w:right w:val="none" w:sz="0" w:space="0" w:color="auto"/>
              </w:divBdr>
            </w:div>
            <w:div w:id="234242042">
              <w:marLeft w:val="0"/>
              <w:marRight w:val="0"/>
              <w:marTop w:val="0"/>
              <w:marBottom w:val="0"/>
              <w:divBdr>
                <w:top w:val="none" w:sz="0" w:space="0" w:color="auto"/>
                <w:left w:val="none" w:sz="0" w:space="0" w:color="auto"/>
                <w:bottom w:val="none" w:sz="0" w:space="0" w:color="auto"/>
                <w:right w:val="none" w:sz="0" w:space="0" w:color="auto"/>
              </w:divBdr>
            </w:div>
            <w:div w:id="1698503828">
              <w:marLeft w:val="0"/>
              <w:marRight w:val="0"/>
              <w:marTop w:val="0"/>
              <w:marBottom w:val="0"/>
              <w:divBdr>
                <w:top w:val="none" w:sz="0" w:space="0" w:color="auto"/>
                <w:left w:val="none" w:sz="0" w:space="0" w:color="auto"/>
                <w:bottom w:val="none" w:sz="0" w:space="0" w:color="auto"/>
                <w:right w:val="none" w:sz="0" w:space="0" w:color="auto"/>
              </w:divBdr>
            </w:div>
            <w:div w:id="1831096790">
              <w:marLeft w:val="0"/>
              <w:marRight w:val="0"/>
              <w:marTop w:val="0"/>
              <w:marBottom w:val="0"/>
              <w:divBdr>
                <w:top w:val="none" w:sz="0" w:space="0" w:color="auto"/>
                <w:left w:val="none" w:sz="0" w:space="0" w:color="auto"/>
                <w:bottom w:val="none" w:sz="0" w:space="0" w:color="auto"/>
                <w:right w:val="none" w:sz="0" w:space="0" w:color="auto"/>
              </w:divBdr>
            </w:div>
            <w:div w:id="524297231">
              <w:marLeft w:val="0"/>
              <w:marRight w:val="0"/>
              <w:marTop w:val="0"/>
              <w:marBottom w:val="0"/>
              <w:divBdr>
                <w:top w:val="none" w:sz="0" w:space="0" w:color="auto"/>
                <w:left w:val="none" w:sz="0" w:space="0" w:color="auto"/>
                <w:bottom w:val="none" w:sz="0" w:space="0" w:color="auto"/>
                <w:right w:val="none" w:sz="0" w:space="0" w:color="auto"/>
              </w:divBdr>
            </w:div>
            <w:div w:id="1399327085">
              <w:marLeft w:val="0"/>
              <w:marRight w:val="0"/>
              <w:marTop w:val="0"/>
              <w:marBottom w:val="0"/>
              <w:divBdr>
                <w:top w:val="none" w:sz="0" w:space="0" w:color="auto"/>
                <w:left w:val="none" w:sz="0" w:space="0" w:color="auto"/>
                <w:bottom w:val="none" w:sz="0" w:space="0" w:color="auto"/>
                <w:right w:val="none" w:sz="0" w:space="0" w:color="auto"/>
              </w:divBdr>
            </w:div>
            <w:div w:id="665279317">
              <w:marLeft w:val="0"/>
              <w:marRight w:val="0"/>
              <w:marTop w:val="0"/>
              <w:marBottom w:val="0"/>
              <w:divBdr>
                <w:top w:val="none" w:sz="0" w:space="0" w:color="auto"/>
                <w:left w:val="none" w:sz="0" w:space="0" w:color="auto"/>
                <w:bottom w:val="none" w:sz="0" w:space="0" w:color="auto"/>
                <w:right w:val="none" w:sz="0" w:space="0" w:color="auto"/>
              </w:divBdr>
            </w:div>
            <w:div w:id="27684578">
              <w:marLeft w:val="0"/>
              <w:marRight w:val="0"/>
              <w:marTop w:val="0"/>
              <w:marBottom w:val="0"/>
              <w:divBdr>
                <w:top w:val="none" w:sz="0" w:space="0" w:color="auto"/>
                <w:left w:val="none" w:sz="0" w:space="0" w:color="auto"/>
                <w:bottom w:val="none" w:sz="0" w:space="0" w:color="auto"/>
                <w:right w:val="none" w:sz="0" w:space="0" w:color="auto"/>
              </w:divBdr>
            </w:div>
            <w:div w:id="1891382473">
              <w:marLeft w:val="0"/>
              <w:marRight w:val="0"/>
              <w:marTop w:val="0"/>
              <w:marBottom w:val="0"/>
              <w:divBdr>
                <w:top w:val="none" w:sz="0" w:space="0" w:color="auto"/>
                <w:left w:val="none" w:sz="0" w:space="0" w:color="auto"/>
                <w:bottom w:val="none" w:sz="0" w:space="0" w:color="auto"/>
                <w:right w:val="none" w:sz="0" w:space="0" w:color="auto"/>
              </w:divBdr>
            </w:div>
            <w:div w:id="418256401">
              <w:marLeft w:val="0"/>
              <w:marRight w:val="0"/>
              <w:marTop w:val="0"/>
              <w:marBottom w:val="0"/>
              <w:divBdr>
                <w:top w:val="none" w:sz="0" w:space="0" w:color="auto"/>
                <w:left w:val="none" w:sz="0" w:space="0" w:color="auto"/>
                <w:bottom w:val="none" w:sz="0" w:space="0" w:color="auto"/>
                <w:right w:val="none" w:sz="0" w:space="0" w:color="auto"/>
              </w:divBdr>
            </w:div>
            <w:div w:id="410858258">
              <w:marLeft w:val="0"/>
              <w:marRight w:val="0"/>
              <w:marTop w:val="0"/>
              <w:marBottom w:val="0"/>
              <w:divBdr>
                <w:top w:val="none" w:sz="0" w:space="0" w:color="auto"/>
                <w:left w:val="none" w:sz="0" w:space="0" w:color="auto"/>
                <w:bottom w:val="none" w:sz="0" w:space="0" w:color="auto"/>
                <w:right w:val="none" w:sz="0" w:space="0" w:color="auto"/>
              </w:divBdr>
            </w:div>
            <w:div w:id="1378311334">
              <w:marLeft w:val="0"/>
              <w:marRight w:val="0"/>
              <w:marTop w:val="0"/>
              <w:marBottom w:val="0"/>
              <w:divBdr>
                <w:top w:val="none" w:sz="0" w:space="0" w:color="auto"/>
                <w:left w:val="none" w:sz="0" w:space="0" w:color="auto"/>
                <w:bottom w:val="none" w:sz="0" w:space="0" w:color="auto"/>
                <w:right w:val="none" w:sz="0" w:space="0" w:color="auto"/>
              </w:divBdr>
            </w:div>
            <w:div w:id="2036344196">
              <w:marLeft w:val="0"/>
              <w:marRight w:val="0"/>
              <w:marTop w:val="0"/>
              <w:marBottom w:val="0"/>
              <w:divBdr>
                <w:top w:val="none" w:sz="0" w:space="0" w:color="auto"/>
                <w:left w:val="none" w:sz="0" w:space="0" w:color="auto"/>
                <w:bottom w:val="none" w:sz="0" w:space="0" w:color="auto"/>
                <w:right w:val="none" w:sz="0" w:space="0" w:color="auto"/>
              </w:divBdr>
            </w:div>
            <w:div w:id="971983104">
              <w:marLeft w:val="0"/>
              <w:marRight w:val="0"/>
              <w:marTop w:val="0"/>
              <w:marBottom w:val="0"/>
              <w:divBdr>
                <w:top w:val="none" w:sz="0" w:space="0" w:color="auto"/>
                <w:left w:val="none" w:sz="0" w:space="0" w:color="auto"/>
                <w:bottom w:val="none" w:sz="0" w:space="0" w:color="auto"/>
                <w:right w:val="none" w:sz="0" w:space="0" w:color="auto"/>
              </w:divBdr>
            </w:div>
            <w:div w:id="280503398">
              <w:marLeft w:val="0"/>
              <w:marRight w:val="0"/>
              <w:marTop w:val="0"/>
              <w:marBottom w:val="0"/>
              <w:divBdr>
                <w:top w:val="none" w:sz="0" w:space="0" w:color="auto"/>
                <w:left w:val="none" w:sz="0" w:space="0" w:color="auto"/>
                <w:bottom w:val="none" w:sz="0" w:space="0" w:color="auto"/>
                <w:right w:val="none" w:sz="0" w:space="0" w:color="auto"/>
              </w:divBdr>
            </w:div>
            <w:div w:id="1797597533">
              <w:marLeft w:val="0"/>
              <w:marRight w:val="0"/>
              <w:marTop w:val="0"/>
              <w:marBottom w:val="0"/>
              <w:divBdr>
                <w:top w:val="none" w:sz="0" w:space="0" w:color="auto"/>
                <w:left w:val="none" w:sz="0" w:space="0" w:color="auto"/>
                <w:bottom w:val="none" w:sz="0" w:space="0" w:color="auto"/>
                <w:right w:val="none" w:sz="0" w:space="0" w:color="auto"/>
              </w:divBdr>
            </w:div>
            <w:div w:id="1780643288">
              <w:marLeft w:val="0"/>
              <w:marRight w:val="0"/>
              <w:marTop w:val="0"/>
              <w:marBottom w:val="0"/>
              <w:divBdr>
                <w:top w:val="none" w:sz="0" w:space="0" w:color="auto"/>
                <w:left w:val="none" w:sz="0" w:space="0" w:color="auto"/>
                <w:bottom w:val="none" w:sz="0" w:space="0" w:color="auto"/>
                <w:right w:val="none" w:sz="0" w:space="0" w:color="auto"/>
              </w:divBdr>
            </w:div>
            <w:div w:id="15353630">
              <w:marLeft w:val="0"/>
              <w:marRight w:val="0"/>
              <w:marTop w:val="0"/>
              <w:marBottom w:val="0"/>
              <w:divBdr>
                <w:top w:val="none" w:sz="0" w:space="0" w:color="auto"/>
                <w:left w:val="none" w:sz="0" w:space="0" w:color="auto"/>
                <w:bottom w:val="none" w:sz="0" w:space="0" w:color="auto"/>
                <w:right w:val="none" w:sz="0" w:space="0" w:color="auto"/>
              </w:divBdr>
            </w:div>
            <w:div w:id="1816794806">
              <w:marLeft w:val="0"/>
              <w:marRight w:val="0"/>
              <w:marTop w:val="0"/>
              <w:marBottom w:val="0"/>
              <w:divBdr>
                <w:top w:val="none" w:sz="0" w:space="0" w:color="auto"/>
                <w:left w:val="none" w:sz="0" w:space="0" w:color="auto"/>
                <w:bottom w:val="none" w:sz="0" w:space="0" w:color="auto"/>
                <w:right w:val="none" w:sz="0" w:space="0" w:color="auto"/>
              </w:divBdr>
            </w:div>
            <w:div w:id="163062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8203">
      <w:bodyDiv w:val="1"/>
      <w:marLeft w:val="0"/>
      <w:marRight w:val="0"/>
      <w:marTop w:val="0"/>
      <w:marBottom w:val="0"/>
      <w:divBdr>
        <w:top w:val="none" w:sz="0" w:space="0" w:color="auto"/>
        <w:left w:val="none" w:sz="0" w:space="0" w:color="auto"/>
        <w:bottom w:val="none" w:sz="0" w:space="0" w:color="auto"/>
        <w:right w:val="none" w:sz="0" w:space="0" w:color="auto"/>
      </w:divBdr>
      <w:divsChild>
        <w:div w:id="2040202261">
          <w:marLeft w:val="0"/>
          <w:marRight w:val="0"/>
          <w:marTop w:val="0"/>
          <w:marBottom w:val="0"/>
          <w:divBdr>
            <w:top w:val="none" w:sz="0" w:space="0" w:color="auto"/>
            <w:left w:val="none" w:sz="0" w:space="0" w:color="auto"/>
            <w:bottom w:val="none" w:sz="0" w:space="0" w:color="auto"/>
            <w:right w:val="none" w:sz="0" w:space="0" w:color="auto"/>
          </w:divBdr>
          <w:divsChild>
            <w:div w:id="11450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3250">
      <w:bodyDiv w:val="1"/>
      <w:marLeft w:val="0"/>
      <w:marRight w:val="0"/>
      <w:marTop w:val="0"/>
      <w:marBottom w:val="0"/>
      <w:divBdr>
        <w:top w:val="none" w:sz="0" w:space="0" w:color="auto"/>
        <w:left w:val="none" w:sz="0" w:space="0" w:color="auto"/>
        <w:bottom w:val="none" w:sz="0" w:space="0" w:color="auto"/>
        <w:right w:val="none" w:sz="0" w:space="0" w:color="auto"/>
      </w:divBdr>
      <w:divsChild>
        <w:div w:id="1015377035">
          <w:marLeft w:val="0"/>
          <w:marRight w:val="0"/>
          <w:marTop w:val="0"/>
          <w:marBottom w:val="0"/>
          <w:divBdr>
            <w:top w:val="none" w:sz="0" w:space="0" w:color="auto"/>
            <w:left w:val="none" w:sz="0" w:space="0" w:color="auto"/>
            <w:bottom w:val="none" w:sz="0" w:space="0" w:color="auto"/>
            <w:right w:val="none" w:sz="0" w:space="0" w:color="auto"/>
          </w:divBdr>
          <w:divsChild>
            <w:div w:id="1660158048">
              <w:marLeft w:val="0"/>
              <w:marRight w:val="0"/>
              <w:marTop w:val="0"/>
              <w:marBottom w:val="0"/>
              <w:divBdr>
                <w:top w:val="none" w:sz="0" w:space="0" w:color="auto"/>
                <w:left w:val="none" w:sz="0" w:space="0" w:color="auto"/>
                <w:bottom w:val="none" w:sz="0" w:space="0" w:color="auto"/>
                <w:right w:val="none" w:sz="0" w:space="0" w:color="auto"/>
              </w:divBdr>
            </w:div>
            <w:div w:id="1821530693">
              <w:marLeft w:val="0"/>
              <w:marRight w:val="0"/>
              <w:marTop w:val="0"/>
              <w:marBottom w:val="0"/>
              <w:divBdr>
                <w:top w:val="none" w:sz="0" w:space="0" w:color="auto"/>
                <w:left w:val="none" w:sz="0" w:space="0" w:color="auto"/>
                <w:bottom w:val="none" w:sz="0" w:space="0" w:color="auto"/>
                <w:right w:val="none" w:sz="0" w:space="0" w:color="auto"/>
              </w:divBdr>
            </w:div>
            <w:div w:id="55590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4241">
      <w:bodyDiv w:val="1"/>
      <w:marLeft w:val="0"/>
      <w:marRight w:val="0"/>
      <w:marTop w:val="0"/>
      <w:marBottom w:val="0"/>
      <w:divBdr>
        <w:top w:val="none" w:sz="0" w:space="0" w:color="auto"/>
        <w:left w:val="none" w:sz="0" w:space="0" w:color="auto"/>
        <w:bottom w:val="none" w:sz="0" w:space="0" w:color="auto"/>
        <w:right w:val="none" w:sz="0" w:space="0" w:color="auto"/>
      </w:divBdr>
      <w:divsChild>
        <w:div w:id="375157506">
          <w:marLeft w:val="0"/>
          <w:marRight w:val="0"/>
          <w:marTop w:val="0"/>
          <w:marBottom w:val="0"/>
          <w:divBdr>
            <w:top w:val="none" w:sz="0" w:space="0" w:color="auto"/>
            <w:left w:val="none" w:sz="0" w:space="0" w:color="auto"/>
            <w:bottom w:val="none" w:sz="0" w:space="0" w:color="auto"/>
            <w:right w:val="none" w:sz="0" w:space="0" w:color="auto"/>
          </w:divBdr>
          <w:divsChild>
            <w:div w:id="251789953">
              <w:marLeft w:val="0"/>
              <w:marRight w:val="0"/>
              <w:marTop w:val="0"/>
              <w:marBottom w:val="0"/>
              <w:divBdr>
                <w:top w:val="none" w:sz="0" w:space="0" w:color="auto"/>
                <w:left w:val="none" w:sz="0" w:space="0" w:color="auto"/>
                <w:bottom w:val="none" w:sz="0" w:space="0" w:color="auto"/>
                <w:right w:val="none" w:sz="0" w:space="0" w:color="auto"/>
              </w:divBdr>
            </w:div>
            <w:div w:id="422337273">
              <w:marLeft w:val="0"/>
              <w:marRight w:val="0"/>
              <w:marTop w:val="0"/>
              <w:marBottom w:val="0"/>
              <w:divBdr>
                <w:top w:val="none" w:sz="0" w:space="0" w:color="auto"/>
                <w:left w:val="none" w:sz="0" w:space="0" w:color="auto"/>
                <w:bottom w:val="none" w:sz="0" w:space="0" w:color="auto"/>
                <w:right w:val="none" w:sz="0" w:space="0" w:color="auto"/>
              </w:divBdr>
            </w:div>
            <w:div w:id="817957087">
              <w:marLeft w:val="0"/>
              <w:marRight w:val="0"/>
              <w:marTop w:val="0"/>
              <w:marBottom w:val="0"/>
              <w:divBdr>
                <w:top w:val="none" w:sz="0" w:space="0" w:color="auto"/>
                <w:left w:val="none" w:sz="0" w:space="0" w:color="auto"/>
                <w:bottom w:val="none" w:sz="0" w:space="0" w:color="auto"/>
                <w:right w:val="none" w:sz="0" w:space="0" w:color="auto"/>
              </w:divBdr>
            </w:div>
            <w:div w:id="1420056287">
              <w:marLeft w:val="0"/>
              <w:marRight w:val="0"/>
              <w:marTop w:val="0"/>
              <w:marBottom w:val="0"/>
              <w:divBdr>
                <w:top w:val="none" w:sz="0" w:space="0" w:color="auto"/>
                <w:left w:val="none" w:sz="0" w:space="0" w:color="auto"/>
                <w:bottom w:val="none" w:sz="0" w:space="0" w:color="auto"/>
                <w:right w:val="none" w:sz="0" w:space="0" w:color="auto"/>
              </w:divBdr>
            </w:div>
            <w:div w:id="1148203538">
              <w:marLeft w:val="0"/>
              <w:marRight w:val="0"/>
              <w:marTop w:val="0"/>
              <w:marBottom w:val="0"/>
              <w:divBdr>
                <w:top w:val="none" w:sz="0" w:space="0" w:color="auto"/>
                <w:left w:val="none" w:sz="0" w:space="0" w:color="auto"/>
                <w:bottom w:val="none" w:sz="0" w:space="0" w:color="auto"/>
                <w:right w:val="none" w:sz="0" w:space="0" w:color="auto"/>
              </w:divBdr>
            </w:div>
            <w:div w:id="1834225222">
              <w:marLeft w:val="0"/>
              <w:marRight w:val="0"/>
              <w:marTop w:val="0"/>
              <w:marBottom w:val="0"/>
              <w:divBdr>
                <w:top w:val="none" w:sz="0" w:space="0" w:color="auto"/>
                <w:left w:val="none" w:sz="0" w:space="0" w:color="auto"/>
                <w:bottom w:val="none" w:sz="0" w:space="0" w:color="auto"/>
                <w:right w:val="none" w:sz="0" w:space="0" w:color="auto"/>
              </w:divBdr>
            </w:div>
            <w:div w:id="462121768">
              <w:marLeft w:val="0"/>
              <w:marRight w:val="0"/>
              <w:marTop w:val="0"/>
              <w:marBottom w:val="0"/>
              <w:divBdr>
                <w:top w:val="none" w:sz="0" w:space="0" w:color="auto"/>
                <w:left w:val="none" w:sz="0" w:space="0" w:color="auto"/>
                <w:bottom w:val="none" w:sz="0" w:space="0" w:color="auto"/>
                <w:right w:val="none" w:sz="0" w:space="0" w:color="auto"/>
              </w:divBdr>
            </w:div>
            <w:div w:id="346058896">
              <w:marLeft w:val="0"/>
              <w:marRight w:val="0"/>
              <w:marTop w:val="0"/>
              <w:marBottom w:val="0"/>
              <w:divBdr>
                <w:top w:val="none" w:sz="0" w:space="0" w:color="auto"/>
                <w:left w:val="none" w:sz="0" w:space="0" w:color="auto"/>
                <w:bottom w:val="none" w:sz="0" w:space="0" w:color="auto"/>
                <w:right w:val="none" w:sz="0" w:space="0" w:color="auto"/>
              </w:divBdr>
            </w:div>
            <w:div w:id="1529486426">
              <w:marLeft w:val="0"/>
              <w:marRight w:val="0"/>
              <w:marTop w:val="0"/>
              <w:marBottom w:val="0"/>
              <w:divBdr>
                <w:top w:val="none" w:sz="0" w:space="0" w:color="auto"/>
                <w:left w:val="none" w:sz="0" w:space="0" w:color="auto"/>
                <w:bottom w:val="none" w:sz="0" w:space="0" w:color="auto"/>
                <w:right w:val="none" w:sz="0" w:space="0" w:color="auto"/>
              </w:divBdr>
            </w:div>
            <w:div w:id="928201198">
              <w:marLeft w:val="0"/>
              <w:marRight w:val="0"/>
              <w:marTop w:val="0"/>
              <w:marBottom w:val="0"/>
              <w:divBdr>
                <w:top w:val="none" w:sz="0" w:space="0" w:color="auto"/>
                <w:left w:val="none" w:sz="0" w:space="0" w:color="auto"/>
                <w:bottom w:val="none" w:sz="0" w:space="0" w:color="auto"/>
                <w:right w:val="none" w:sz="0" w:space="0" w:color="auto"/>
              </w:divBdr>
            </w:div>
            <w:div w:id="2104103128">
              <w:marLeft w:val="0"/>
              <w:marRight w:val="0"/>
              <w:marTop w:val="0"/>
              <w:marBottom w:val="0"/>
              <w:divBdr>
                <w:top w:val="none" w:sz="0" w:space="0" w:color="auto"/>
                <w:left w:val="none" w:sz="0" w:space="0" w:color="auto"/>
                <w:bottom w:val="none" w:sz="0" w:space="0" w:color="auto"/>
                <w:right w:val="none" w:sz="0" w:space="0" w:color="auto"/>
              </w:divBdr>
            </w:div>
            <w:div w:id="699865202">
              <w:marLeft w:val="0"/>
              <w:marRight w:val="0"/>
              <w:marTop w:val="0"/>
              <w:marBottom w:val="0"/>
              <w:divBdr>
                <w:top w:val="none" w:sz="0" w:space="0" w:color="auto"/>
                <w:left w:val="none" w:sz="0" w:space="0" w:color="auto"/>
                <w:bottom w:val="none" w:sz="0" w:space="0" w:color="auto"/>
                <w:right w:val="none" w:sz="0" w:space="0" w:color="auto"/>
              </w:divBdr>
            </w:div>
            <w:div w:id="1231967577">
              <w:marLeft w:val="0"/>
              <w:marRight w:val="0"/>
              <w:marTop w:val="0"/>
              <w:marBottom w:val="0"/>
              <w:divBdr>
                <w:top w:val="none" w:sz="0" w:space="0" w:color="auto"/>
                <w:left w:val="none" w:sz="0" w:space="0" w:color="auto"/>
                <w:bottom w:val="none" w:sz="0" w:space="0" w:color="auto"/>
                <w:right w:val="none" w:sz="0" w:space="0" w:color="auto"/>
              </w:divBdr>
            </w:div>
            <w:div w:id="1585525750">
              <w:marLeft w:val="0"/>
              <w:marRight w:val="0"/>
              <w:marTop w:val="0"/>
              <w:marBottom w:val="0"/>
              <w:divBdr>
                <w:top w:val="none" w:sz="0" w:space="0" w:color="auto"/>
                <w:left w:val="none" w:sz="0" w:space="0" w:color="auto"/>
                <w:bottom w:val="none" w:sz="0" w:space="0" w:color="auto"/>
                <w:right w:val="none" w:sz="0" w:space="0" w:color="auto"/>
              </w:divBdr>
            </w:div>
            <w:div w:id="1814331193">
              <w:marLeft w:val="0"/>
              <w:marRight w:val="0"/>
              <w:marTop w:val="0"/>
              <w:marBottom w:val="0"/>
              <w:divBdr>
                <w:top w:val="none" w:sz="0" w:space="0" w:color="auto"/>
                <w:left w:val="none" w:sz="0" w:space="0" w:color="auto"/>
                <w:bottom w:val="none" w:sz="0" w:space="0" w:color="auto"/>
                <w:right w:val="none" w:sz="0" w:space="0" w:color="auto"/>
              </w:divBdr>
            </w:div>
            <w:div w:id="1305041911">
              <w:marLeft w:val="0"/>
              <w:marRight w:val="0"/>
              <w:marTop w:val="0"/>
              <w:marBottom w:val="0"/>
              <w:divBdr>
                <w:top w:val="none" w:sz="0" w:space="0" w:color="auto"/>
                <w:left w:val="none" w:sz="0" w:space="0" w:color="auto"/>
                <w:bottom w:val="none" w:sz="0" w:space="0" w:color="auto"/>
                <w:right w:val="none" w:sz="0" w:space="0" w:color="auto"/>
              </w:divBdr>
            </w:div>
            <w:div w:id="714820003">
              <w:marLeft w:val="0"/>
              <w:marRight w:val="0"/>
              <w:marTop w:val="0"/>
              <w:marBottom w:val="0"/>
              <w:divBdr>
                <w:top w:val="none" w:sz="0" w:space="0" w:color="auto"/>
                <w:left w:val="none" w:sz="0" w:space="0" w:color="auto"/>
                <w:bottom w:val="none" w:sz="0" w:space="0" w:color="auto"/>
                <w:right w:val="none" w:sz="0" w:space="0" w:color="auto"/>
              </w:divBdr>
            </w:div>
            <w:div w:id="357704002">
              <w:marLeft w:val="0"/>
              <w:marRight w:val="0"/>
              <w:marTop w:val="0"/>
              <w:marBottom w:val="0"/>
              <w:divBdr>
                <w:top w:val="none" w:sz="0" w:space="0" w:color="auto"/>
                <w:left w:val="none" w:sz="0" w:space="0" w:color="auto"/>
                <w:bottom w:val="none" w:sz="0" w:space="0" w:color="auto"/>
                <w:right w:val="none" w:sz="0" w:space="0" w:color="auto"/>
              </w:divBdr>
            </w:div>
            <w:div w:id="1921139854">
              <w:marLeft w:val="0"/>
              <w:marRight w:val="0"/>
              <w:marTop w:val="0"/>
              <w:marBottom w:val="0"/>
              <w:divBdr>
                <w:top w:val="none" w:sz="0" w:space="0" w:color="auto"/>
                <w:left w:val="none" w:sz="0" w:space="0" w:color="auto"/>
                <w:bottom w:val="none" w:sz="0" w:space="0" w:color="auto"/>
                <w:right w:val="none" w:sz="0" w:space="0" w:color="auto"/>
              </w:divBdr>
            </w:div>
            <w:div w:id="326129558">
              <w:marLeft w:val="0"/>
              <w:marRight w:val="0"/>
              <w:marTop w:val="0"/>
              <w:marBottom w:val="0"/>
              <w:divBdr>
                <w:top w:val="none" w:sz="0" w:space="0" w:color="auto"/>
                <w:left w:val="none" w:sz="0" w:space="0" w:color="auto"/>
                <w:bottom w:val="none" w:sz="0" w:space="0" w:color="auto"/>
                <w:right w:val="none" w:sz="0" w:space="0" w:color="auto"/>
              </w:divBdr>
            </w:div>
            <w:div w:id="10557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81492">
      <w:bodyDiv w:val="1"/>
      <w:marLeft w:val="0"/>
      <w:marRight w:val="0"/>
      <w:marTop w:val="0"/>
      <w:marBottom w:val="0"/>
      <w:divBdr>
        <w:top w:val="none" w:sz="0" w:space="0" w:color="auto"/>
        <w:left w:val="none" w:sz="0" w:space="0" w:color="auto"/>
        <w:bottom w:val="none" w:sz="0" w:space="0" w:color="auto"/>
        <w:right w:val="none" w:sz="0" w:space="0" w:color="auto"/>
      </w:divBdr>
      <w:divsChild>
        <w:div w:id="975796514">
          <w:marLeft w:val="0"/>
          <w:marRight w:val="0"/>
          <w:marTop w:val="0"/>
          <w:marBottom w:val="0"/>
          <w:divBdr>
            <w:top w:val="none" w:sz="0" w:space="0" w:color="auto"/>
            <w:left w:val="none" w:sz="0" w:space="0" w:color="auto"/>
            <w:bottom w:val="none" w:sz="0" w:space="0" w:color="auto"/>
            <w:right w:val="none" w:sz="0" w:space="0" w:color="auto"/>
          </w:divBdr>
          <w:divsChild>
            <w:div w:id="2581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631">
      <w:bodyDiv w:val="1"/>
      <w:marLeft w:val="0"/>
      <w:marRight w:val="0"/>
      <w:marTop w:val="0"/>
      <w:marBottom w:val="0"/>
      <w:divBdr>
        <w:top w:val="none" w:sz="0" w:space="0" w:color="auto"/>
        <w:left w:val="none" w:sz="0" w:space="0" w:color="auto"/>
        <w:bottom w:val="none" w:sz="0" w:space="0" w:color="auto"/>
        <w:right w:val="none" w:sz="0" w:space="0" w:color="auto"/>
      </w:divBdr>
    </w:div>
    <w:div w:id="907962258">
      <w:bodyDiv w:val="1"/>
      <w:marLeft w:val="0"/>
      <w:marRight w:val="0"/>
      <w:marTop w:val="0"/>
      <w:marBottom w:val="0"/>
      <w:divBdr>
        <w:top w:val="none" w:sz="0" w:space="0" w:color="auto"/>
        <w:left w:val="none" w:sz="0" w:space="0" w:color="auto"/>
        <w:bottom w:val="none" w:sz="0" w:space="0" w:color="auto"/>
        <w:right w:val="none" w:sz="0" w:space="0" w:color="auto"/>
      </w:divBdr>
    </w:div>
    <w:div w:id="918055144">
      <w:bodyDiv w:val="1"/>
      <w:marLeft w:val="0"/>
      <w:marRight w:val="0"/>
      <w:marTop w:val="0"/>
      <w:marBottom w:val="0"/>
      <w:divBdr>
        <w:top w:val="none" w:sz="0" w:space="0" w:color="auto"/>
        <w:left w:val="none" w:sz="0" w:space="0" w:color="auto"/>
        <w:bottom w:val="none" w:sz="0" w:space="0" w:color="auto"/>
        <w:right w:val="none" w:sz="0" w:space="0" w:color="auto"/>
      </w:divBdr>
      <w:divsChild>
        <w:div w:id="395475154">
          <w:marLeft w:val="0"/>
          <w:marRight w:val="0"/>
          <w:marTop w:val="0"/>
          <w:marBottom w:val="0"/>
          <w:divBdr>
            <w:top w:val="none" w:sz="0" w:space="0" w:color="auto"/>
            <w:left w:val="none" w:sz="0" w:space="0" w:color="auto"/>
            <w:bottom w:val="none" w:sz="0" w:space="0" w:color="auto"/>
            <w:right w:val="none" w:sz="0" w:space="0" w:color="auto"/>
          </w:divBdr>
          <w:divsChild>
            <w:div w:id="58138493">
              <w:marLeft w:val="0"/>
              <w:marRight w:val="0"/>
              <w:marTop w:val="0"/>
              <w:marBottom w:val="0"/>
              <w:divBdr>
                <w:top w:val="none" w:sz="0" w:space="0" w:color="auto"/>
                <w:left w:val="none" w:sz="0" w:space="0" w:color="auto"/>
                <w:bottom w:val="none" w:sz="0" w:space="0" w:color="auto"/>
                <w:right w:val="none" w:sz="0" w:space="0" w:color="auto"/>
              </w:divBdr>
            </w:div>
            <w:div w:id="221453294">
              <w:marLeft w:val="0"/>
              <w:marRight w:val="0"/>
              <w:marTop w:val="0"/>
              <w:marBottom w:val="0"/>
              <w:divBdr>
                <w:top w:val="none" w:sz="0" w:space="0" w:color="auto"/>
                <w:left w:val="none" w:sz="0" w:space="0" w:color="auto"/>
                <w:bottom w:val="none" w:sz="0" w:space="0" w:color="auto"/>
                <w:right w:val="none" w:sz="0" w:space="0" w:color="auto"/>
              </w:divBdr>
            </w:div>
            <w:div w:id="2038962808">
              <w:marLeft w:val="0"/>
              <w:marRight w:val="0"/>
              <w:marTop w:val="0"/>
              <w:marBottom w:val="0"/>
              <w:divBdr>
                <w:top w:val="none" w:sz="0" w:space="0" w:color="auto"/>
                <w:left w:val="none" w:sz="0" w:space="0" w:color="auto"/>
                <w:bottom w:val="none" w:sz="0" w:space="0" w:color="auto"/>
                <w:right w:val="none" w:sz="0" w:space="0" w:color="auto"/>
              </w:divBdr>
            </w:div>
            <w:div w:id="1869223062">
              <w:marLeft w:val="0"/>
              <w:marRight w:val="0"/>
              <w:marTop w:val="0"/>
              <w:marBottom w:val="0"/>
              <w:divBdr>
                <w:top w:val="none" w:sz="0" w:space="0" w:color="auto"/>
                <w:left w:val="none" w:sz="0" w:space="0" w:color="auto"/>
                <w:bottom w:val="none" w:sz="0" w:space="0" w:color="auto"/>
                <w:right w:val="none" w:sz="0" w:space="0" w:color="auto"/>
              </w:divBdr>
            </w:div>
            <w:div w:id="1184393347">
              <w:marLeft w:val="0"/>
              <w:marRight w:val="0"/>
              <w:marTop w:val="0"/>
              <w:marBottom w:val="0"/>
              <w:divBdr>
                <w:top w:val="none" w:sz="0" w:space="0" w:color="auto"/>
                <w:left w:val="none" w:sz="0" w:space="0" w:color="auto"/>
                <w:bottom w:val="none" w:sz="0" w:space="0" w:color="auto"/>
                <w:right w:val="none" w:sz="0" w:space="0" w:color="auto"/>
              </w:divBdr>
            </w:div>
            <w:div w:id="21129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789">
      <w:bodyDiv w:val="1"/>
      <w:marLeft w:val="0"/>
      <w:marRight w:val="0"/>
      <w:marTop w:val="0"/>
      <w:marBottom w:val="0"/>
      <w:divBdr>
        <w:top w:val="none" w:sz="0" w:space="0" w:color="auto"/>
        <w:left w:val="none" w:sz="0" w:space="0" w:color="auto"/>
        <w:bottom w:val="none" w:sz="0" w:space="0" w:color="auto"/>
        <w:right w:val="none" w:sz="0" w:space="0" w:color="auto"/>
      </w:divBdr>
      <w:divsChild>
        <w:div w:id="1199782490">
          <w:marLeft w:val="0"/>
          <w:marRight w:val="0"/>
          <w:marTop w:val="0"/>
          <w:marBottom w:val="0"/>
          <w:divBdr>
            <w:top w:val="none" w:sz="0" w:space="0" w:color="auto"/>
            <w:left w:val="none" w:sz="0" w:space="0" w:color="auto"/>
            <w:bottom w:val="none" w:sz="0" w:space="0" w:color="auto"/>
            <w:right w:val="none" w:sz="0" w:space="0" w:color="auto"/>
          </w:divBdr>
          <w:divsChild>
            <w:div w:id="19439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5797">
      <w:bodyDiv w:val="1"/>
      <w:marLeft w:val="0"/>
      <w:marRight w:val="0"/>
      <w:marTop w:val="0"/>
      <w:marBottom w:val="0"/>
      <w:divBdr>
        <w:top w:val="none" w:sz="0" w:space="0" w:color="auto"/>
        <w:left w:val="none" w:sz="0" w:space="0" w:color="auto"/>
        <w:bottom w:val="none" w:sz="0" w:space="0" w:color="auto"/>
        <w:right w:val="none" w:sz="0" w:space="0" w:color="auto"/>
      </w:divBdr>
      <w:divsChild>
        <w:div w:id="1099836798">
          <w:marLeft w:val="0"/>
          <w:marRight w:val="0"/>
          <w:marTop w:val="0"/>
          <w:marBottom w:val="0"/>
          <w:divBdr>
            <w:top w:val="none" w:sz="0" w:space="0" w:color="auto"/>
            <w:left w:val="none" w:sz="0" w:space="0" w:color="auto"/>
            <w:bottom w:val="none" w:sz="0" w:space="0" w:color="auto"/>
            <w:right w:val="none" w:sz="0" w:space="0" w:color="auto"/>
          </w:divBdr>
          <w:divsChild>
            <w:div w:id="16234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8127">
      <w:bodyDiv w:val="1"/>
      <w:marLeft w:val="0"/>
      <w:marRight w:val="0"/>
      <w:marTop w:val="0"/>
      <w:marBottom w:val="0"/>
      <w:divBdr>
        <w:top w:val="none" w:sz="0" w:space="0" w:color="auto"/>
        <w:left w:val="none" w:sz="0" w:space="0" w:color="auto"/>
        <w:bottom w:val="none" w:sz="0" w:space="0" w:color="auto"/>
        <w:right w:val="none" w:sz="0" w:space="0" w:color="auto"/>
      </w:divBdr>
    </w:div>
    <w:div w:id="1087456706">
      <w:bodyDiv w:val="1"/>
      <w:marLeft w:val="0"/>
      <w:marRight w:val="0"/>
      <w:marTop w:val="0"/>
      <w:marBottom w:val="0"/>
      <w:divBdr>
        <w:top w:val="none" w:sz="0" w:space="0" w:color="auto"/>
        <w:left w:val="none" w:sz="0" w:space="0" w:color="auto"/>
        <w:bottom w:val="none" w:sz="0" w:space="0" w:color="auto"/>
        <w:right w:val="none" w:sz="0" w:space="0" w:color="auto"/>
      </w:divBdr>
    </w:div>
    <w:div w:id="1154297061">
      <w:bodyDiv w:val="1"/>
      <w:marLeft w:val="0"/>
      <w:marRight w:val="0"/>
      <w:marTop w:val="0"/>
      <w:marBottom w:val="0"/>
      <w:divBdr>
        <w:top w:val="none" w:sz="0" w:space="0" w:color="auto"/>
        <w:left w:val="none" w:sz="0" w:space="0" w:color="auto"/>
        <w:bottom w:val="none" w:sz="0" w:space="0" w:color="auto"/>
        <w:right w:val="none" w:sz="0" w:space="0" w:color="auto"/>
      </w:divBdr>
      <w:divsChild>
        <w:div w:id="1714966872">
          <w:marLeft w:val="0"/>
          <w:marRight w:val="0"/>
          <w:marTop w:val="0"/>
          <w:marBottom w:val="0"/>
          <w:divBdr>
            <w:top w:val="none" w:sz="0" w:space="0" w:color="auto"/>
            <w:left w:val="none" w:sz="0" w:space="0" w:color="auto"/>
            <w:bottom w:val="none" w:sz="0" w:space="0" w:color="auto"/>
            <w:right w:val="none" w:sz="0" w:space="0" w:color="auto"/>
          </w:divBdr>
          <w:divsChild>
            <w:div w:id="1720862437">
              <w:marLeft w:val="0"/>
              <w:marRight w:val="0"/>
              <w:marTop w:val="0"/>
              <w:marBottom w:val="0"/>
              <w:divBdr>
                <w:top w:val="none" w:sz="0" w:space="0" w:color="auto"/>
                <w:left w:val="none" w:sz="0" w:space="0" w:color="auto"/>
                <w:bottom w:val="none" w:sz="0" w:space="0" w:color="auto"/>
                <w:right w:val="none" w:sz="0" w:space="0" w:color="auto"/>
              </w:divBdr>
            </w:div>
            <w:div w:id="1601838190">
              <w:marLeft w:val="0"/>
              <w:marRight w:val="0"/>
              <w:marTop w:val="0"/>
              <w:marBottom w:val="0"/>
              <w:divBdr>
                <w:top w:val="none" w:sz="0" w:space="0" w:color="auto"/>
                <w:left w:val="none" w:sz="0" w:space="0" w:color="auto"/>
                <w:bottom w:val="none" w:sz="0" w:space="0" w:color="auto"/>
                <w:right w:val="none" w:sz="0" w:space="0" w:color="auto"/>
              </w:divBdr>
            </w:div>
            <w:div w:id="703991779">
              <w:marLeft w:val="0"/>
              <w:marRight w:val="0"/>
              <w:marTop w:val="0"/>
              <w:marBottom w:val="0"/>
              <w:divBdr>
                <w:top w:val="none" w:sz="0" w:space="0" w:color="auto"/>
                <w:left w:val="none" w:sz="0" w:space="0" w:color="auto"/>
                <w:bottom w:val="none" w:sz="0" w:space="0" w:color="auto"/>
                <w:right w:val="none" w:sz="0" w:space="0" w:color="auto"/>
              </w:divBdr>
            </w:div>
            <w:div w:id="246422661">
              <w:marLeft w:val="0"/>
              <w:marRight w:val="0"/>
              <w:marTop w:val="0"/>
              <w:marBottom w:val="0"/>
              <w:divBdr>
                <w:top w:val="none" w:sz="0" w:space="0" w:color="auto"/>
                <w:left w:val="none" w:sz="0" w:space="0" w:color="auto"/>
                <w:bottom w:val="none" w:sz="0" w:space="0" w:color="auto"/>
                <w:right w:val="none" w:sz="0" w:space="0" w:color="auto"/>
              </w:divBdr>
            </w:div>
            <w:div w:id="940062813">
              <w:marLeft w:val="0"/>
              <w:marRight w:val="0"/>
              <w:marTop w:val="0"/>
              <w:marBottom w:val="0"/>
              <w:divBdr>
                <w:top w:val="none" w:sz="0" w:space="0" w:color="auto"/>
                <w:left w:val="none" w:sz="0" w:space="0" w:color="auto"/>
                <w:bottom w:val="none" w:sz="0" w:space="0" w:color="auto"/>
                <w:right w:val="none" w:sz="0" w:space="0" w:color="auto"/>
              </w:divBdr>
            </w:div>
            <w:div w:id="1597664329">
              <w:marLeft w:val="0"/>
              <w:marRight w:val="0"/>
              <w:marTop w:val="0"/>
              <w:marBottom w:val="0"/>
              <w:divBdr>
                <w:top w:val="none" w:sz="0" w:space="0" w:color="auto"/>
                <w:left w:val="none" w:sz="0" w:space="0" w:color="auto"/>
                <w:bottom w:val="none" w:sz="0" w:space="0" w:color="auto"/>
                <w:right w:val="none" w:sz="0" w:space="0" w:color="auto"/>
              </w:divBdr>
            </w:div>
            <w:div w:id="1278215481">
              <w:marLeft w:val="0"/>
              <w:marRight w:val="0"/>
              <w:marTop w:val="0"/>
              <w:marBottom w:val="0"/>
              <w:divBdr>
                <w:top w:val="none" w:sz="0" w:space="0" w:color="auto"/>
                <w:left w:val="none" w:sz="0" w:space="0" w:color="auto"/>
                <w:bottom w:val="none" w:sz="0" w:space="0" w:color="auto"/>
                <w:right w:val="none" w:sz="0" w:space="0" w:color="auto"/>
              </w:divBdr>
            </w:div>
            <w:div w:id="1956253185">
              <w:marLeft w:val="0"/>
              <w:marRight w:val="0"/>
              <w:marTop w:val="0"/>
              <w:marBottom w:val="0"/>
              <w:divBdr>
                <w:top w:val="none" w:sz="0" w:space="0" w:color="auto"/>
                <w:left w:val="none" w:sz="0" w:space="0" w:color="auto"/>
                <w:bottom w:val="none" w:sz="0" w:space="0" w:color="auto"/>
                <w:right w:val="none" w:sz="0" w:space="0" w:color="auto"/>
              </w:divBdr>
            </w:div>
            <w:div w:id="1197817935">
              <w:marLeft w:val="0"/>
              <w:marRight w:val="0"/>
              <w:marTop w:val="0"/>
              <w:marBottom w:val="0"/>
              <w:divBdr>
                <w:top w:val="none" w:sz="0" w:space="0" w:color="auto"/>
                <w:left w:val="none" w:sz="0" w:space="0" w:color="auto"/>
                <w:bottom w:val="none" w:sz="0" w:space="0" w:color="auto"/>
                <w:right w:val="none" w:sz="0" w:space="0" w:color="auto"/>
              </w:divBdr>
            </w:div>
            <w:div w:id="782960621">
              <w:marLeft w:val="0"/>
              <w:marRight w:val="0"/>
              <w:marTop w:val="0"/>
              <w:marBottom w:val="0"/>
              <w:divBdr>
                <w:top w:val="none" w:sz="0" w:space="0" w:color="auto"/>
                <w:left w:val="none" w:sz="0" w:space="0" w:color="auto"/>
                <w:bottom w:val="none" w:sz="0" w:space="0" w:color="auto"/>
                <w:right w:val="none" w:sz="0" w:space="0" w:color="auto"/>
              </w:divBdr>
            </w:div>
            <w:div w:id="481511159">
              <w:marLeft w:val="0"/>
              <w:marRight w:val="0"/>
              <w:marTop w:val="0"/>
              <w:marBottom w:val="0"/>
              <w:divBdr>
                <w:top w:val="none" w:sz="0" w:space="0" w:color="auto"/>
                <w:left w:val="none" w:sz="0" w:space="0" w:color="auto"/>
                <w:bottom w:val="none" w:sz="0" w:space="0" w:color="auto"/>
                <w:right w:val="none" w:sz="0" w:space="0" w:color="auto"/>
              </w:divBdr>
            </w:div>
            <w:div w:id="340084958">
              <w:marLeft w:val="0"/>
              <w:marRight w:val="0"/>
              <w:marTop w:val="0"/>
              <w:marBottom w:val="0"/>
              <w:divBdr>
                <w:top w:val="none" w:sz="0" w:space="0" w:color="auto"/>
                <w:left w:val="none" w:sz="0" w:space="0" w:color="auto"/>
                <w:bottom w:val="none" w:sz="0" w:space="0" w:color="auto"/>
                <w:right w:val="none" w:sz="0" w:space="0" w:color="auto"/>
              </w:divBdr>
            </w:div>
            <w:div w:id="2139030213">
              <w:marLeft w:val="0"/>
              <w:marRight w:val="0"/>
              <w:marTop w:val="0"/>
              <w:marBottom w:val="0"/>
              <w:divBdr>
                <w:top w:val="none" w:sz="0" w:space="0" w:color="auto"/>
                <w:left w:val="none" w:sz="0" w:space="0" w:color="auto"/>
                <w:bottom w:val="none" w:sz="0" w:space="0" w:color="auto"/>
                <w:right w:val="none" w:sz="0" w:space="0" w:color="auto"/>
              </w:divBdr>
            </w:div>
            <w:div w:id="1505706477">
              <w:marLeft w:val="0"/>
              <w:marRight w:val="0"/>
              <w:marTop w:val="0"/>
              <w:marBottom w:val="0"/>
              <w:divBdr>
                <w:top w:val="none" w:sz="0" w:space="0" w:color="auto"/>
                <w:left w:val="none" w:sz="0" w:space="0" w:color="auto"/>
                <w:bottom w:val="none" w:sz="0" w:space="0" w:color="auto"/>
                <w:right w:val="none" w:sz="0" w:space="0" w:color="auto"/>
              </w:divBdr>
            </w:div>
            <w:div w:id="1162433360">
              <w:marLeft w:val="0"/>
              <w:marRight w:val="0"/>
              <w:marTop w:val="0"/>
              <w:marBottom w:val="0"/>
              <w:divBdr>
                <w:top w:val="none" w:sz="0" w:space="0" w:color="auto"/>
                <w:left w:val="none" w:sz="0" w:space="0" w:color="auto"/>
                <w:bottom w:val="none" w:sz="0" w:space="0" w:color="auto"/>
                <w:right w:val="none" w:sz="0" w:space="0" w:color="auto"/>
              </w:divBdr>
            </w:div>
            <w:div w:id="1330330789">
              <w:marLeft w:val="0"/>
              <w:marRight w:val="0"/>
              <w:marTop w:val="0"/>
              <w:marBottom w:val="0"/>
              <w:divBdr>
                <w:top w:val="none" w:sz="0" w:space="0" w:color="auto"/>
                <w:left w:val="none" w:sz="0" w:space="0" w:color="auto"/>
                <w:bottom w:val="none" w:sz="0" w:space="0" w:color="auto"/>
                <w:right w:val="none" w:sz="0" w:space="0" w:color="auto"/>
              </w:divBdr>
            </w:div>
            <w:div w:id="839926202">
              <w:marLeft w:val="0"/>
              <w:marRight w:val="0"/>
              <w:marTop w:val="0"/>
              <w:marBottom w:val="0"/>
              <w:divBdr>
                <w:top w:val="none" w:sz="0" w:space="0" w:color="auto"/>
                <w:left w:val="none" w:sz="0" w:space="0" w:color="auto"/>
                <w:bottom w:val="none" w:sz="0" w:space="0" w:color="auto"/>
                <w:right w:val="none" w:sz="0" w:space="0" w:color="auto"/>
              </w:divBdr>
            </w:div>
            <w:div w:id="306012261">
              <w:marLeft w:val="0"/>
              <w:marRight w:val="0"/>
              <w:marTop w:val="0"/>
              <w:marBottom w:val="0"/>
              <w:divBdr>
                <w:top w:val="none" w:sz="0" w:space="0" w:color="auto"/>
                <w:left w:val="none" w:sz="0" w:space="0" w:color="auto"/>
                <w:bottom w:val="none" w:sz="0" w:space="0" w:color="auto"/>
                <w:right w:val="none" w:sz="0" w:space="0" w:color="auto"/>
              </w:divBdr>
            </w:div>
            <w:div w:id="895623037">
              <w:marLeft w:val="0"/>
              <w:marRight w:val="0"/>
              <w:marTop w:val="0"/>
              <w:marBottom w:val="0"/>
              <w:divBdr>
                <w:top w:val="none" w:sz="0" w:space="0" w:color="auto"/>
                <w:left w:val="none" w:sz="0" w:space="0" w:color="auto"/>
                <w:bottom w:val="none" w:sz="0" w:space="0" w:color="auto"/>
                <w:right w:val="none" w:sz="0" w:space="0" w:color="auto"/>
              </w:divBdr>
            </w:div>
            <w:div w:id="22904467">
              <w:marLeft w:val="0"/>
              <w:marRight w:val="0"/>
              <w:marTop w:val="0"/>
              <w:marBottom w:val="0"/>
              <w:divBdr>
                <w:top w:val="none" w:sz="0" w:space="0" w:color="auto"/>
                <w:left w:val="none" w:sz="0" w:space="0" w:color="auto"/>
                <w:bottom w:val="none" w:sz="0" w:space="0" w:color="auto"/>
                <w:right w:val="none" w:sz="0" w:space="0" w:color="auto"/>
              </w:divBdr>
            </w:div>
            <w:div w:id="1996909010">
              <w:marLeft w:val="0"/>
              <w:marRight w:val="0"/>
              <w:marTop w:val="0"/>
              <w:marBottom w:val="0"/>
              <w:divBdr>
                <w:top w:val="none" w:sz="0" w:space="0" w:color="auto"/>
                <w:left w:val="none" w:sz="0" w:space="0" w:color="auto"/>
                <w:bottom w:val="none" w:sz="0" w:space="0" w:color="auto"/>
                <w:right w:val="none" w:sz="0" w:space="0" w:color="auto"/>
              </w:divBdr>
            </w:div>
            <w:div w:id="1279338865">
              <w:marLeft w:val="0"/>
              <w:marRight w:val="0"/>
              <w:marTop w:val="0"/>
              <w:marBottom w:val="0"/>
              <w:divBdr>
                <w:top w:val="none" w:sz="0" w:space="0" w:color="auto"/>
                <w:left w:val="none" w:sz="0" w:space="0" w:color="auto"/>
                <w:bottom w:val="none" w:sz="0" w:space="0" w:color="auto"/>
                <w:right w:val="none" w:sz="0" w:space="0" w:color="auto"/>
              </w:divBdr>
            </w:div>
            <w:div w:id="1454792432">
              <w:marLeft w:val="0"/>
              <w:marRight w:val="0"/>
              <w:marTop w:val="0"/>
              <w:marBottom w:val="0"/>
              <w:divBdr>
                <w:top w:val="none" w:sz="0" w:space="0" w:color="auto"/>
                <w:left w:val="none" w:sz="0" w:space="0" w:color="auto"/>
                <w:bottom w:val="none" w:sz="0" w:space="0" w:color="auto"/>
                <w:right w:val="none" w:sz="0" w:space="0" w:color="auto"/>
              </w:divBdr>
            </w:div>
            <w:div w:id="852494324">
              <w:marLeft w:val="0"/>
              <w:marRight w:val="0"/>
              <w:marTop w:val="0"/>
              <w:marBottom w:val="0"/>
              <w:divBdr>
                <w:top w:val="none" w:sz="0" w:space="0" w:color="auto"/>
                <w:left w:val="none" w:sz="0" w:space="0" w:color="auto"/>
                <w:bottom w:val="none" w:sz="0" w:space="0" w:color="auto"/>
                <w:right w:val="none" w:sz="0" w:space="0" w:color="auto"/>
              </w:divBdr>
            </w:div>
            <w:div w:id="737554508">
              <w:marLeft w:val="0"/>
              <w:marRight w:val="0"/>
              <w:marTop w:val="0"/>
              <w:marBottom w:val="0"/>
              <w:divBdr>
                <w:top w:val="none" w:sz="0" w:space="0" w:color="auto"/>
                <w:left w:val="none" w:sz="0" w:space="0" w:color="auto"/>
                <w:bottom w:val="none" w:sz="0" w:space="0" w:color="auto"/>
                <w:right w:val="none" w:sz="0" w:space="0" w:color="auto"/>
              </w:divBdr>
            </w:div>
            <w:div w:id="205129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57638">
      <w:bodyDiv w:val="1"/>
      <w:marLeft w:val="0"/>
      <w:marRight w:val="0"/>
      <w:marTop w:val="0"/>
      <w:marBottom w:val="0"/>
      <w:divBdr>
        <w:top w:val="none" w:sz="0" w:space="0" w:color="auto"/>
        <w:left w:val="none" w:sz="0" w:space="0" w:color="auto"/>
        <w:bottom w:val="none" w:sz="0" w:space="0" w:color="auto"/>
        <w:right w:val="none" w:sz="0" w:space="0" w:color="auto"/>
      </w:divBdr>
      <w:divsChild>
        <w:div w:id="1512835288">
          <w:marLeft w:val="0"/>
          <w:marRight w:val="0"/>
          <w:marTop w:val="0"/>
          <w:marBottom w:val="0"/>
          <w:divBdr>
            <w:top w:val="none" w:sz="0" w:space="0" w:color="auto"/>
            <w:left w:val="none" w:sz="0" w:space="0" w:color="auto"/>
            <w:bottom w:val="none" w:sz="0" w:space="0" w:color="auto"/>
            <w:right w:val="none" w:sz="0" w:space="0" w:color="auto"/>
          </w:divBdr>
          <w:divsChild>
            <w:div w:id="1103693813">
              <w:marLeft w:val="0"/>
              <w:marRight w:val="0"/>
              <w:marTop w:val="0"/>
              <w:marBottom w:val="0"/>
              <w:divBdr>
                <w:top w:val="none" w:sz="0" w:space="0" w:color="auto"/>
                <w:left w:val="none" w:sz="0" w:space="0" w:color="auto"/>
                <w:bottom w:val="none" w:sz="0" w:space="0" w:color="auto"/>
                <w:right w:val="none" w:sz="0" w:space="0" w:color="auto"/>
              </w:divBdr>
            </w:div>
            <w:div w:id="1452287213">
              <w:marLeft w:val="0"/>
              <w:marRight w:val="0"/>
              <w:marTop w:val="0"/>
              <w:marBottom w:val="0"/>
              <w:divBdr>
                <w:top w:val="none" w:sz="0" w:space="0" w:color="auto"/>
                <w:left w:val="none" w:sz="0" w:space="0" w:color="auto"/>
                <w:bottom w:val="none" w:sz="0" w:space="0" w:color="auto"/>
                <w:right w:val="none" w:sz="0" w:space="0" w:color="auto"/>
              </w:divBdr>
            </w:div>
            <w:div w:id="997922723">
              <w:marLeft w:val="0"/>
              <w:marRight w:val="0"/>
              <w:marTop w:val="0"/>
              <w:marBottom w:val="0"/>
              <w:divBdr>
                <w:top w:val="none" w:sz="0" w:space="0" w:color="auto"/>
                <w:left w:val="none" w:sz="0" w:space="0" w:color="auto"/>
                <w:bottom w:val="none" w:sz="0" w:space="0" w:color="auto"/>
                <w:right w:val="none" w:sz="0" w:space="0" w:color="auto"/>
              </w:divBdr>
            </w:div>
            <w:div w:id="1616789987">
              <w:marLeft w:val="0"/>
              <w:marRight w:val="0"/>
              <w:marTop w:val="0"/>
              <w:marBottom w:val="0"/>
              <w:divBdr>
                <w:top w:val="none" w:sz="0" w:space="0" w:color="auto"/>
                <w:left w:val="none" w:sz="0" w:space="0" w:color="auto"/>
                <w:bottom w:val="none" w:sz="0" w:space="0" w:color="auto"/>
                <w:right w:val="none" w:sz="0" w:space="0" w:color="auto"/>
              </w:divBdr>
            </w:div>
            <w:div w:id="1086613979">
              <w:marLeft w:val="0"/>
              <w:marRight w:val="0"/>
              <w:marTop w:val="0"/>
              <w:marBottom w:val="0"/>
              <w:divBdr>
                <w:top w:val="none" w:sz="0" w:space="0" w:color="auto"/>
                <w:left w:val="none" w:sz="0" w:space="0" w:color="auto"/>
                <w:bottom w:val="none" w:sz="0" w:space="0" w:color="auto"/>
                <w:right w:val="none" w:sz="0" w:space="0" w:color="auto"/>
              </w:divBdr>
            </w:div>
            <w:div w:id="513149914">
              <w:marLeft w:val="0"/>
              <w:marRight w:val="0"/>
              <w:marTop w:val="0"/>
              <w:marBottom w:val="0"/>
              <w:divBdr>
                <w:top w:val="none" w:sz="0" w:space="0" w:color="auto"/>
                <w:left w:val="none" w:sz="0" w:space="0" w:color="auto"/>
                <w:bottom w:val="none" w:sz="0" w:space="0" w:color="auto"/>
                <w:right w:val="none" w:sz="0" w:space="0" w:color="auto"/>
              </w:divBdr>
            </w:div>
            <w:div w:id="918909628">
              <w:marLeft w:val="0"/>
              <w:marRight w:val="0"/>
              <w:marTop w:val="0"/>
              <w:marBottom w:val="0"/>
              <w:divBdr>
                <w:top w:val="none" w:sz="0" w:space="0" w:color="auto"/>
                <w:left w:val="none" w:sz="0" w:space="0" w:color="auto"/>
                <w:bottom w:val="none" w:sz="0" w:space="0" w:color="auto"/>
                <w:right w:val="none" w:sz="0" w:space="0" w:color="auto"/>
              </w:divBdr>
            </w:div>
            <w:div w:id="864369891">
              <w:marLeft w:val="0"/>
              <w:marRight w:val="0"/>
              <w:marTop w:val="0"/>
              <w:marBottom w:val="0"/>
              <w:divBdr>
                <w:top w:val="none" w:sz="0" w:space="0" w:color="auto"/>
                <w:left w:val="none" w:sz="0" w:space="0" w:color="auto"/>
                <w:bottom w:val="none" w:sz="0" w:space="0" w:color="auto"/>
                <w:right w:val="none" w:sz="0" w:space="0" w:color="auto"/>
              </w:divBdr>
            </w:div>
            <w:div w:id="1775974578">
              <w:marLeft w:val="0"/>
              <w:marRight w:val="0"/>
              <w:marTop w:val="0"/>
              <w:marBottom w:val="0"/>
              <w:divBdr>
                <w:top w:val="none" w:sz="0" w:space="0" w:color="auto"/>
                <w:left w:val="none" w:sz="0" w:space="0" w:color="auto"/>
                <w:bottom w:val="none" w:sz="0" w:space="0" w:color="auto"/>
                <w:right w:val="none" w:sz="0" w:space="0" w:color="auto"/>
              </w:divBdr>
            </w:div>
            <w:div w:id="227957942">
              <w:marLeft w:val="0"/>
              <w:marRight w:val="0"/>
              <w:marTop w:val="0"/>
              <w:marBottom w:val="0"/>
              <w:divBdr>
                <w:top w:val="none" w:sz="0" w:space="0" w:color="auto"/>
                <w:left w:val="none" w:sz="0" w:space="0" w:color="auto"/>
                <w:bottom w:val="none" w:sz="0" w:space="0" w:color="auto"/>
                <w:right w:val="none" w:sz="0" w:space="0" w:color="auto"/>
              </w:divBdr>
            </w:div>
            <w:div w:id="1419907018">
              <w:marLeft w:val="0"/>
              <w:marRight w:val="0"/>
              <w:marTop w:val="0"/>
              <w:marBottom w:val="0"/>
              <w:divBdr>
                <w:top w:val="none" w:sz="0" w:space="0" w:color="auto"/>
                <w:left w:val="none" w:sz="0" w:space="0" w:color="auto"/>
                <w:bottom w:val="none" w:sz="0" w:space="0" w:color="auto"/>
                <w:right w:val="none" w:sz="0" w:space="0" w:color="auto"/>
              </w:divBdr>
            </w:div>
            <w:div w:id="1384451856">
              <w:marLeft w:val="0"/>
              <w:marRight w:val="0"/>
              <w:marTop w:val="0"/>
              <w:marBottom w:val="0"/>
              <w:divBdr>
                <w:top w:val="none" w:sz="0" w:space="0" w:color="auto"/>
                <w:left w:val="none" w:sz="0" w:space="0" w:color="auto"/>
                <w:bottom w:val="none" w:sz="0" w:space="0" w:color="auto"/>
                <w:right w:val="none" w:sz="0" w:space="0" w:color="auto"/>
              </w:divBdr>
            </w:div>
            <w:div w:id="1419400177">
              <w:marLeft w:val="0"/>
              <w:marRight w:val="0"/>
              <w:marTop w:val="0"/>
              <w:marBottom w:val="0"/>
              <w:divBdr>
                <w:top w:val="none" w:sz="0" w:space="0" w:color="auto"/>
                <w:left w:val="none" w:sz="0" w:space="0" w:color="auto"/>
                <w:bottom w:val="none" w:sz="0" w:space="0" w:color="auto"/>
                <w:right w:val="none" w:sz="0" w:space="0" w:color="auto"/>
              </w:divBdr>
            </w:div>
            <w:div w:id="1858807892">
              <w:marLeft w:val="0"/>
              <w:marRight w:val="0"/>
              <w:marTop w:val="0"/>
              <w:marBottom w:val="0"/>
              <w:divBdr>
                <w:top w:val="none" w:sz="0" w:space="0" w:color="auto"/>
                <w:left w:val="none" w:sz="0" w:space="0" w:color="auto"/>
                <w:bottom w:val="none" w:sz="0" w:space="0" w:color="auto"/>
                <w:right w:val="none" w:sz="0" w:space="0" w:color="auto"/>
              </w:divBdr>
            </w:div>
            <w:div w:id="1051730730">
              <w:marLeft w:val="0"/>
              <w:marRight w:val="0"/>
              <w:marTop w:val="0"/>
              <w:marBottom w:val="0"/>
              <w:divBdr>
                <w:top w:val="none" w:sz="0" w:space="0" w:color="auto"/>
                <w:left w:val="none" w:sz="0" w:space="0" w:color="auto"/>
                <w:bottom w:val="none" w:sz="0" w:space="0" w:color="auto"/>
                <w:right w:val="none" w:sz="0" w:space="0" w:color="auto"/>
              </w:divBdr>
            </w:div>
            <w:div w:id="360085669">
              <w:marLeft w:val="0"/>
              <w:marRight w:val="0"/>
              <w:marTop w:val="0"/>
              <w:marBottom w:val="0"/>
              <w:divBdr>
                <w:top w:val="none" w:sz="0" w:space="0" w:color="auto"/>
                <w:left w:val="none" w:sz="0" w:space="0" w:color="auto"/>
                <w:bottom w:val="none" w:sz="0" w:space="0" w:color="auto"/>
                <w:right w:val="none" w:sz="0" w:space="0" w:color="auto"/>
              </w:divBdr>
            </w:div>
            <w:div w:id="176509486">
              <w:marLeft w:val="0"/>
              <w:marRight w:val="0"/>
              <w:marTop w:val="0"/>
              <w:marBottom w:val="0"/>
              <w:divBdr>
                <w:top w:val="none" w:sz="0" w:space="0" w:color="auto"/>
                <w:left w:val="none" w:sz="0" w:space="0" w:color="auto"/>
                <w:bottom w:val="none" w:sz="0" w:space="0" w:color="auto"/>
                <w:right w:val="none" w:sz="0" w:space="0" w:color="auto"/>
              </w:divBdr>
            </w:div>
            <w:div w:id="1281456650">
              <w:marLeft w:val="0"/>
              <w:marRight w:val="0"/>
              <w:marTop w:val="0"/>
              <w:marBottom w:val="0"/>
              <w:divBdr>
                <w:top w:val="none" w:sz="0" w:space="0" w:color="auto"/>
                <w:left w:val="none" w:sz="0" w:space="0" w:color="auto"/>
                <w:bottom w:val="none" w:sz="0" w:space="0" w:color="auto"/>
                <w:right w:val="none" w:sz="0" w:space="0" w:color="auto"/>
              </w:divBdr>
            </w:div>
            <w:div w:id="141044747">
              <w:marLeft w:val="0"/>
              <w:marRight w:val="0"/>
              <w:marTop w:val="0"/>
              <w:marBottom w:val="0"/>
              <w:divBdr>
                <w:top w:val="none" w:sz="0" w:space="0" w:color="auto"/>
                <w:left w:val="none" w:sz="0" w:space="0" w:color="auto"/>
                <w:bottom w:val="none" w:sz="0" w:space="0" w:color="auto"/>
                <w:right w:val="none" w:sz="0" w:space="0" w:color="auto"/>
              </w:divBdr>
            </w:div>
            <w:div w:id="1175263497">
              <w:marLeft w:val="0"/>
              <w:marRight w:val="0"/>
              <w:marTop w:val="0"/>
              <w:marBottom w:val="0"/>
              <w:divBdr>
                <w:top w:val="none" w:sz="0" w:space="0" w:color="auto"/>
                <w:left w:val="none" w:sz="0" w:space="0" w:color="auto"/>
                <w:bottom w:val="none" w:sz="0" w:space="0" w:color="auto"/>
                <w:right w:val="none" w:sz="0" w:space="0" w:color="auto"/>
              </w:divBdr>
            </w:div>
            <w:div w:id="1983390235">
              <w:marLeft w:val="0"/>
              <w:marRight w:val="0"/>
              <w:marTop w:val="0"/>
              <w:marBottom w:val="0"/>
              <w:divBdr>
                <w:top w:val="none" w:sz="0" w:space="0" w:color="auto"/>
                <w:left w:val="none" w:sz="0" w:space="0" w:color="auto"/>
                <w:bottom w:val="none" w:sz="0" w:space="0" w:color="auto"/>
                <w:right w:val="none" w:sz="0" w:space="0" w:color="auto"/>
              </w:divBdr>
            </w:div>
            <w:div w:id="23142710">
              <w:marLeft w:val="0"/>
              <w:marRight w:val="0"/>
              <w:marTop w:val="0"/>
              <w:marBottom w:val="0"/>
              <w:divBdr>
                <w:top w:val="none" w:sz="0" w:space="0" w:color="auto"/>
                <w:left w:val="none" w:sz="0" w:space="0" w:color="auto"/>
                <w:bottom w:val="none" w:sz="0" w:space="0" w:color="auto"/>
                <w:right w:val="none" w:sz="0" w:space="0" w:color="auto"/>
              </w:divBdr>
            </w:div>
            <w:div w:id="554706578">
              <w:marLeft w:val="0"/>
              <w:marRight w:val="0"/>
              <w:marTop w:val="0"/>
              <w:marBottom w:val="0"/>
              <w:divBdr>
                <w:top w:val="none" w:sz="0" w:space="0" w:color="auto"/>
                <w:left w:val="none" w:sz="0" w:space="0" w:color="auto"/>
                <w:bottom w:val="none" w:sz="0" w:space="0" w:color="auto"/>
                <w:right w:val="none" w:sz="0" w:space="0" w:color="auto"/>
              </w:divBdr>
            </w:div>
            <w:div w:id="1289825102">
              <w:marLeft w:val="0"/>
              <w:marRight w:val="0"/>
              <w:marTop w:val="0"/>
              <w:marBottom w:val="0"/>
              <w:divBdr>
                <w:top w:val="none" w:sz="0" w:space="0" w:color="auto"/>
                <w:left w:val="none" w:sz="0" w:space="0" w:color="auto"/>
                <w:bottom w:val="none" w:sz="0" w:space="0" w:color="auto"/>
                <w:right w:val="none" w:sz="0" w:space="0" w:color="auto"/>
              </w:divBdr>
            </w:div>
            <w:div w:id="1844082138">
              <w:marLeft w:val="0"/>
              <w:marRight w:val="0"/>
              <w:marTop w:val="0"/>
              <w:marBottom w:val="0"/>
              <w:divBdr>
                <w:top w:val="none" w:sz="0" w:space="0" w:color="auto"/>
                <w:left w:val="none" w:sz="0" w:space="0" w:color="auto"/>
                <w:bottom w:val="none" w:sz="0" w:space="0" w:color="auto"/>
                <w:right w:val="none" w:sz="0" w:space="0" w:color="auto"/>
              </w:divBdr>
            </w:div>
            <w:div w:id="1336110646">
              <w:marLeft w:val="0"/>
              <w:marRight w:val="0"/>
              <w:marTop w:val="0"/>
              <w:marBottom w:val="0"/>
              <w:divBdr>
                <w:top w:val="none" w:sz="0" w:space="0" w:color="auto"/>
                <w:left w:val="none" w:sz="0" w:space="0" w:color="auto"/>
                <w:bottom w:val="none" w:sz="0" w:space="0" w:color="auto"/>
                <w:right w:val="none" w:sz="0" w:space="0" w:color="auto"/>
              </w:divBdr>
            </w:div>
            <w:div w:id="607083525">
              <w:marLeft w:val="0"/>
              <w:marRight w:val="0"/>
              <w:marTop w:val="0"/>
              <w:marBottom w:val="0"/>
              <w:divBdr>
                <w:top w:val="none" w:sz="0" w:space="0" w:color="auto"/>
                <w:left w:val="none" w:sz="0" w:space="0" w:color="auto"/>
                <w:bottom w:val="none" w:sz="0" w:space="0" w:color="auto"/>
                <w:right w:val="none" w:sz="0" w:space="0" w:color="auto"/>
              </w:divBdr>
            </w:div>
            <w:div w:id="1611158798">
              <w:marLeft w:val="0"/>
              <w:marRight w:val="0"/>
              <w:marTop w:val="0"/>
              <w:marBottom w:val="0"/>
              <w:divBdr>
                <w:top w:val="none" w:sz="0" w:space="0" w:color="auto"/>
                <w:left w:val="none" w:sz="0" w:space="0" w:color="auto"/>
                <w:bottom w:val="none" w:sz="0" w:space="0" w:color="auto"/>
                <w:right w:val="none" w:sz="0" w:space="0" w:color="auto"/>
              </w:divBdr>
            </w:div>
            <w:div w:id="751660706">
              <w:marLeft w:val="0"/>
              <w:marRight w:val="0"/>
              <w:marTop w:val="0"/>
              <w:marBottom w:val="0"/>
              <w:divBdr>
                <w:top w:val="none" w:sz="0" w:space="0" w:color="auto"/>
                <w:left w:val="none" w:sz="0" w:space="0" w:color="auto"/>
                <w:bottom w:val="none" w:sz="0" w:space="0" w:color="auto"/>
                <w:right w:val="none" w:sz="0" w:space="0" w:color="auto"/>
              </w:divBdr>
            </w:div>
            <w:div w:id="180199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5788">
      <w:bodyDiv w:val="1"/>
      <w:marLeft w:val="0"/>
      <w:marRight w:val="0"/>
      <w:marTop w:val="0"/>
      <w:marBottom w:val="0"/>
      <w:divBdr>
        <w:top w:val="none" w:sz="0" w:space="0" w:color="auto"/>
        <w:left w:val="none" w:sz="0" w:space="0" w:color="auto"/>
        <w:bottom w:val="none" w:sz="0" w:space="0" w:color="auto"/>
        <w:right w:val="none" w:sz="0" w:space="0" w:color="auto"/>
      </w:divBdr>
      <w:divsChild>
        <w:div w:id="694158251">
          <w:marLeft w:val="0"/>
          <w:marRight w:val="0"/>
          <w:marTop w:val="0"/>
          <w:marBottom w:val="0"/>
          <w:divBdr>
            <w:top w:val="none" w:sz="0" w:space="0" w:color="auto"/>
            <w:left w:val="none" w:sz="0" w:space="0" w:color="auto"/>
            <w:bottom w:val="none" w:sz="0" w:space="0" w:color="auto"/>
            <w:right w:val="none" w:sz="0" w:space="0" w:color="auto"/>
          </w:divBdr>
          <w:divsChild>
            <w:div w:id="215700228">
              <w:marLeft w:val="0"/>
              <w:marRight w:val="0"/>
              <w:marTop w:val="0"/>
              <w:marBottom w:val="0"/>
              <w:divBdr>
                <w:top w:val="none" w:sz="0" w:space="0" w:color="auto"/>
                <w:left w:val="none" w:sz="0" w:space="0" w:color="auto"/>
                <w:bottom w:val="none" w:sz="0" w:space="0" w:color="auto"/>
                <w:right w:val="none" w:sz="0" w:space="0" w:color="auto"/>
              </w:divBdr>
            </w:div>
            <w:div w:id="1577202219">
              <w:marLeft w:val="0"/>
              <w:marRight w:val="0"/>
              <w:marTop w:val="0"/>
              <w:marBottom w:val="0"/>
              <w:divBdr>
                <w:top w:val="none" w:sz="0" w:space="0" w:color="auto"/>
                <w:left w:val="none" w:sz="0" w:space="0" w:color="auto"/>
                <w:bottom w:val="none" w:sz="0" w:space="0" w:color="auto"/>
                <w:right w:val="none" w:sz="0" w:space="0" w:color="auto"/>
              </w:divBdr>
            </w:div>
            <w:div w:id="748385675">
              <w:marLeft w:val="0"/>
              <w:marRight w:val="0"/>
              <w:marTop w:val="0"/>
              <w:marBottom w:val="0"/>
              <w:divBdr>
                <w:top w:val="none" w:sz="0" w:space="0" w:color="auto"/>
                <w:left w:val="none" w:sz="0" w:space="0" w:color="auto"/>
                <w:bottom w:val="none" w:sz="0" w:space="0" w:color="auto"/>
                <w:right w:val="none" w:sz="0" w:space="0" w:color="auto"/>
              </w:divBdr>
            </w:div>
            <w:div w:id="223296262">
              <w:marLeft w:val="0"/>
              <w:marRight w:val="0"/>
              <w:marTop w:val="0"/>
              <w:marBottom w:val="0"/>
              <w:divBdr>
                <w:top w:val="none" w:sz="0" w:space="0" w:color="auto"/>
                <w:left w:val="none" w:sz="0" w:space="0" w:color="auto"/>
                <w:bottom w:val="none" w:sz="0" w:space="0" w:color="auto"/>
                <w:right w:val="none" w:sz="0" w:space="0" w:color="auto"/>
              </w:divBdr>
            </w:div>
            <w:div w:id="1884636609">
              <w:marLeft w:val="0"/>
              <w:marRight w:val="0"/>
              <w:marTop w:val="0"/>
              <w:marBottom w:val="0"/>
              <w:divBdr>
                <w:top w:val="none" w:sz="0" w:space="0" w:color="auto"/>
                <w:left w:val="none" w:sz="0" w:space="0" w:color="auto"/>
                <w:bottom w:val="none" w:sz="0" w:space="0" w:color="auto"/>
                <w:right w:val="none" w:sz="0" w:space="0" w:color="auto"/>
              </w:divBdr>
            </w:div>
            <w:div w:id="457183363">
              <w:marLeft w:val="0"/>
              <w:marRight w:val="0"/>
              <w:marTop w:val="0"/>
              <w:marBottom w:val="0"/>
              <w:divBdr>
                <w:top w:val="none" w:sz="0" w:space="0" w:color="auto"/>
                <w:left w:val="none" w:sz="0" w:space="0" w:color="auto"/>
                <w:bottom w:val="none" w:sz="0" w:space="0" w:color="auto"/>
                <w:right w:val="none" w:sz="0" w:space="0" w:color="auto"/>
              </w:divBdr>
            </w:div>
            <w:div w:id="1807506862">
              <w:marLeft w:val="0"/>
              <w:marRight w:val="0"/>
              <w:marTop w:val="0"/>
              <w:marBottom w:val="0"/>
              <w:divBdr>
                <w:top w:val="none" w:sz="0" w:space="0" w:color="auto"/>
                <w:left w:val="none" w:sz="0" w:space="0" w:color="auto"/>
                <w:bottom w:val="none" w:sz="0" w:space="0" w:color="auto"/>
                <w:right w:val="none" w:sz="0" w:space="0" w:color="auto"/>
              </w:divBdr>
            </w:div>
            <w:div w:id="115949470">
              <w:marLeft w:val="0"/>
              <w:marRight w:val="0"/>
              <w:marTop w:val="0"/>
              <w:marBottom w:val="0"/>
              <w:divBdr>
                <w:top w:val="none" w:sz="0" w:space="0" w:color="auto"/>
                <w:left w:val="none" w:sz="0" w:space="0" w:color="auto"/>
                <w:bottom w:val="none" w:sz="0" w:space="0" w:color="auto"/>
                <w:right w:val="none" w:sz="0" w:space="0" w:color="auto"/>
              </w:divBdr>
            </w:div>
            <w:div w:id="561140202">
              <w:marLeft w:val="0"/>
              <w:marRight w:val="0"/>
              <w:marTop w:val="0"/>
              <w:marBottom w:val="0"/>
              <w:divBdr>
                <w:top w:val="none" w:sz="0" w:space="0" w:color="auto"/>
                <w:left w:val="none" w:sz="0" w:space="0" w:color="auto"/>
                <w:bottom w:val="none" w:sz="0" w:space="0" w:color="auto"/>
                <w:right w:val="none" w:sz="0" w:space="0" w:color="auto"/>
              </w:divBdr>
            </w:div>
            <w:div w:id="418450595">
              <w:marLeft w:val="0"/>
              <w:marRight w:val="0"/>
              <w:marTop w:val="0"/>
              <w:marBottom w:val="0"/>
              <w:divBdr>
                <w:top w:val="none" w:sz="0" w:space="0" w:color="auto"/>
                <w:left w:val="none" w:sz="0" w:space="0" w:color="auto"/>
                <w:bottom w:val="none" w:sz="0" w:space="0" w:color="auto"/>
                <w:right w:val="none" w:sz="0" w:space="0" w:color="auto"/>
              </w:divBdr>
            </w:div>
            <w:div w:id="1444956010">
              <w:marLeft w:val="0"/>
              <w:marRight w:val="0"/>
              <w:marTop w:val="0"/>
              <w:marBottom w:val="0"/>
              <w:divBdr>
                <w:top w:val="none" w:sz="0" w:space="0" w:color="auto"/>
                <w:left w:val="none" w:sz="0" w:space="0" w:color="auto"/>
                <w:bottom w:val="none" w:sz="0" w:space="0" w:color="auto"/>
                <w:right w:val="none" w:sz="0" w:space="0" w:color="auto"/>
              </w:divBdr>
            </w:div>
            <w:div w:id="1476608077">
              <w:marLeft w:val="0"/>
              <w:marRight w:val="0"/>
              <w:marTop w:val="0"/>
              <w:marBottom w:val="0"/>
              <w:divBdr>
                <w:top w:val="none" w:sz="0" w:space="0" w:color="auto"/>
                <w:left w:val="none" w:sz="0" w:space="0" w:color="auto"/>
                <w:bottom w:val="none" w:sz="0" w:space="0" w:color="auto"/>
                <w:right w:val="none" w:sz="0" w:space="0" w:color="auto"/>
              </w:divBdr>
            </w:div>
            <w:div w:id="1668317120">
              <w:marLeft w:val="0"/>
              <w:marRight w:val="0"/>
              <w:marTop w:val="0"/>
              <w:marBottom w:val="0"/>
              <w:divBdr>
                <w:top w:val="none" w:sz="0" w:space="0" w:color="auto"/>
                <w:left w:val="none" w:sz="0" w:space="0" w:color="auto"/>
                <w:bottom w:val="none" w:sz="0" w:space="0" w:color="auto"/>
                <w:right w:val="none" w:sz="0" w:space="0" w:color="auto"/>
              </w:divBdr>
            </w:div>
            <w:div w:id="354499964">
              <w:marLeft w:val="0"/>
              <w:marRight w:val="0"/>
              <w:marTop w:val="0"/>
              <w:marBottom w:val="0"/>
              <w:divBdr>
                <w:top w:val="none" w:sz="0" w:space="0" w:color="auto"/>
                <w:left w:val="none" w:sz="0" w:space="0" w:color="auto"/>
                <w:bottom w:val="none" w:sz="0" w:space="0" w:color="auto"/>
                <w:right w:val="none" w:sz="0" w:space="0" w:color="auto"/>
              </w:divBdr>
            </w:div>
            <w:div w:id="1432358082">
              <w:marLeft w:val="0"/>
              <w:marRight w:val="0"/>
              <w:marTop w:val="0"/>
              <w:marBottom w:val="0"/>
              <w:divBdr>
                <w:top w:val="none" w:sz="0" w:space="0" w:color="auto"/>
                <w:left w:val="none" w:sz="0" w:space="0" w:color="auto"/>
                <w:bottom w:val="none" w:sz="0" w:space="0" w:color="auto"/>
                <w:right w:val="none" w:sz="0" w:space="0" w:color="auto"/>
              </w:divBdr>
            </w:div>
            <w:div w:id="191647739">
              <w:marLeft w:val="0"/>
              <w:marRight w:val="0"/>
              <w:marTop w:val="0"/>
              <w:marBottom w:val="0"/>
              <w:divBdr>
                <w:top w:val="none" w:sz="0" w:space="0" w:color="auto"/>
                <w:left w:val="none" w:sz="0" w:space="0" w:color="auto"/>
                <w:bottom w:val="none" w:sz="0" w:space="0" w:color="auto"/>
                <w:right w:val="none" w:sz="0" w:space="0" w:color="auto"/>
              </w:divBdr>
            </w:div>
            <w:div w:id="24141264">
              <w:marLeft w:val="0"/>
              <w:marRight w:val="0"/>
              <w:marTop w:val="0"/>
              <w:marBottom w:val="0"/>
              <w:divBdr>
                <w:top w:val="none" w:sz="0" w:space="0" w:color="auto"/>
                <w:left w:val="none" w:sz="0" w:space="0" w:color="auto"/>
                <w:bottom w:val="none" w:sz="0" w:space="0" w:color="auto"/>
                <w:right w:val="none" w:sz="0" w:space="0" w:color="auto"/>
              </w:divBdr>
            </w:div>
            <w:div w:id="179856146">
              <w:marLeft w:val="0"/>
              <w:marRight w:val="0"/>
              <w:marTop w:val="0"/>
              <w:marBottom w:val="0"/>
              <w:divBdr>
                <w:top w:val="none" w:sz="0" w:space="0" w:color="auto"/>
                <w:left w:val="none" w:sz="0" w:space="0" w:color="auto"/>
                <w:bottom w:val="none" w:sz="0" w:space="0" w:color="auto"/>
                <w:right w:val="none" w:sz="0" w:space="0" w:color="auto"/>
              </w:divBdr>
            </w:div>
            <w:div w:id="1370836391">
              <w:marLeft w:val="0"/>
              <w:marRight w:val="0"/>
              <w:marTop w:val="0"/>
              <w:marBottom w:val="0"/>
              <w:divBdr>
                <w:top w:val="none" w:sz="0" w:space="0" w:color="auto"/>
                <w:left w:val="none" w:sz="0" w:space="0" w:color="auto"/>
                <w:bottom w:val="none" w:sz="0" w:space="0" w:color="auto"/>
                <w:right w:val="none" w:sz="0" w:space="0" w:color="auto"/>
              </w:divBdr>
            </w:div>
            <w:div w:id="459692786">
              <w:marLeft w:val="0"/>
              <w:marRight w:val="0"/>
              <w:marTop w:val="0"/>
              <w:marBottom w:val="0"/>
              <w:divBdr>
                <w:top w:val="none" w:sz="0" w:space="0" w:color="auto"/>
                <w:left w:val="none" w:sz="0" w:space="0" w:color="auto"/>
                <w:bottom w:val="none" w:sz="0" w:space="0" w:color="auto"/>
                <w:right w:val="none" w:sz="0" w:space="0" w:color="auto"/>
              </w:divBdr>
            </w:div>
            <w:div w:id="443698689">
              <w:marLeft w:val="0"/>
              <w:marRight w:val="0"/>
              <w:marTop w:val="0"/>
              <w:marBottom w:val="0"/>
              <w:divBdr>
                <w:top w:val="none" w:sz="0" w:space="0" w:color="auto"/>
                <w:left w:val="none" w:sz="0" w:space="0" w:color="auto"/>
                <w:bottom w:val="none" w:sz="0" w:space="0" w:color="auto"/>
                <w:right w:val="none" w:sz="0" w:space="0" w:color="auto"/>
              </w:divBdr>
            </w:div>
            <w:div w:id="497961704">
              <w:marLeft w:val="0"/>
              <w:marRight w:val="0"/>
              <w:marTop w:val="0"/>
              <w:marBottom w:val="0"/>
              <w:divBdr>
                <w:top w:val="none" w:sz="0" w:space="0" w:color="auto"/>
                <w:left w:val="none" w:sz="0" w:space="0" w:color="auto"/>
                <w:bottom w:val="none" w:sz="0" w:space="0" w:color="auto"/>
                <w:right w:val="none" w:sz="0" w:space="0" w:color="auto"/>
              </w:divBdr>
            </w:div>
            <w:div w:id="1406538271">
              <w:marLeft w:val="0"/>
              <w:marRight w:val="0"/>
              <w:marTop w:val="0"/>
              <w:marBottom w:val="0"/>
              <w:divBdr>
                <w:top w:val="none" w:sz="0" w:space="0" w:color="auto"/>
                <w:left w:val="none" w:sz="0" w:space="0" w:color="auto"/>
                <w:bottom w:val="none" w:sz="0" w:space="0" w:color="auto"/>
                <w:right w:val="none" w:sz="0" w:space="0" w:color="auto"/>
              </w:divBdr>
            </w:div>
            <w:div w:id="1098016412">
              <w:marLeft w:val="0"/>
              <w:marRight w:val="0"/>
              <w:marTop w:val="0"/>
              <w:marBottom w:val="0"/>
              <w:divBdr>
                <w:top w:val="none" w:sz="0" w:space="0" w:color="auto"/>
                <w:left w:val="none" w:sz="0" w:space="0" w:color="auto"/>
                <w:bottom w:val="none" w:sz="0" w:space="0" w:color="auto"/>
                <w:right w:val="none" w:sz="0" w:space="0" w:color="auto"/>
              </w:divBdr>
            </w:div>
            <w:div w:id="318191061">
              <w:marLeft w:val="0"/>
              <w:marRight w:val="0"/>
              <w:marTop w:val="0"/>
              <w:marBottom w:val="0"/>
              <w:divBdr>
                <w:top w:val="none" w:sz="0" w:space="0" w:color="auto"/>
                <w:left w:val="none" w:sz="0" w:space="0" w:color="auto"/>
                <w:bottom w:val="none" w:sz="0" w:space="0" w:color="auto"/>
                <w:right w:val="none" w:sz="0" w:space="0" w:color="auto"/>
              </w:divBdr>
            </w:div>
            <w:div w:id="1082996146">
              <w:marLeft w:val="0"/>
              <w:marRight w:val="0"/>
              <w:marTop w:val="0"/>
              <w:marBottom w:val="0"/>
              <w:divBdr>
                <w:top w:val="none" w:sz="0" w:space="0" w:color="auto"/>
                <w:left w:val="none" w:sz="0" w:space="0" w:color="auto"/>
                <w:bottom w:val="none" w:sz="0" w:space="0" w:color="auto"/>
                <w:right w:val="none" w:sz="0" w:space="0" w:color="auto"/>
              </w:divBdr>
            </w:div>
            <w:div w:id="2137335006">
              <w:marLeft w:val="0"/>
              <w:marRight w:val="0"/>
              <w:marTop w:val="0"/>
              <w:marBottom w:val="0"/>
              <w:divBdr>
                <w:top w:val="none" w:sz="0" w:space="0" w:color="auto"/>
                <w:left w:val="none" w:sz="0" w:space="0" w:color="auto"/>
                <w:bottom w:val="none" w:sz="0" w:space="0" w:color="auto"/>
                <w:right w:val="none" w:sz="0" w:space="0" w:color="auto"/>
              </w:divBdr>
            </w:div>
            <w:div w:id="1794786479">
              <w:marLeft w:val="0"/>
              <w:marRight w:val="0"/>
              <w:marTop w:val="0"/>
              <w:marBottom w:val="0"/>
              <w:divBdr>
                <w:top w:val="none" w:sz="0" w:space="0" w:color="auto"/>
                <w:left w:val="none" w:sz="0" w:space="0" w:color="auto"/>
                <w:bottom w:val="none" w:sz="0" w:space="0" w:color="auto"/>
                <w:right w:val="none" w:sz="0" w:space="0" w:color="auto"/>
              </w:divBdr>
            </w:div>
            <w:div w:id="186065675">
              <w:marLeft w:val="0"/>
              <w:marRight w:val="0"/>
              <w:marTop w:val="0"/>
              <w:marBottom w:val="0"/>
              <w:divBdr>
                <w:top w:val="none" w:sz="0" w:space="0" w:color="auto"/>
                <w:left w:val="none" w:sz="0" w:space="0" w:color="auto"/>
                <w:bottom w:val="none" w:sz="0" w:space="0" w:color="auto"/>
                <w:right w:val="none" w:sz="0" w:space="0" w:color="auto"/>
              </w:divBdr>
            </w:div>
            <w:div w:id="1686707235">
              <w:marLeft w:val="0"/>
              <w:marRight w:val="0"/>
              <w:marTop w:val="0"/>
              <w:marBottom w:val="0"/>
              <w:divBdr>
                <w:top w:val="none" w:sz="0" w:space="0" w:color="auto"/>
                <w:left w:val="none" w:sz="0" w:space="0" w:color="auto"/>
                <w:bottom w:val="none" w:sz="0" w:space="0" w:color="auto"/>
                <w:right w:val="none" w:sz="0" w:space="0" w:color="auto"/>
              </w:divBdr>
            </w:div>
            <w:div w:id="116413309">
              <w:marLeft w:val="0"/>
              <w:marRight w:val="0"/>
              <w:marTop w:val="0"/>
              <w:marBottom w:val="0"/>
              <w:divBdr>
                <w:top w:val="none" w:sz="0" w:space="0" w:color="auto"/>
                <w:left w:val="none" w:sz="0" w:space="0" w:color="auto"/>
                <w:bottom w:val="none" w:sz="0" w:space="0" w:color="auto"/>
                <w:right w:val="none" w:sz="0" w:space="0" w:color="auto"/>
              </w:divBdr>
            </w:div>
            <w:div w:id="245842348">
              <w:marLeft w:val="0"/>
              <w:marRight w:val="0"/>
              <w:marTop w:val="0"/>
              <w:marBottom w:val="0"/>
              <w:divBdr>
                <w:top w:val="none" w:sz="0" w:space="0" w:color="auto"/>
                <w:left w:val="none" w:sz="0" w:space="0" w:color="auto"/>
                <w:bottom w:val="none" w:sz="0" w:space="0" w:color="auto"/>
                <w:right w:val="none" w:sz="0" w:space="0" w:color="auto"/>
              </w:divBdr>
            </w:div>
            <w:div w:id="174728208">
              <w:marLeft w:val="0"/>
              <w:marRight w:val="0"/>
              <w:marTop w:val="0"/>
              <w:marBottom w:val="0"/>
              <w:divBdr>
                <w:top w:val="none" w:sz="0" w:space="0" w:color="auto"/>
                <w:left w:val="none" w:sz="0" w:space="0" w:color="auto"/>
                <w:bottom w:val="none" w:sz="0" w:space="0" w:color="auto"/>
                <w:right w:val="none" w:sz="0" w:space="0" w:color="auto"/>
              </w:divBdr>
            </w:div>
            <w:div w:id="130251735">
              <w:marLeft w:val="0"/>
              <w:marRight w:val="0"/>
              <w:marTop w:val="0"/>
              <w:marBottom w:val="0"/>
              <w:divBdr>
                <w:top w:val="none" w:sz="0" w:space="0" w:color="auto"/>
                <w:left w:val="none" w:sz="0" w:space="0" w:color="auto"/>
                <w:bottom w:val="none" w:sz="0" w:space="0" w:color="auto"/>
                <w:right w:val="none" w:sz="0" w:space="0" w:color="auto"/>
              </w:divBdr>
            </w:div>
            <w:div w:id="67504750">
              <w:marLeft w:val="0"/>
              <w:marRight w:val="0"/>
              <w:marTop w:val="0"/>
              <w:marBottom w:val="0"/>
              <w:divBdr>
                <w:top w:val="none" w:sz="0" w:space="0" w:color="auto"/>
                <w:left w:val="none" w:sz="0" w:space="0" w:color="auto"/>
                <w:bottom w:val="none" w:sz="0" w:space="0" w:color="auto"/>
                <w:right w:val="none" w:sz="0" w:space="0" w:color="auto"/>
              </w:divBdr>
            </w:div>
            <w:div w:id="398947263">
              <w:marLeft w:val="0"/>
              <w:marRight w:val="0"/>
              <w:marTop w:val="0"/>
              <w:marBottom w:val="0"/>
              <w:divBdr>
                <w:top w:val="none" w:sz="0" w:space="0" w:color="auto"/>
                <w:left w:val="none" w:sz="0" w:space="0" w:color="auto"/>
                <w:bottom w:val="none" w:sz="0" w:space="0" w:color="auto"/>
                <w:right w:val="none" w:sz="0" w:space="0" w:color="auto"/>
              </w:divBdr>
            </w:div>
            <w:div w:id="58408193">
              <w:marLeft w:val="0"/>
              <w:marRight w:val="0"/>
              <w:marTop w:val="0"/>
              <w:marBottom w:val="0"/>
              <w:divBdr>
                <w:top w:val="none" w:sz="0" w:space="0" w:color="auto"/>
                <w:left w:val="none" w:sz="0" w:space="0" w:color="auto"/>
                <w:bottom w:val="none" w:sz="0" w:space="0" w:color="auto"/>
                <w:right w:val="none" w:sz="0" w:space="0" w:color="auto"/>
              </w:divBdr>
            </w:div>
            <w:div w:id="1798447226">
              <w:marLeft w:val="0"/>
              <w:marRight w:val="0"/>
              <w:marTop w:val="0"/>
              <w:marBottom w:val="0"/>
              <w:divBdr>
                <w:top w:val="none" w:sz="0" w:space="0" w:color="auto"/>
                <w:left w:val="none" w:sz="0" w:space="0" w:color="auto"/>
                <w:bottom w:val="none" w:sz="0" w:space="0" w:color="auto"/>
                <w:right w:val="none" w:sz="0" w:space="0" w:color="auto"/>
              </w:divBdr>
            </w:div>
            <w:div w:id="2028558140">
              <w:marLeft w:val="0"/>
              <w:marRight w:val="0"/>
              <w:marTop w:val="0"/>
              <w:marBottom w:val="0"/>
              <w:divBdr>
                <w:top w:val="none" w:sz="0" w:space="0" w:color="auto"/>
                <w:left w:val="none" w:sz="0" w:space="0" w:color="auto"/>
                <w:bottom w:val="none" w:sz="0" w:space="0" w:color="auto"/>
                <w:right w:val="none" w:sz="0" w:space="0" w:color="auto"/>
              </w:divBdr>
            </w:div>
            <w:div w:id="863134071">
              <w:marLeft w:val="0"/>
              <w:marRight w:val="0"/>
              <w:marTop w:val="0"/>
              <w:marBottom w:val="0"/>
              <w:divBdr>
                <w:top w:val="none" w:sz="0" w:space="0" w:color="auto"/>
                <w:left w:val="none" w:sz="0" w:space="0" w:color="auto"/>
                <w:bottom w:val="none" w:sz="0" w:space="0" w:color="auto"/>
                <w:right w:val="none" w:sz="0" w:space="0" w:color="auto"/>
              </w:divBdr>
            </w:div>
            <w:div w:id="760179399">
              <w:marLeft w:val="0"/>
              <w:marRight w:val="0"/>
              <w:marTop w:val="0"/>
              <w:marBottom w:val="0"/>
              <w:divBdr>
                <w:top w:val="none" w:sz="0" w:space="0" w:color="auto"/>
                <w:left w:val="none" w:sz="0" w:space="0" w:color="auto"/>
                <w:bottom w:val="none" w:sz="0" w:space="0" w:color="auto"/>
                <w:right w:val="none" w:sz="0" w:space="0" w:color="auto"/>
              </w:divBdr>
            </w:div>
            <w:div w:id="2086758531">
              <w:marLeft w:val="0"/>
              <w:marRight w:val="0"/>
              <w:marTop w:val="0"/>
              <w:marBottom w:val="0"/>
              <w:divBdr>
                <w:top w:val="none" w:sz="0" w:space="0" w:color="auto"/>
                <w:left w:val="none" w:sz="0" w:space="0" w:color="auto"/>
                <w:bottom w:val="none" w:sz="0" w:space="0" w:color="auto"/>
                <w:right w:val="none" w:sz="0" w:space="0" w:color="auto"/>
              </w:divBdr>
            </w:div>
            <w:div w:id="359211699">
              <w:marLeft w:val="0"/>
              <w:marRight w:val="0"/>
              <w:marTop w:val="0"/>
              <w:marBottom w:val="0"/>
              <w:divBdr>
                <w:top w:val="none" w:sz="0" w:space="0" w:color="auto"/>
                <w:left w:val="none" w:sz="0" w:space="0" w:color="auto"/>
                <w:bottom w:val="none" w:sz="0" w:space="0" w:color="auto"/>
                <w:right w:val="none" w:sz="0" w:space="0" w:color="auto"/>
              </w:divBdr>
            </w:div>
            <w:div w:id="1210991047">
              <w:marLeft w:val="0"/>
              <w:marRight w:val="0"/>
              <w:marTop w:val="0"/>
              <w:marBottom w:val="0"/>
              <w:divBdr>
                <w:top w:val="none" w:sz="0" w:space="0" w:color="auto"/>
                <w:left w:val="none" w:sz="0" w:space="0" w:color="auto"/>
                <w:bottom w:val="none" w:sz="0" w:space="0" w:color="auto"/>
                <w:right w:val="none" w:sz="0" w:space="0" w:color="auto"/>
              </w:divBdr>
            </w:div>
            <w:div w:id="377240089">
              <w:marLeft w:val="0"/>
              <w:marRight w:val="0"/>
              <w:marTop w:val="0"/>
              <w:marBottom w:val="0"/>
              <w:divBdr>
                <w:top w:val="none" w:sz="0" w:space="0" w:color="auto"/>
                <w:left w:val="none" w:sz="0" w:space="0" w:color="auto"/>
                <w:bottom w:val="none" w:sz="0" w:space="0" w:color="auto"/>
                <w:right w:val="none" w:sz="0" w:space="0" w:color="auto"/>
              </w:divBdr>
            </w:div>
            <w:div w:id="1929652328">
              <w:marLeft w:val="0"/>
              <w:marRight w:val="0"/>
              <w:marTop w:val="0"/>
              <w:marBottom w:val="0"/>
              <w:divBdr>
                <w:top w:val="none" w:sz="0" w:space="0" w:color="auto"/>
                <w:left w:val="none" w:sz="0" w:space="0" w:color="auto"/>
                <w:bottom w:val="none" w:sz="0" w:space="0" w:color="auto"/>
                <w:right w:val="none" w:sz="0" w:space="0" w:color="auto"/>
              </w:divBdr>
            </w:div>
            <w:div w:id="721098938">
              <w:marLeft w:val="0"/>
              <w:marRight w:val="0"/>
              <w:marTop w:val="0"/>
              <w:marBottom w:val="0"/>
              <w:divBdr>
                <w:top w:val="none" w:sz="0" w:space="0" w:color="auto"/>
                <w:left w:val="none" w:sz="0" w:space="0" w:color="auto"/>
                <w:bottom w:val="none" w:sz="0" w:space="0" w:color="auto"/>
                <w:right w:val="none" w:sz="0" w:space="0" w:color="auto"/>
              </w:divBdr>
            </w:div>
            <w:div w:id="604965933">
              <w:marLeft w:val="0"/>
              <w:marRight w:val="0"/>
              <w:marTop w:val="0"/>
              <w:marBottom w:val="0"/>
              <w:divBdr>
                <w:top w:val="none" w:sz="0" w:space="0" w:color="auto"/>
                <w:left w:val="none" w:sz="0" w:space="0" w:color="auto"/>
                <w:bottom w:val="none" w:sz="0" w:space="0" w:color="auto"/>
                <w:right w:val="none" w:sz="0" w:space="0" w:color="auto"/>
              </w:divBdr>
            </w:div>
            <w:div w:id="598753604">
              <w:marLeft w:val="0"/>
              <w:marRight w:val="0"/>
              <w:marTop w:val="0"/>
              <w:marBottom w:val="0"/>
              <w:divBdr>
                <w:top w:val="none" w:sz="0" w:space="0" w:color="auto"/>
                <w:left w:val="none" w:sz="0" w:space="0" w:color="auto"/>
                <w:bottom w:val="none" w:sz="0" w:space="0" w:color="auto"/>
                <w:right w:val="none" w:sz="0" w:space="0" w:color="auto"/>
              </w:divBdr>
            </w:div>
            <w:div w:id="1814250620">
              <w:marLeft w:val="0"/>
              <w:marRight w:val="0"/>
              <w:marTop w:val="0"/>
              <w:marBottom w:val="0"/>
              <w:divBdr>
                <w:top w:val="none" w:sz="0" w:space="0" w:color="auto"/>
                <w:left w:val="none" w:sz="0" w:space="0" w:color="auto"/>
                <w:bottom w:val="none" w:sz="0" w:space="0" w:color="auto"/>
                <w:right w:val="none" w:sz="0" w:space="0" w:color="auto"/>
              </w:divBdr>
            </w:div>
            <w:div w:id="1710839302">
              <w:marLeft w:val="0"/>
              <w:marRight w:val="0"/>
              <w:marTop w:val="0"/>
              <w:marBottom w:val="0"/>
              <w:divBdr>
                <w:top w:val="none" w:sz="0" w:space="0" w:color="auto"/>
                <w:left w:val="none" w:sz="0" w:space="0" w:color="auto"/>
                <w:bottom w:val="none" w:sz="0" w:space="0" w:color="auto"/>
                <w:right w:val="none" w:sz="0" w:space="0" w:color="auto"/>
              </w:divBdr>
            </w:div>
            <w:div w:id="1413114992">
              <w:marLeft w:val="0"/>
              <w:marRight w:val="0"/>
              <w:marTop w:val="0"/>
              <w:marBottom w:val="0"/>
              <w:divBdr>
                <w:top w:val="none" w:sz="0" w:space="0" w:color="auto"/>
                <w:left w:val="none" w:sz="0" w:space="0" w:color="auto"/>
                <w:bottom w:val="none" w:sz="0" w:space="0" w:color="auto"/>
                <w:right w:val="none" w:sz="0" w:space="0" w:color="auto"/>
              </w:divBdr>
            </w:div>
            <w:div w:id="445002813">
              <w:marLeft w:val="0"/>
              <w:marRight w:val="0"/>
              <w:marTop w:val="0"/>
              <w:marBottom w:val="0"/>
              <w:divBdr>
                <w:top w:val="none" w:sz="0" w:space="0" w:color="auto"/>
                <w:left w:val="none" w:sz="0" w:space="0" w:color="auto"/>
                <w:bottom w:val="none" w:sz="0" w:space="0" w:color="auto"/>
                <w:right w:val="none" w:sz="0" w:space="0" w:color="auto"/>
              </w:divBdr>
            </w:div>
            <w:div w:id="258834413">
              <w:marLeft w:val="0"/>
              <w:marRight w:val="0"/>
              <w:marTop w:val="0"/>
              <w:marBottom w:val="0"/>
              <w:divBdr>
                <w:top w:val="none" w:sz="0" w:space="0" w:color="auto"/>
                <w:left w:val="none" w:sz="0" w:space="0" w:color="auto"/>
                <w:bottom w:val="none" w:sz="0" w:space="0" w:color="auto"/>
                <w:right w:val="none" w:sz="0" w:space="0" w:color="auto"/>
              </w:divBdr>
            </w:div>
            <w:div w:id="1194684527">
              <w:marLeft w:val="0"/>
              <w:marRight w:val="0"/>
              <w:marTop w:val="0"/>
              <w:marBottom w:val="0"/>
              <w:divBdr>
                <w:top w:val="none" w:sz="0" w:space="0" w:color="auto"/>
                <w:left w:val="none" w:sz="0" w:space="0" w:color="auto"/>
                <w:bottom w:val="none" w:sz="0" w:space="0" w:color="auto"/>
                <w:right w:val="none" w:sz="0" w:space="0" w:color="auto"/>
              </w:divBdr>
            </w:div>
            <w:div w:id="133719736">
              <w:marLeft w:val="0"/>
              <w:marRight w:val="0"/>
              <w:marTop w:val="0"/>
              <w:marBottom w:val="0"/>
              <w:divBdr>
                <w:top w:val="none" w:sz="0" w:space="0" w:color="auto"/>
                <w:left w:val="none" w:sz="0" w:space="0" w:color="auto"/>
                <w:bottom w:val="none" w:sz="0" w:space="0" w:color="auto"/>
                <w:right w:val="none" w:sz="0" w:space="0" w:color="auto"/>
              </w:divBdr>
            </w:div>
            <w:div w:id="1099253328">
              <w:marLeft w:val="0"/>
              <w:marRight w:val="0"/>
              <w:marTop w:val="0"/>
              <w:marBottom w:val="0"/>
              <w:divBdr>
                <w:top w:val="none" w:sz="0" w:space="0" w:color="auto"/>
                <w:left w:val="none" w:sz="0" w:space="0" w:color="auto"/>
                <w:bottom w:val="none" w:sz="0" w:space="0" w:color="auto"/>
                <w:right w:val="none" w:sz="0" w:space="0" w:color="auto"/>
              </w:divBdr>
            </w:div>
            <w:div w:id="338968224">
              <w:marLeft w:val="0"/>
              <w:marRight w:val="0"/>
              <w:marTop w:val="0"/>
              <w:marBottom w:val="0"/>
              <w:divBdr>
                <w:top w:val="none" w:sz="0" w:space="0" w:color="auto"/>
                <w:left w:val="none" w:sz="0" w:space="0" w:color="auto"/>
                <w:bottom w:val="none" w:sz="0" w:space="0" w:color="auto"/>
                <w:right w:val="none" w:sz="0" w:space="0" w:color="auto"/>
              </w:divBdr>
            </w:div>
            <w:div w:id="708267149">
              <w:marLeft w:val="0"/>
              <w:marRight w:val="0"/>
              <w:marTop w:val="0"/>
              <w:marBottom w:val="0"/>
              <w:divBdr>
                <w:top w:val="none" w:sz="0" w:space="0" w:color="auto"/>
                <w:left w:val="none" w:sz="0" w:space="0" w:color="auto"/>
                <w:bottom w:val="none" w:sz="0" w:space="0" w:color="auto"/>
                <w:right w:val="none" w:sz="0" w:space="0" w:color="auto"/>
              </w:divBdr>
            </w:div>
            <w:div w:id="1756323107">
              <w:marLeft w:val="0"/>
              <w:marRight w:val="0"/>
              <w:marTop w:val="0"/>
              <w:marBottom w:val="0"/>
              <w:divBdr>
                <w:top w:val="none" w:sz="0" w:space="0" w:color="auto"/>
                <w:left w:val="none" w:sz="0" w:space="0" w:color="auto"/>
                <w:bottom w:val="none" w:sz="0" w:space="0" w:color="auto"/>
                <w:right w:val="none" w:sz="0" w:space="0" w:color="auto"/>
              </w:divBdr>
            </w:div>
            <w:div w:id="1020275383">
              <w:marLeft w:val="0"/>
              <w:marRight w:val="0"/>
              <w:marTop w:val="0"/>
              <w:marBottom w:val="0"/>
              <w:divBdr>
                <w:top w:val="none" w:sz="0" w:space="0" w:color="auto"/>
                <w:left w:val="none" w:sz="0" w:space="0" w:color="auto"/>
                <w:bottom w:val="none" w:sz="0" w:space="0" w:color="auto"/>
                <w:right w:val="none" w:sz="0" w:space="0" w:color="auto"/>
              </w:divBdr>
            </w:div>
            <w:div w:id="1373076851">
              <w:marLeft w:val="0"/>
              <w:marRight w:val="0"/>
              <w:marTop w:val="0"/>
              <w:marBottom w:val="0"/>
              <w:divBdr>
                <w:top w:val="none" w:sz="0" w:space="0" w:color="auto"/>
                <w:left w:val="none" w:sz="0" w:space="0" w:color="auto"/>
                <w:bottom w:val="none" w:sz="0" w:space="0" w:color="auto"/>
                <w:right w:val="none" w:sz="0" w:space="0" w:color="auto"/>
              </w:divBdr>
            </w:div>
            <w:div w:id="1095370427">
              <w:marLeft w:val="0"/>
              <w:marRight w:val="0"/>
              <w:marTop w:val="0"/>
              <w:marBottom w:val="0"/>
              <w:divBdr>
                <w:top w:val="none" w:sz="0" w:space="0" w:color="auto"/>
                <w:left w:val="none" w:sz="0" w:space="0" w:color="auto"/>
                <w:bottom w:val="none" w:sz="0" w:space="0" w:color="auto"/>
                <w:right w:val="none" w:sz="0" w:space="0" w:color="auto"/>
              </w:divBdr>
            </w:div>
            <w:div w:id="1135831954">
              <w:marLeft w:val="0"/>
              <w:marRight w:val="0"/>
              <w:marTop w:val="0"/>
              <w:marBottom w:val="0"/>
              <w:divBdr>
                <w:top w:val="none" w:sz="0" w:space="0" w:color="auto"/>
                <w:left w:val="none" w:sz="0" w:space="0" w:color="auto"/>
                <w:bottom w:val="none" w:sz="0" w:space="0" w:color="auto"/>
                <w:right w:val="none" w:sz="0" w:space="0" w:color="auto"/>
              </w:divBdr>
            </w:div>
            <w:div w:id="1468014756">
              <w:marLeft w:val="0"/>
              <w:marRight w:val="0"/>
              <w:marTop w:val="0"/>
              <w:marBottom w:val="0"/>
              <w:divBdr>
                <w:top w:val="none" w:sz="0" w:space="0" w:color="auto"/>
                <w:left w:val="none" w:sz="0" w:space="0" w:color="auto"/>
                <w:bottom w:val="none" w:sz="0" w:space="0" w:color="auto"/>
                <w:right w:val="none" w:sz="0" w:space="0" w:color="auto"/>
              </w:divBdr>
            </w:div>
            <w:div w:id="980694753">
              <w:marLeft w:val="0"/>
              <w:marRight w:val="0"/>
              <w:marTop w:val="0"/>
              <w:marBottom w:val="0"/>
              <w:divBdr>
                <w:top w:val="none" w:sz="0" w:space="0" w:color="auto"/>
                <w:left w:val="none" w:sz="0" w:space="0" w:color="auto"/>
                <w:bottom w:val="none" w:sz="0" w:space="0" w:color="auto"/>
                <w:right w:val="none" w:sz="0" w:space="0" w:color="auto"/>
              </w:divBdr>
            </w:div>
            <w:div w:id="17108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4042">
      <w:bodyDiv w:val="1"/>
      <w:marLeft w:val="0"/>
      <w:marRight w:val="0"/>
      <w:marTop w:val="0"/>
      <w:marBottom w:val="0"/>
      <w:divBdr>
        <w:top w:val="none" w:sz="0" w:space="0" w:color="auto"/>
        <w:left w:val="none" w:sz="0" w:space="0" w:color="auto"/>
        <w:bottom w:val="none" w:sz="0" w:space="0" w:color="auto"/>
        <w:right w:val="none" w:sz="0" w:space="0" w:color="auto"/>
      </w:divBdr>
    </w:div>
    <w:div w:id="1348168602">
      <w:bodyDiv w:val="1"/>
      <w:marLeft w:val="0"/>
      <w:marRight w:val="0"/>
      <w:marTop w:val="0"/>
      <w:marBottom w:val="0"/>
      <w:divBdr>
        <w:top w:val="none" w:sz="0" w:space="0" w:color="auto"/>
        <w:left w:val="none" w:sz="0" w:space="0" w:color="auto"/>
        <w:bottom w:val="none" w:sz="0" w:space="0" w:color="auto"/>
        <w:right w:val="none" w:sz="0" w:space="0" w:color="auto"/>
      </w:divBdr>
      <w:divsChild>
        <w:div w:id="94983429">
          <w:marLeft w:val="0"/>
          <w:marRight w:val="0"/>
          <w:marTop w:val="0"/>
          <w:marBottom w:val="0"/>
          <w:divBdr>
            <w:top w:val="none" w:sz="0" w:space="0" w:color="auto"/>
            <w:left w:val="none" w:sz="0" w:space="0" w:color="auto"/>
            <w:bottom w:val="none" w:sz="0" w:space="0" w:color="auto"/>
            <w:right w:val="none" w:sz="0" w:space="0" w:color="auto"/>
          </w:divBdr>
          <w:divsChild>
            <w:div w:id="4697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0034">
      <w:bodyDiv w:val="1"/>
      <w:marLeft w:val="0"/>
      <w:marRight w:val="0"/>
      <w:marTop w:val="0"/>
      <w:marBottom w:val="0"/>
      <w:divBdr>
        <w:top w:val="none" w:sz="0" w:space="0" w:color="auto"/>
        <w:left w:val="none" w:sz="0" w:space="0" w:color="auto"/>
        <w:bottom w:val="none" w:sz="0" w:space="0" w:color="auto"/>
        <w:right w:val="none" w:sz="0" w:space="0" w:color="auto"/>
      </w:divBdr>
      <w:divsChild>
        <w:div w:id="751465579">
          <w:marLeft w:val="0"/>
          <w:marRight w:val="0"/>
          <w:marTop w:val="0"/>
          <w:marBottom w:val="0"/>
          <w:divBdr>
            <w:top w:val="none" w:sz="0" w:space="0" w:color="auto"/>
            <w:left w:val="none" w:sz="0" w:space="0" w:color="auto"/>
            <w:bottom w:val="none" w:sz="0" w:space="0" w:color="auto"/>
            <w:right w:val="none" w:sz="0" w:space="0" w:color="auto"/>
          </w:divBdr>
          <w:divsChild>
            <w:div w:id="867328243">
              <w:marLeft w:val="0"/>
              <w:marRight w:val="0"/>
              <w:marTop w:val="0"/>
              <w:marBottom w:val="0"/>
              <w:divBdr>
                <w:top w:val="none" w:sz="0" w:space="0" w:color="auto"/>
                <w:left w:val="none" w:sz="0" w:space="0" w:color="auto"/>
                <w:bottom w:val="none" w:sz="0" w:space="0" w:color="auto"/>
                <w:right w:val="none" w:sz="0" w:space="0" w:color="auto"/>
              </w:divBdr>
            </w:div>
            <w:div w:id="1741949819">
              <w:marLeft w:val="0"/>
              <w:marRight w:val="0"/>
              <w:marTop w:val="0"/>
              <w:marBottom w:val="0"/>
              <w:divBdr>
                <w:top w:val="none" w:sz="0" w:space="0" w:color="auto"/>
                <w:left w:val="none" w:sz="0" w:space="0" w:color="auto"/>
                <w:bottom w:val="none" w:sz="0" w:space="0" w:color="auto"/>
                <w:right w:val="none" w:sz="0" w:space="0" w:color="auto"/>
              </w:divBdr>
            </w:div>
            <w:div w:id="1861427486">
              <w:marLeft w:val="0"/>
              <w:marRight w:val="0"/>
              <w:marTop w:val="0"/>
              <w:marBottom w:val="0"/>
              <w:divBdr>
                <w:top w:val="none" w:sz="0" w:space="0" w:color="auto"/>
                <w:left w:val="none" w:sz="0" w:space="0" w:color="auto"/>
                <w:bottom w:val="none" w:sz="0" w:space="0" w:color="auto"/>
                <w:right w:val="none" w:sz="0" w:space="0" w:color="auto"/>
              </w:divBdr>
            </w:div>
            <w:div w:id="518737788">
              <w:marLeft w:val="0"/>
              <w:marRight w:val="0"/>
              <w:marTop w:val="0"/>
              <w:marBottom w:val="0"/>
              <w:divBdr>
                <w:top w:val="none" w:sz="0" w:space="0" w:color="auto"/>
                <w:left w:val="none" w:sz="0" w:space="0" w:color="auto"/>
                <w:bottom w:val="none" w:sz="0" w:space="0" w:color="auto"/>
                <w:right w:val="none" w:sz="0" w:space="0" w:color="auto"/>
              </w:divBdr>
            </w:div>
            <w:div w:id="1691373495">
              <w:marLeft w:val="0"/>
              <w:marRight w:val="0"/>
              <w:marTop w:val="0"/>
              <w:marBottom w:val="0"/>
              <w:divBdr>
                <w:top w:val="none" w:sz="0" w:space="0" w:color="auto"/>
                <w:left w:val="none" w:sz="0" w:space="0" w:color="auto"/>
                <w:bottom w:val="none" w:sz="0" w:space="0" w:color="auto"/>
                <w:right w:val="none" w:sz="0" w:space="0" w:color="auto"/>
              </w:divBdr>
            </w:div>
            <w:div w:id="828712527">
              <w:marLeft w:val="0"/>
              <w:marRight w:val="0"/>
              <w:marTop w:val="0"/>
              <w:marBottom w:val="0"/>
              <w:divBdr>
                <w:top w:val="none" w:sz="0" w:space="0" w:color="auto"/>
                <w:left w:val="none" w:sz="0" w:space="0" w:color="auto"/>
                <w:bottom w:val="none" w:sz="0" w:space="0" w:color="auto"/>
                <w:right w:val="none" w:sz="0" w:space="0" w:color="auto"/>
              </w:divBdr>
            </w:div>
            <w:div w:id="732120503">
              <w:marLeft w:val="0"/>
              <w:marRight w:val="0"/>
              <w:marTop w:val="0"/>
              <w:marBottom w:val="0"/>
              <w:divBdr>
                <w:top w:val="none" w:sz="0" w:space="0" w:color="auto"/>
                <w:left w:val="none" w:sz="0" w:space="0" w:color="auto"/>
                <w:bottom w:val="none" w:sz="0" w:space="0" w:color="auto"/>
                <w:right w:val="none" w:sz="0" w:space="0" w:color="auto"/>
              </w:divBdr>
            </w:div>
            <w:div w:id="503473433">
              <w:marLeft w:val="0"/>
              <w:marRight w:val="0"/>
              <w:marTop w:val="0"/>
              <w:marBottom w:val="0"/>
              <w:divBdr>
                <w:top w:val="none" w:sz="0" w:space="0" w:color="auto"/>
                <w:left w:val="none" w:sz="0" w:space="0" w:color="auto"/>
                <w:bottom w:val="none" w:sz="0" w:space="0" w:color="auto"/>
                <w:right w:val="none" w:sz="0" w:space="0" w:color="auto"/>
              </w:divBdr>
            </w:div>
            <w:div w:id="327245160">
              <w:marLeft w:val="0"/>
              <w:marRight w:val="0"/>
              <w:marTop w:val="0"/>
              <w:marBottom w:val="0"/>
              <w:divBdr>
                <w:top w:val="none" w:sz="0" w:space="0" w:color="auto"/>
                <w:left w:val="none" w:sz="0" w:space="0" w:color="auto"/>
                <w:bottom w:val="none" w:sz="0" w:space="0" w:color="auto"/>
                <w:right w:val="none" w:sz="0" w:space="0" w:color="auto"/>
              </w:divBdr>
            </w:div>
            <w:div w:id="1891304086">
              <w:marLeft w:val="0"/>
              <w:marRight w:val="0"/>
              <w:marTop w:val="0"/>
              <w:marBottom w:val="0"/>
              <w:divBdr>
                <w:top w:val="none" w:sz="0" w:space="0" w:color="auto"/>
                <w:left w:val="none" w:sz="0" w:space="0" w:color="auto"/>
                <w:bottom w:val="none" w:sz="0" w:space="0" w:color="auto"/>
                <w:right w:val="none" w:sz="0" w:space="0" w:color="auto"/>
              </w:divBdr>
            </w:div>
            <w:div w:id="1302534567">
              <w:marLeft w:val="0"/>
              <w:marRight w:val="0"/>
              <w:marTop w:val="0"/>
              <w:marBottom w:val="0"/>
              <w:divBdr>
                <w:top w:val="none" w:sz="0" w:space="0" w:color="auto"/>
                <w:left w:val="none" w:sz="0" w:space="0" w:color="auto"/>
                <w:bottom w:val="none" w:sz="0" w:space="0" w:color="auto"/>
                <w:right w:val="none" w:sz="0" w:space="0" w:color="auto"/>
              </w:divBdr>
            </w:div>
            <w:div w:id="468476034">
              <w:marLeft w:val="0"/>
              <w:marRight w:val="0"/>
              <w:marTop w:val="0"/>
              <w:marBottom w:val="0"/>
              <w:divBdr>
                <w:top w:val="none" w:sz="0" w:space="0" w:color="auto"/>
                <w:left w:val="none" w:sz="0" w:space="0" w:color="auto"/>
                <w:bottom w:val="none" w:sz="0" w:space="0" w:color="auto"/>
                <w:right w:val="none" w:sz="0" w:space="0" w:color="auto"/>
              </w:divBdr>
            </w:div>
            <w:div w:id="289554962">
              <w:marLeft w:val="0"/>
              <w:marRight w:val="0"/>
              <w:marTop w:val="0"/>
              <w:marBottom w:val="0"/>
              <w:divBdr>
                <w:top w:val="none" w:sz="0" w:space="0" w:color="auto"/>
                <w:left w:val="none" w:sz="0" w:space="0" w:color="auto"/>
                <w:bottom w:val="none" w:sz="0" w:space="0" w:color="auto"/>
                <w:right w:val="none" w:sz="0" w:space="0" w:color="auto"/>
              </w:divBdr>
            </w:div>
            <w:div w:id="1070078489">
              <w:marLeft w:val="0"/>
              <w:marRight w:val="0"/>
              <w:marTop w:val="0"/>
              <w:marBottom w:val="0"/>
              <w:divBdr>
                <w:top w:val="none" w:sz="0" w:space="0" w:color="auto"/>
                <w:left w:val="none" w:sz="0" w:space="0" w:color="auto"/>
                <w:bottom w:val="none" w:sz="0" w:space="0" w:color="auto"/>
                <w:right w:val="none" w:sz="0" w:space="0" w:color="auto"/>
              </w:divBdr>
            </w:div>
            <w:div w:id="1058630262">
              <w:marLeft w:val="0"/>
              <w:marRight w:val="0"/>
              <w:marTop w:val="0"/>
              <w:marBottom w:val="0"/>
              <w:divBdr>
                <w:top w:val="none" w:sz="0" w:space="0" w:color="auto"/>
                <w:left w:val="none" w:sz="0" w:space="0" w:color="auto"/>
                <w:bottom w:val="none" w:sz="0" w:space="0" w:color="auto"/>
                <w:right w:val="none" w:sz="0" w:space="0" w:color="auto"/>
              </w:divBdr>
            </w:div>
            <w:div w:id="1495603936">
              <w:marLeft w:val="0"/>
              <w:marRight w:val="0"/>
              <w:marTop w:val="0"/>
              <w:marBottom w:val="0"/>
              <w:divBdr>
                <w:top w:val="none" w:sz="0" w:space="0" w:color="auto"/>
                <w:left w:val="none" w:sz="0" w:space="0" w:color="auto"/>
                <w:bottom w:val="none" w:sz="0" w:space="0" w:color="auto"/>
                <w:right w:val="none" w:sz="0" w:space="0" w:color="auto"/>
              </w:divBdr>
            </w:div>
            <w:div w:id="417672321">
              <w:marLeft w:val="0"/>
              <w:marRight w:val="0"/>
              <w:marTop w:val="0"/>
              <w:marBottom w:val="0"/>
              <w:divBdr>
                <w:top w:val="none" w:sz="0" w:space="0" w:color="auto"/>
                <w:left w:val="none" w:sz="0" w:space="0" w:color="auto"/>
                <w:bottom w:val="none" w:sz="0" w:space="0" w:color="auto"/>
                <w:right w:val="none" w:sz="0" w:space="0" w:color="auto"/>
              </w:divBdr>
            </w:div>
            <w:div w:id="1730375391">
              <w:marLeft w:val="0"/>
              <w:marRight w:val="0"/>
              <w:marTop w:val="0"/>
              <w:marBottom w:val="0"/>
              <w:divBdr>
                <w:top w:val="none" w:sz="0" w:space="0" w:color="auto"/>
                <w:left w:val="none" w:sz="0" w:space="0" w:color="auto"/>
                <w:bottom w:val="none" w:sz="0" w:space="0" w:color="auto"/>
                <w:right w:val="none" w:sz="0" w:space="0" w:color="auto"/>
              </w:divBdr>
            </w:div>
            <w:div w:id="2072193618">
              <w:marLeft w:val="0"/>
              <w:marRight w:val="0"/>
              <w:marTop w:val="0"/>
              <w:marBottom w:val="0"/>
              <w:divBdr>
                <w:top w:val="none" w:sz="0" w:space="0" w:color="auto"/>
                <w:left w:val="none" w:sz="0" w:space="0" w:color="auto"/>
                <w:bottom w:val="none" w:sz="0" w:space="0" w:color="auto"/>
                <w:right w:val="none" w:sz="0" w:space="0" w:color="auto"/>
              </w:divBdr>
            </w:div>
            <w:div w:id="834224140">
              <w:marLeft w:val="0"/>
              <w:marRight w:val="0"/>
              <w:marTop w:val="0"/>
              <w:marBottom w:val="0"/>
              <w:divBdr>
                <w:top w:val="none" w:sz="0" w:space="0" w:color="auto"/>
                <w:left w:val="none" w:sz="0" w:space="0" w:color="auto"/>
                <w:bottom w:val="none" w:sz="0" w:space="0" w:color="auto"/>
                <w:right w:val="none" w:sz="0" w:space="0" w:color="auto"/>
              </w:divBdr>
            </w:div>
            <w:div w:id="72850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53108">
      <w:bodyDiv w:val="1"/>
      <w:marLeft w:val="0"/>
      <w:marRight w:val="0"/>
      <w:marTop w:val="0"/>
      <w:marBottom w:val="0"/>
      <w:divBdr>
        <w:top w:val="none" w:sz="0" w:space="0" w:color="auto"/>
        <w:left w:val="none" w:sz="0" w:space="0" w:color="auto"/>
        <w:bottom w:val="none" w:sz="0" w:space="0" w:color="auto"/>
        <w:right w:val="none" w:sz="0" w:space="0" w:color="auto"/>
      </w:divBdr>
      <w:divsChild>
        <w:div w:id="980575828">
          <w:marLeft w:val="0"/>
          <w:marRight w:val="0"/>
          <w:marTop w:val="0"/>
          <w:marBottom w:val="0"/>
          <w:divBdr>
            <w:top w:val="none" w:sz="0" w:space="0" w:color="auto"/>
            <w:left w:val="none" w:sz="0" w:space="0" w:color="auto"/>
            <w:bottom w:val="none" w:sz="0" w:space="0" w:color="auto"/>
            <w:right w:val="none" w:sz="0" w:space="0" w:color="auto"/>
          </w:divBdr>
          <w:divsChild>
            <w:div w:id="1769957829">
              <w:marLeft w:val="0"/>
              <w:marRight w:val="0"/>
              <w:marTop w:val="0"/>
              <w:marBottom w:val="0"/>
              <w:divBdr>
                <w:top w:val="none" w:sz="0" w:space="0" w:color="auto"/>
                <w:left w:val="none" w:sz="0" w:space="0" w:color="auto"/>
                <w:bottom w:val="none" w:sz="0" w:space="0" w:color="auto"/>
                <w:right w:val="none" w:sz="0" w:space="0" w:color="auto"/>
              </w:divBdr>
            </w:div>
            <w:div w:id="1522932651">
              <w:marLeft w:val="0"/>
              <w:marRight w:val="0"/>
              <w:marTop w:val="0"/>
              <w:marBottom w:val="0"/>
              <w:divBdr>
                <w:top w:val="none" w:sz="0" w:space="0" w:color="auto"/>
                <w:left w:val="none" w:sz="0" w:space="0" w:color="auto"/>
                <w:bottom w:val="none" w:sz="0" w:space="0" w:color="auto"/>
                <w:right w:val="none" w:sz="0" w:space="0" w:color="auto"/>
              </w:divBdr>
            </w:div>
            <w:div w:id="494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5246">
      <w:bodyDiv w:val="1"/>
      <w:marLeft w:val="0"/>
      <w:marRight w:val="0"/>
      <w:marTop w:val="0"/>
      <w:marBottom w:val="0"/>
      <w:divBdr>
        <w:top w:val="none" w:sz="0" w:space="0" w:color="auto"/>
        <w:left w:val="none" w:sz="0" w:space="0" w:color="auto"/>
        <w:bottom w:val="none" w:sz="0" w:space="0" w:color="auto"/>
        <w:right w:val="none" w:sz="0" w:space="0" w:color="auto"/>
      </w:divBdr>
      <w:divsChild>
        <w:div w:id="1292590753">
          <w:marLeft w:val="0"/>
          <w:marRight w:val="0"/>
          <w:marTop w:val="0"/>
          <w:marBottom w:val="0"/>
          <w:divBdr>
            <w:top w:val="none" w:sz="0" w:space="0" w:color="auto"/>
            <w:left w:val="none" w:sz="0" w:space="0" w:color="auto"/>
            <w:bottom w:val="none" w:sz="0" w:space="0" w:color="auto"/>
            <w:right w:val="none" w:sz="0" w:space="0" w:color="auto"/>
          </w:divBdr>
          <w:divsChild>
            <w:div w:id="2563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689">
      <w:bodyDiv w:val="1"/>
      <w:marLeft w:val="0"/>
      <w:marRight w:val="0"/>
      <w:marTop w:val="0"/>
      <w:marBottom w:val="0"/>
      <w:divBdr>
        <w:top w:val="none" w:sz="0" w:space="0" w:color="auto"/>
        <w:left w:val="none" w:sz="0" w:space="0" w:color="auto"/>
        <w:bottom w:val="none" w:sz="0" w:space="0" w:color="auto"/>
        <w:right w:val="none" w:sz="0" w:space="0" w:color="auto"/>
      </w:divBdr>
      <w:divsChild>
        <w:div w:id="276452173">
          <w:marLeft w:val="0"/>
          <w:marRight w:val="0"/>
          <w:marTop w:val="0"/>
          <w:marBottom w:val="0"/>
          <w:divBdr>
            <w:top w:val="none" w:sz="0" w:space="0" w:color="auto"/>
            <w:left w:val="none" w:sz="0" w:space="0" w:color="auto"/>
            <w:bottom w:val="none" w:sz="0" w:space="0" w:color="auto"/>
            <w:right w:val="none" w:sz="0" w:space="0" w:color="auto"/>
          </w:divBdr>
          <w:divsChild>
            <w:div w:id="5039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6392">
      <w:bodyDiv w:val="1"/>
      <w:marLeft w:val="0"/>
      <w:marRight w:val="0"/>
      <w:marTop w:val="0"/>
      <w:marBottom w:val="0"/>
      <w:divBdr>
        <w:top w:val="none" w:sz="0" w:space="0" w:color="auto"/>
        <w:left w:val="none" w:sz="0" w:space="0" w:color="auto"/>
        <w:bottom w:val="none" w:sz="0" w:space="0" w:color="auto"/>
        <w:right w:val="none" w:sz="0" w:space="0" w:color="auto"/>
      </w:divBdr>
      <w:divsChild>
        <w:div w:id="1380982031">
          <w:marLeft w:val="0"/>
          <w:marRight w:val="0"/>
          <w:marTop w:val="0"/>
          <w:marBottom w:val="0"/>
          <w:divBdr>
            <w:top w:val="none" w:sz="0" w:space="0" w:color="auto"/>
            <w:left w:val="none" w:sz="0" w:space="0" w:color="auto"/>
            <w:bottom w:val="none" w:sz="0" w:space="0" w:color="auto"/>
            <w:right w:val="none" w:sz="0" w:space="0" w:color="auto"/>
          </w:divBdr>
          <w:divsChild>
            <w:div w:id="21224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48800">
      <w:bodyDiv w:val="1"/>
      <w:marLeft w:val="0"/>
      <w:marRight w:val="0"/>
      <w:marTop w:val="0"/>
      <w:marBottom w:val="0"/>
      <w:divBdr>
        <w:top w:val="none" w:sz="0" w:space="0" w:color="auto"/>
        <w:left w:val="none" w:sz="0" w:space="0" w:color="auto"/>
        <w:bottom w:val="none" w:sz="0" w:space="0" w:color="auto"/>
        <w:right w:val="none" w:sz="0" w:space="0" w:color="auto"/>
      </w:divBdr>
      <w:divsChild>
        <w:div w:id="1829394978">
          <w:marLeft w:val="0"/>
          <w:marRight w:val="0"/>
          <w:marTop w:val="0"/>
          <w:marBottom w:val="0"/>
          <w:divBdr>
            <w:top w:val="none" w:sz="0" w:space="0" w:color="auto"/>
            <w:left w:val="none" w:sz="0" w:space="0" w:color="auto"/>
            <w:bottom w:val="none" w:sz="0" w:space="0" w:color="auto"/>
            <w:right w:val="none" w:sz="0" w:space="0" w:color="auto"/>
          </w:divBdr>
          <w:divsChild>
            <w:div w:id="19912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2476">
      <w:bodyDiv w:val="1"/>
      <w:marLeft w:val="0"/>
      <w:marRight w:val="0"/>
      <w:marTop w:val="0"/>
      <w:marBottom w:val="0"/>
      <w:divBdr>
        <w:top w:val="none" w:sz="0" w:space="0" w:color="auto"/>
        <w:left w:val="none" w:sz="0" w:space="0" w:color="auto"/>
        <w:bottom w:val="none" w:sz="0" w:space="0" w:color="auto"/>
        <w:right w:val="none" w:sz="0" w:space="0" w:color="auto"/>
      </w:divBdr>
    </w:div>
    <w:div w:id="1654135982">
      <w:bodyDiv w:val="1"/>
      <w:marLeft w:val="0"/>
      <w:marRight w:val="0"/>
      <w:marTop w:val="0"/>
      <w:marBottom w:val="0"/>
      <w:divBdr>
        <w:top w:val="none" w:sz="0" w:space="0" w:color="auto"/>
        <w:left w:val="none" w:sz="0" w:space="0" w:color="auto"/>
        <w:bottom w:val="none" w:sz="0" w:space="0" w:color="auto"/>
        <w:right w:val="none" w:sz="0" w:space="0" w:color="auto"/>
      </w:divBdr>
      <w:divsChild>
        <w:div w:id="1875993202">
          <w:marLeft w:val="0"/>
          <w:marRight w:val="0"/>
          <w:marTop w:val="0"/>
          <w:marBottom w:val="0"/>
          <w:divBdr>
            <w:top w:val="none" w:sz="0" w:space="0" w:color="auto"/>
            <w:left w:val="none" w:sz="0" w:space="0" w:color="auto"/>
            <w:bottom w:val="none" w:sz="0" w:space="0" w:color="auto"/>
            <w:right w:val="none" w:sz="0" w:space="0" w:color="auto"/>
          </w:divBdr>
          <w:divsChild>
            <w:div w:id="395400557">
              <w:marLeft w:val="0"/>
              <w:marRight w:val="0"/>
              <w:marTop w:val="0"/>
              <w:marBottom w:val="0"/>
              <w:divBdr>
                <w:top w:val="none" w:sz="0" w:space="0" w:color="auto"/>
                <w:left w:val="none" w:sz="0" w:space="0" w:color="auto"/>
                <w:bottom w:val="none" w:sz="0" w:space="0" w:color="auto"/>
                <w:right w:val="none" w:sz="0" w:space="0" w:color="auto"/>
              </w:divBdr>
            </w:div>
            <w:div w:id="1600986996">
              <w:marLeft w:val="0"/>
              <w:marRight w:val="0"/>
              <w:marTop w:val="0"/>
              <w:marBottom w:val="0"/>
              <w:divBdr>
                <w:top w:val="none" w:sz="0" w:space="0" w:color="auto"/>
                <w:left w:val="none" w:sz="0" w:space="0" w:color="auto"/>
                <w:bottom w:val="none" w:sz="0" w:space="0" w:color="auto"/>
                <w:right w:val="none" w:sz="0" w:space="0" w:color="auto"/>
              </w:divBdr>
            </w:div>
            <w:div w:id="1113357892">
              <w:marLeft w:val="0"/>
              <w:marRight w:val="0"/>
              <w:marTop w:val="0"/>
              <w:marBottom w:val="0"/>
              <w:divBdr>
                <w:top w:val="none" w:sz="0" w:space="0" w:color="auto"/>
                <w:left w:val="none" w:sz="0" w:space="0" w:color="auto"/>
                <w:bottom w:val="none" w:sz="0" w:space="0" w:color="auto"/>
                <w:right w:val="none" w:sz="0" w:space="0" w:color="auto"/>
              </w:divBdr>
            </w:div>
            <w:div w:id="301086282">
              <w:marLeft w:val="0"/>
              <w:marRight w:val="0"/>
              <w:marTop w:val="0"/>
              <w:marBottom w:val="0"/>
              <w:divBdr>
                <w:top w:val="none" w:sz="0" w:space="0" w:color="auto"/>
                <w:left w:val="none" w:sz="0" w:space="0" w:color="auto"/>
                <w:bottom w:val="none" w:sz="0" w:space="0" w:color="auto"/>
                <w:right w:val="none" w:sz="0" w:space="0" w:color="auto"/>
              </w:divBdr>
            </w:div>
            <w:div w:id="110627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5991">
      <w:bodyDiv w:val="1"/>
      <w:marLeft w:val="0"/>
      <w:marRight w:val="0"/>
      <w:marTop w:val="0"/>
      <w:marBottom w:val="0"/>
      <w:divBdr>
        <w:top w:val="none" w:sz="0" w:space="0" w:color="auto"/>
        <w:left w:val="none" w:sz="0" w:space="0" w:color="auto"/>
        <w:bottom w:val="none" w:sz="0" w:space="0" w:color="auto"/>
        <w:right w:val="none" w:sz="0" w:space="0" w:color="auto"/>
      </w:divBdr>
    </w:div>
    <w:div w:id="1754349043">
      <w:bodyDiv w:val="1"/>
      <w:marLeft w:val="0"/>
      <w:marRight w:val="0"/>
      <w:marTop w:val="0"/>
      <w:marBottom w:val="0"/>
      <w:divBdr>
        <w:top w:val="none" w:sz="0" w:space="0" w:color="auto"/>
        <w:left w:val="none" w:sz="0" w:space="0" w:color="auto"/>
        <w:bottom w:val="none" w:sz="0" w:space="0" w:color="auto"/>
        <w:right w:val="none" w:sz="0" w:space="0" w:color="auto"/>
      </w:divBdr>
      <w:divsChild>
        <w:div w:id="788545760">
          <w:marLeft w:val="0"/>
          <w:marRight w:val="0"/>
          <w:marTop w:val="0"/>
          <w:marBottom w:val="0"/>
          <w:divBdr>
            <w:top w:val="none" w:sz="0" w:space="0" w:color="auto"/>
            <w:left w:val="none" w:sz="0" w:space="0" w:color="auto"/>
            <w:bottom w:val="none" w:sz="0" w:space="0" w:color="auto"/>
            <w:right w:val="none" w:sz="0" w:space="0" w:color="auto"/>
          </w:divBdr>
          <w:divsChild>
            <w:div w:id="259485035">
              <w:marLeft w:val="0"/>
              <w:marRight w:val="0"/>
              <w:marTop w:val="0"/>
              <w:marBottom w:val="0"/>
              <w:divBdr>
                <w:top w:val="none" w:sz="0" w:space="0" w:color="auto"/>
                <w:left w:val="none" w:sz="0" w:space="0" w:color="auto"/>
                <w:bottom w:val="none" w:sz="0" w:space="0" w:color="auto"/>
                <w:right w:val="none" w:sz="0" w:space="0" w:color="auto"/>
              </w:divBdr>
            </w:div>
            <w:div w:id="1152527816">
              <w:marLeft w:val="0"/>
              <w:marRight w:val="0"/>
              <w:marTop w:val="0"/>
              <w:marBottom w:val="0"/>
              <w:divBdr>
                <w:top w:val="none" w:sz="0" w:space="0" w:color="auto"/>
                <w:left w:val="none" w:sz="0" w:space="0" w:color="auto"/>
                <w:bottom w:val="none" w:sz="0" w:space="0" w:color="auto"/>
                <w:right w:val="none" w:sz="0" w:space="0" w:color="auto"/>
              </w:divBdr>
            </w:div>
            <w:div w:id="1987975127">
              <w:marLeft w:val="0"/>
              <w:marRight w:val="0"/>
              <w:marTop w:val="0"/>
              <w:marBottom w:val="0"/>
              <w:divBdr>
                <w:top w:val="none" w:sz="0" w:space="0" w:color="auto"/>
                <w:left w:val="none" w:sz="0" w:space="0" w:color="auto"/>
                <w:bottom w:val="none" w:sz="0" w:space="0" w:color="auto"/>
                <w:right w:val="none" w:sz="0" w:space="0" w:color="auto"/>
              </w:divBdr>
            </w:div>
            <w:div w:id="371810383">
              <w:marLeft w:val="0"/>
              <w:marRight w:val="0"/>
              <w:marTop w:val="0"/>
              <w:marBottom w:val="0"/>
              <w:divBdr>
                <w:top w:val="none" w:sz="0" w:space="0" w:color="auto"/>
                <w:left w:val="none" w:sz="0" w:space="0" w:color="auto"/>
                <w:bottom w:val="none" w:sz="0" w:space="0" w:color="auto"/>
                <w:right w:val="none" w:sz="0" w:space="0" w:color="auto"/>
              </w:divBdr>
            </w:div>
            <w:div w:id="1761486731">
              <w:marLeft w:val="0"/>
              <w:marRight w:val="0"/>
              <w:marTop w:val="0"/>
              <w:marBottom w:val="0"/>
              <w:divBdr>
                <w:top w:val="none" w:sz="0" w:space="0" w:color="auto"/>
                <w:left w:val="none" w:sz="0" w:space="0" w:color="auto"/>
                <w:bottom w:val="none" w:sz="0" w:space="0" w:color="auto"/>
                <w:right w:val="none" w:sz="0" w:space="0" w:color="auto"/>
              </w:divBdr>
            </w:div>
            <w:div w:id="504169981">
              <w:marLeft w:val="0"/>
              <w:marRight w:val="0"/>
              <w:marTop w:val="0"/>
              <w:marBottom w:val="0"/>
              <w:divBdr>
                <w:top w:val="none" w:sz="0" w:space="0" w:color="auto"/>
                <w:left w:val="none" w:sz="0" w:space="0" w:color="auto"/>
                <w:bottom w:val="none" w:sz="0" w:space="0" w:color="auto"/>
                <w:right w:val="none" w:sz="0" w:space="0" w:color="auto"/>
              </w:divBdr>
            </w:div>
            <w:div w:id="1329870656">
              <w:marLeft w:val="0"/>
              <w:marRight w:val="0"/>
              <w:marTop w:val="0"/>
              <w:marBottom w:val="0"/>
              <w:divBdr>
                <w:top w:val="none" w:sz="0" w:space="0" w:color="auto"/>
                <w:left w:val="none" w:sz="0" w:space="0" w:color="auto"/>
                <w:bottom w:val="none" w:sz="0" w:space="0" w:color="auto"/>
                <w:right w:val="none" w:sz="0" w:space="0" w:color="auto"/>
              </w:divBdr>
            </w:div>
            <w:div w:id="1034774472">
              <w:marLeft w:val="0"/>
              <w:marRight w:val="0"/>
              <w:marTop w:val="0"/>
              <w:marBottom w:val="0"/>
              <w:divBdr>
                <w:top w:val="none" w:sz="0" w:space="0" w:color="auto"/>
                <w:left w:val="none" w:sz="0" w:space="0" w:color="auto"/>
                <w:bottom w:val="none" w:sz="0" w:space="0" w:color="auto"/>
                <w:right w:val="none" w:sz="0" w:space="0" w:color="auto"/>
              </w:divBdr>
            </w:div>
            <w:div w:id="313727192">
              <w:marLeft w:val="0"/>
              <w:marRight w:val="0"/>
              <w:marTop w:val="0"/>
              <w:marBottom w:val="0"/>
              <w:divBdr>
                <w:top w:val="none" w:sz="0" w:space="0" w:color="auto"/>
                <w:left w:val="none" w:sz="0" w:space="0" w:color="auto"/>
                <w:bottom w:val="none" w:sz="0" w:space="0" w:color="auto"/>
                <w:right w:val="none" w:sz="0" w:space="0" w:color="auto"/>
              </w:divBdr>
            </w:div>
            <w:div w:id="827330368">
              <w:marLeft w:val="0"/>
              <w:marRight w:val="0"/>
              <w:marTop w:val="0"/>
              <w:marBottom w:val="0"/>
              <w:divBdr>
                <w:top w:val="none" w:sz="0" w:space="0" w:color="auto"/>
                <w:left w:val="none" w:sz="0" w:space="0" w:color="auto"/>
                <w:bottom w:val="none" w:sz="0" w:space="0" w:color="auto"/>
                <w:right w:val="none" w:sz="0" w:space="0" w:color="auto"/>
              </w:divBdr>
            </w:div>
            <w:div w:id="268582127">
              <w:marLeft w:val="0"/>
              <w:marRight w:val="0"/>
              <w:marTop w:val="0"/>
              <w:marBottom w:val="0"/>
              <w:divBdr>
                <w:top w:val="none" w:sz="0" w:space="0" w:color="auto"/>
                <w:left w:val="none" w:sz="0" w:space="0" w:color="auto"/>
                <w:bottom w:val="none" w:sz="0" w:space="0" w:color="auto"/>
                <w:right w:val="none" w:sz="0" w:space="0" w:color="auto"/>
              </w:divBdr>
            </w:div>
            <w:div w:id="796685573">
              <w:marLeft w:val="0"/>
              <w:marRight w:val="0"/>
              <w:marTop w:val="0"/>
              <w:marBottom w:val="0"/>
              <w:divBdr>
                <w:top w:val="none" w:sz="0" w:space="0" w:color="auto"/>
                <w:left w:val="none" w:sz="0" w:space="0" w:color="auto"/>
                <w:bottom w:val="none" w:sz="0" w:space="0" w:color="auto"/>
                <w:right w:val="none" w:sz="0" w:space="0" w:color="auto"/>
              </w:divBdr>
            </w:div>
            <w:div w:id="1898205844">
              <w:marLeft w:val="0"/>
              <w:marRight w:val="0"/>
              <w:marTop w:val="0"/>
              <w:marBottom w:val="0"/>
              <w:divBdr>
                <w:top w:val="none" w:sz="0" w:space="0" w:color="auto"/>
                <w:left w:val="none" w:sz="0" w:space="0" w:color="auto"/>
                <w:bottom w:val="none" w:sz="0" w:space="0" w:color="auto"/>
                <w:right w:val="none" w:sz="0" w:space="0" w:color="auto"/>
              </w:divBdr>
            </w:div>
            <w:div w:id="456027174">
              <w:marLeft w:val="0"/>
              <w:marRight w:val="0"/>
              <w:marTop w:val="0"/>
              <w:marBottom w:val="0"/>
              <w:divBdr>
                <w:top w:val="none" w:sz="0" w:space="0" w:color="auto"/>
                <w:left w:val="none" w:sz="0" w:space="0" w:color="auto"/>
                <w:bottom w:val="none" w:sz="0" w:space="0" w:color="auto"/>
                <w:right w:val="none" w:sz="0" w:space="0" w:color="auto"/>
              </w:divBdr>
            </w:div>
            <w:div w:id="428350955">
              <w:marLeft w:val="0"/>
              <w:marRight w:val="0"/>
              <w:marTop w:val="0"/>
              <w:marBottom w:val="0"/>
              <w:divBdr>
                <w:top w:val="none" w:sz="0" w:space="0" w:color="auto"/>
                <w:left w:val="none" w:sz="0" w:space="0" w:color="auto"/>
                <w:bottom w:val="none" w:sz="0" w:space="0" w:color="auto"/>
                <w:right w:val="none" w:sz="0" w:space="0" w:color="auto"/>
              </w:divBdr>
            </w:div>
            <w:div w:id="1552113129">
              <w:marLeft w:val="0"/>
              <w:marRight w:val="0"/>
              <w:marTop w:val="0"/>
              <w:marBottom w:val="0"/>
              <w:divBdr>
                <w:top w:val="none" w:sz="0" w:space="0" w:color="auto"/>
                <w:left w:val="none" w:sz="0" w:space="0" w:color="auto"/>
                <w:bottom w:val="none" w:sz="0" w:space="0" w:color="auto"/>
                <w:right w:val="none" w:sz="0" w:space="0" w:color="auto"/>
              </w:divBdr>
            </w:div>
            <w:div w:id="1345084391">
              <w:marLeft w:val="0"/>
              <w:marRight w:val="0"/>
              <w:marTop w:val="0"/>
              <w:marBottom w:val="0"/>
              <w:divBdr>
                <w:top w:val="none" w:sz="0" w:space="0" w:color="auto"/>
                <w:left w:val="none" w:sz="0" w:space="0" w:color="auto"/>
                <w:bottom w:val="none" w:sz="0" w:space="0" w:color="auto"/>
                <w:right w:val="none" w:sz="0" w:space="0" w:color="auto"/>
              </w:divBdr>
            </w:div>
            <w:div w:id="1331519029">
              <w:marLeft w:val="0"/>
              <w:marRight w:val="0"/>
              <w:marTop w:val="0"/>
              <w:marBottom w:val="0"/>
              <w:divBdr>
                <w:top w:val="none" w:sz="0" w:space="0" w:color="auto"/>
                <w:left w:val="none" w:sz="0" w:space="0" w:color="auto"/>
                <w:bottom w:val="none" w:sz="0" w:space="0" w:color="auto"/>
                <w:right w:val="none" w:sz="0" w:space="0" w:color="auto"/>
              </w:divBdr>
            </w:div>
            <w:div w:id="1308779979">
              <w:marLeft w:val="0"/>
              <w:marRight w:val="0"/>
              <w:marTop w:val="0"/>
              <w:marBottom w:val="0"/>
              <w:divBdr>
                <w:top w:val="none" w:sz="0" w:space="0" w:color="auto"/>
                <w:left w:val="none" w:sz="0" w:space="0" w:color="auto"/>
                <w:bottom w:val="none" w:sz="0" w:space="0" w:color="auto"/>
                <w:right w:val="none" w:sz="0" w:space="0" w:color="auto"/>
              </w:divBdr>
            </w:div>
            <w:div w:id="1372878616">
              <w:marLeft w:val="0"/>
              <w:marRight w:val="0"/>
              <w:marTop w:val="0"/>
              <w:marBottom w:val="0"/>
              <w:divBdr>
                <w:top w:val="none" w:sz="0" w:space="0" w:color="auto"/>
                <w:left w:val="none" w:sz="0" w:space="0" w:color="auto"/>
                <w:bottom w:val="none" w:sz="0" w:space="0" w:color="auto"/>
                <w:right w:val="none" w:sz="0" w:space="0" w:color="auto"/>
              </w:divBdr>
            </w:div>
            <w:div w:id="1899701902">
              <w:marLeft w:val="0"/>
              <w:marRight w:val="0"/>
              <w:marTop w:val="0"/>
              <w:marBottom w:val="0"/>
              <w:divBdr>
                <w:top w:val="none" w:sz="0" w:space="0" w:color="auto"/>
                <w:left w:val="none" w:sz="0" w:space="0" w:color="auto"/>
                <w:bottom w:val="none" w:sz="0" w:space="0" w:color="auto"/>
                <w:right w:val="none" w:sz="0" w:space="0" w:color="auto"/>
              </w:divBdr>
            </w:div>
            <w:div w:id="560870972">
              <w:marLeft w:val="0"/>
              <w:marRight w:val="0"/>
              <w:marTop w:val="0"/>
              <w:marBottom w:val="0"/>
              <w:divBdr>
                <w:top w:val="none" w:sz="0" w:space="0" w:color="auto"/>
                <w:left w:val="none" w:sz="0" w:space="0" w:color="auto"/>
                <w:bottom w:val="none" w:sz="0" w:space="0" w:color="auto"/>
                <w:right w:val="none" w:sz="0" w:space="0" w:color="auto"/>
              </w:divBdr>
            </w:div>
            <w:div w:id="838421544">
              <w:marLeft w:val="0"/>
              <w:marRight w:val="0"/>
              <w:marTop w:val="0"/>
              <w:marBottom w:val="0"/>
              <w:divBdr>
                <w:top w:val="none" w:sz="0" w:space="0" w:color="auto"/>
                <w:left w:val="none" w:sz="0" w:space="0" w:color="auto"/>
                <w:bottom w:val="none" w:sz="0" w:space="0" w:color="auto"/>
                <w:right w:val="none" w:sz="0" w:space="0" w:color="auto"/>
              </w:divBdr>
            </w:div>
            <w:div w:id="912468399">
              <w:marLeft w:val="0"/>
              <w:marRight w:val="0"/>
              <w:marTop w:val="0"/>
              <w:marBottom w:val="0"/>
              <w:divBdr>
                <w:top w:val="none" w:sz="0" w:space="0" w:color="auto"/>
                <w:left w:val="none" w:sz="0" w:space="0" w:color="auto"/>
                <w:bottom w:val="none" w:sz="0" w:space="0" w:color="auto"/>
                <w:right w:val="none" w:sz="0" w:space="0" w:color="auto"/>
              </w:divBdr>
            </w:div>
            <w:div w:id="875390999">
              <w:marLeft w:val="0"/>
              <w:marRight w:val="0"/>
              <w:marTop w:val="0"/>
              <w:marBottom w:val="0"/>
              <w:divBdr>
                <w:top w:val="none" w:sz="0" w:space="0" w:color="auto"/>
                <w:left w:val="none" w:sz="0" w:space="0" w:color="auto"/>
                <w:bottom w:val="none" w:sz="0" w:space="0" w:color="auto"/>
                <w:right w:val="none" w:sz="0" w:space="0" w:color="auto"/>
              </w:divBdr>
            </w:div>
            <w:div w:id="1565141537">
              <w:marLeft w:val="0"/>
              <w:marRight w:val="0"/>
              <w:marTop w:val="0"/>
              <w:marBottom w:val="0"/>
              <w:divBdr>
                <w:top w:val="none" w:sz="0" w:space="0" w:color="auto"/>
                <w:left w:val="none" w:sz="0" w:space="0" w:color="auto"/>
                <w:bottom w:val="none" w:sz="0" w:space="0" w:color="auto"/>
                <w:right w:val="none" w:sz="0" w:space="0" w:color="auto"/>
              </w:divBdr>
            </w:div>
            <w:div w:id="1281573380">
              <w:marLeft w:val="0"/>
              <w:marRight w:val="0"/>
              <w:marTop w:val="0"/>
              <w:marBottom w:val="0"/>
              <w:divBdr>
                <w:top w:val="none" w:sz="0" w:space="0" w:color="auto"/>
                <w:left w:val="none" w:sz="0" w:space="0" w:color="auto"/>
                <w:bottom w:val="none" w:sz="0" w:space="0" w:color="auto"/>
                <w:right w:val="none" w:sz="0" w:space="0" w:color="auto"/>
              </w:divBdr>
            </w:div>
            <w:div w:id="1056323013">
              <w:marLeft w:val="0"/>
              <w:marRight w:val="0"/>
              <w:marTop w:val="0"/>
              <w:marBottom w:val="0"/>
              <w:divBdr>
                <w:top w:val="none" w:sz="0" w:space="0" w:color="auto"/>
                <w:left w:val="none" w:sz="0" w:space="0" w:color="auto"/>
                <w:bottom w:val="none" w:sz="0" w:space="0" w:color="auto"/>
                <w:right w:val="none" w:sz="0" w:space="0" w:color="auto"/>
              </w:divBdr>
            </w:div>
            <w:div w:id="1318723935">
              <w:marLeft w:val="0"/>
              <w:marRight w:val="0"/>
              <w:marTop w:val="0"/>
              <w:marBottom w:val="0"/>
              <w:divBdr>
                <w:top w:val="none" w:sz="0" w:space="0" w:color="auto"/>
                <w:left w:val="none" w:sz="0" w:space="0" w:color="auto"/>
                <w:bottom w:val="none" w:sz="0" w:space="0" w:color="auto"/>
                <w:right w:val="none" w:sz="0" w:space="0" w:color="auto"/>
              </w:divBdr>
            </w:div>
            <w:div w:id="1567641986">
              <w:marLeft w:val="0"/>
              <w:marRight w:val="0"/>
              <w:marTop w:val="0"/>
              <w:marBottom w:val="0"/>
              <w:divBdr>
                <w:top w:val="none" w:sz="0" w:space="0" w:color="auto"/>
                <w:left w:val="none" w:sz="0" w:space="0" w:color="auto"/>
                <w:bottom w:val="none" w:sz="0" w:space="0" w:color="auto"/>
                <w:right w:val="none" w:sz="0" w:space="0" w:color="auto"/>
              </w:divBdr>
            </w:div>
            <w:div w:id="53168145">
              <w:marLeft w:val="0"/>
              <w:marRight w:val="0"/>
              <w:marTop w:val="0"/>
              <w:marBottom w:val="0"/>
              <w:divBdr>
                <w:top w:val="none" w:sz="0" w:space="0" w:color="auto"/>
                <w:left w:val="none" w:sz="0" w:space="0" w:color="auto"/>
                <w:bottom w:val="none" w:sz="0" w:space="0" w:color="auto"/>
                <w:right w:val="none" w:sz="0" w:space="0" w:color="auto"/>
              </w:divBdr>
            </w:div>
            <w:div w:id="1685207937">
              <w:marLeft w:val="0"/>
              <w:marRight w:val="0"/>
              <w:marTop w:val="0"/>
              <w:marBottom w:val="0"/>
              <w:divBdr>
                <w:top w:val="none" w:sz="0" w:space="0" w:color="auto"/>
                <w:left w:val="none" w:sz="0" w:space="0" w:color="auto"/>
                <w:bottom w:val="none" w:sz="0" w:space="0" w:color="auto"/>
                <w:right w:val="none" w:sz="0" w:space="0" w:color="auto"/>
              </w:divBdr>
            </w:div>
            <w:div w:id="1347753903">
              <w:marLeft w:val="0"/>
              <w:marRight w:val="0"/>
              <w:marTop w:val="0"/>
              <w:marBottom w:val="0"/>
              <w:divBdr>
                <w:top w:val="none" w:sz="0" w:space="0" w:color="auto"/>
                <w:left w:val="none" w:sz="0" w:space="0" w:color="auto"/>
                <w:bottom w:val="none" w:sz="0" w:space="0" w:color="auto"/>
                <w:right w:val="none" w:sz="0" w:space="0" w:color="auto"/>
              </w:divBdr>
            </w:div>
            <w:div w:id="464346943">
              <w:marLeft w:val="0"/>
              <w:marRight w:val="0"/>
              <w:marTop w:val="0"/>
              <w:marBottom w:val="0"/>
              <w:divBdr>
                <w:top w:val="none" w:sz="0" w:space="0" w:color="auto"/>
                <w:left w:val="none" w:sz="0" w:space="0" w:color="auto"/>
                <w:bottom w:val="none" w:sz="0" w:space="0" w:color="auto"/>
                <w:right w:val="none" w:sz="0" w:space="0" w:color="auto"/>
              </w:divBdr>
            </w:div>
            <w:div w:id="585461017">
              <w:marLeft w:val="0"/>
              <w:marRight w:val="0"/>
              <w:marTop w:val="0"/>
              <w:marBottom w:val="0"/>
              <w:divBdr>
                <w:top w:val="none" w:sz="0" w:space="0" w:color="auto"/>
                <w:left w:val="none" w:sz="0" w:space="0" w:color="auto"/>
                <w:bottom w:val="none" w:sz="0" w:space="0" w:color="auto"/>
                <w:right w:val="none" w:sz="0" w:space="0" w:color="auto"/>
              </w:divBdr>
            </w:div>
            <w:div w:id="2014990011">
              <w:marLeft w:val="0"/>
              <w:marRight w:val="0"/>
              <w:marTop w:val="0"/>
              <w:marBottom w:val="0"/>
              <w:divBdr>
                <w:top w:val="none" w:sz="0" w:space="0" w:color="auto"/>
                <w:left w:val="none" w:sz="0" w:space="0" w:color="auto"/>
                <w:bottom w:val="none" w:sz="0" w:space="0" w:color="auto"/>
                <w:right w:val="none" w:sz="0" w:space="0" w:color="auto"/>
              </w:divBdr>
            </w:div>
            <w:div w:id="1888295341">
              <w:marLeft w:val="0"/>
              <w:marRight w:val="0"/>
              <w:marTop w:val="0"/>
              <w:marBottom w:val="0"/>
              <w:divBdr>
                <w:top w:val="none" w:sz="0" w:space="0" w:color="auto"/>
                <w:left w:val="none" w:sz="0" w:space="0" w:color="auto"/>
                <w:bottom w:val="none" w:sz="0" w:space="0" w:color="auto"/>
                <w:right w:val="none" w:sz="0" w:space="0" w:color="auto"/>
              </w:divBdr>
            </w:div>
            <w:div w:id="346104011">
              <w:marLeft w:val="0"/>
              <w:marRight w:val="0"/>
              <w:marTop w:val="0"/>
              <w:marBottom w:val="0"/>
              <w:divBdr>
                <w:top w:val="none" w:sz="0" w:space="0" w:color="auto"/>
                <w:left w:val="none" w:sz="0" w:space="0" w:color="auto"/>
                <w:bottom w:val="none" w:sz="0" w:space="0" w:color="auto"/>
                <w:right w:val="none" w:sz="0" w:space="0" w:color="auto"/>
              </w:divBdr>
            </w:div>
            <w:div w:id="682319911">
              <w:marLeft w:val="0"/>
              <w:marRight w:val="0"/>
              <w:marTop w:val="0"/>
              <w:marBottom w:val="0"/>
              <w:divBdr>
                <w:top w:val="none" w:sz="0" w:space="0" w:color="auto"/>
                <w:left w:val="none" w:sz="0" w:space="0" w:color="auto"/>
                <w:bottom w:val="none" w:sz="0" w:space="0" w:color="auto"/>
                <w:right w:val="none" w:sz="0" w:space="0" w:color="auto"/>
              </w:divBdr>
            </w:div>
            <w:div w:id="1593855964">
              <w:marLeft w:val="0"/>
              <w:marRight w:val="0"/>
              <w:marTop w:val="0"/>
              <w:marBottom w:val="0"/>
              <w:divBdr>
                <w:top w:val="none" w:sz="0" w:space="0" w:color="auto"/>
                <w:left w:val="none" w:sz="0" w:space="0" w:color="auto"/>
                <w:bottom w:val="none" w:sz="0" w:space="0" w:color="auto"/>
                <w:right w:val="none" w:sz="0" w:space="0" w:color="auto"/>
              </w:divBdr>
            </w:div>
            <w:div w:id="1347709946">
              <w:marLeft w:val="0"/>
              <w:marRight w:val="0"/>
              <w:marTop w:val="0"/>
              <w:marBottom w:val="0"/>
              <w:divBdr>
                <w:top w:val="none" w:sz="0" w:space="0" w:color="auto"/>
                <w:left w:val="none" w:sz="0" w:space="0" w:color="auto"/>
                <w:bottom w:val="none" w:sz="0" w:space="0" w:color="auto"/>
                <w:right w:val="none" w:sz="0" w:space="0" w:color="auto"/>
              </w:divBdr>
            </w:div>
            <w:div w:id="2113165443">
              <w:marLeft w:val="0"/>
              <w:marRight w:val="0"/>
              <w:marTop w:val="0"/>
              <w:marBottom w:val="0"/>
              <w:divBdr>
                <w:top w:val="none" w:sz="0" w:space="0" w:color="auto"/>
                <w:left w:val="none" w:sz="0" w:space="0" w:color="auto"/>
                <w:bottom w:val="none" w:sz="0" w:space="0" w:color="auto"/>
                <w:right w:val="none" w:sz="0" w:space="0" w:color="auto"/>
              </w:divBdr>
            </w:div>
            <w:div w:id="1014113287">
              <w:marLeft w:val="0"/>
              <w:marRight w:val="0"/>
              <w:marTop w:val="0"/>
              <w:marBottom w:val="0"/>
              <w:divBdr>
                <w:top w:val="none" w:sz="0" w:space="0" w:color="auto"/>
                <w:left w:val="none" w:sz="0" w:space="0" w:color="auto"/>
                <w:bottom w:val="none" w:sz="0" w:space="0" w:color="auto"/>
                <w:right w:val="none" w:sz="0" w:space="0" w:color="auto"/>
              </w:divBdr>
            </w:div>
            <w:div w:id="545678795">
              <w:marLeft w:val="0"/>
              <w:marRight w:val="0"/>
              <w:marTop w:val="0"/>
              <w:marBottom w:val="0"/>
              <w:divBdr>
                <w:top w:val="none" w:sz="0" w:space="0" w:color="auto"/>
                <w:left w:val="none" w:sz="0" w:space="0" w:color="auto"/>
                <w:bottom w:val="none" w:sz="0" w:space="0" w:color="auto"/>
                <w:right w:val="none" w:sz="0" w:space="0" w:color="auto"/>
              </w:divBdr>
            </w:div>
            <w:div w:id="1269309668">
              <w:marLeft w:val="0"/>
              <w:marRight w:val="0"/>
              <w:marTop w:val="0"/>
              <w:marBottom w:val="0"/>
              <w:divBdr>
                <w:top w:val="none" w:sz="0" w:space="0" w:color="auto"/>
                <w:left w:val="none" w:sz="0" w:space="0" w:color="auto"/>
                <w:bottom w:val="none" w:sz="0" w:space="0" w:color="auto"/>
                <w:right w:val="none" w:sz="0" w:space="0" w:color="auto"/>
              </w:divBdr>
            </w:div>
            <w:div w:id="17037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2678">
      <w:bodyDiv w:val="1"/>
      <w:marLeft w:val="0"/>
      <w:marRight w:val="0"/>
      <w:marTop w:val="0"/>
      <w:marBottom w:val="0"/>
      <w:divBdr>
        <w:top w:val="none" w:sz="0" w:space="0" w:color="auto"/>
        <w:left w:val="none" w:sz="0" w:space="0" w:color="auto"/>
        <w:bottom w:val="none" w:sz="0" w:space="0" w:color="auto"/>
        <w:right w:val="none" w:sz="0" w:space="0" w:color="auto"/>
      </w:divBdr>
      <w:divsChild>
        <w:div w:id="1152406436">
          <w:marLeft w:val="0"/>
          <w:marRight w:val="0"/>
          <w:marTop w:val="0"/>
          <w:marBottom w:val="0"/>
          <w:divBdr>
            <w:top w:val="none" w:sz="0" w:space="0" w:color="auto"/>
            <w:left w:val="none" w:sz="0" w:space="0" w:color="auto"/>
            <w:bottom w:val="none" w:sz="0" w:space="0" w:color="auto"/>
            <w:right w:val="none" w:sz="0" w:space="0" w:color="auto"/>
          </w:divBdr>
          <w:divsChild>
            <w:div w:id="998074542">
              <w:marLeft w:val="0"/>
              <w:marRight w:val="0"/>
              <w:marTop w:val="0"/>
              <w:marBottom w:val="0"/>
              <w:divBdr>
                <w:top w:val="none" w:sz="0" w:space="0" w:color="auto"/>
                <w:left w:val="none" w:sz="0" w:space="0" w:color="auto"/>
                <w:bottom w:val="none" w:sz="0" w:space="0" w:color="auto"/>
                <w:right w:val="none" w:sz="0" w:space="0" w:color="auto"/>
              </w:divBdr>
            </w:div>
            <w:div w:id="2109815562">
              <w:marLeft w:val="0"/>
              <w:marRight w:val="0"/>
              <w:marTop w:val="0"/>
              <w:marBottom w:val="0"/>
              <w:divBdr>
                <w:top w:val="none" w:sz="0" w:space="0" w:color="auto"/>
                <w:left w:val="none" w:sz="0" w:space="0" w:color="auto"/>
                <w:bottom w:val="none" w:sz="0" w:space="0" w:color="auto"/>
                <w:right w:val="none" w:sz="0" w:space="0" w:color="auto"/>
              </w:divBdr>
            </w:div>
            <w:div w:id="2091193264">
              <w:marLeft w:val="0"/>
              <w:marRight w:val="0"/>
              <w:marTop w:val="0"/>
              <w:marBottom w:val="0"/>
              <w:divBdr>
                <w:top w:val="none" w:sz="0" w:space="0" w:color="auto"/>
                <w:left w:val="none" w:sz="0" w:space="0" w:color="auto"/>
                <w:bottom w:val="none" w:sz="0" w:space="0" w:color="auto"/>
                <w:right w:val="none" w:sz="0" w:space="0" w:color="auto"/>
              </w:divBdr>
            </w:div>
            <w:div w:id="1131944330">
              <w:marLeft w:val="0"/>
              <w:marRight w:val="0"/>
              <w:marTop w:val="0"/>
              <w:marBottom w:val="0"/>
              <w:divBdr>
                <w:top w:val="none" w:sz="0" w:space="0" w:color="auto"/>
                <w:left w:val="none" w:sz="0" w:space="0" w:color="auto"/>
                <w:bottom w:val="none" w:sz="0" w:space="0" w:color="auto"/>
                <w:right w:val="none" w:sz="0" w:space="0" w:color="auto"/>
              </w:divBdr>
            </w:div>
            <w:div w:id="1476725921">
              <w:marLeft w:val="0"/>
              <w:marRight w:val="0"/>
              <w:marTop w:val="0"/>
              <w:marBottom w:val="0"/>
              <w:divBdr>
                <w:top w:val="none" w:sz="0" w:space="0" w:color="auto"/>
                <w:left w:val="none" w:sz="0" w:space="0" w:color="auto"/>
                <w:bottom w:val="none" w:sz="0" w:space="0" w:color="auto"/>
                <w:right w:val="none" w:sz="0" w:space="0" w:color="auto"/>
              </w:divBdr>
            </w:div>
            <w:div w:id="2146390598">
              <w:marLeft w:val="0"/>
              <w:marRight w:val="0"/>
              <w:marTop w:val="0"/>
              <w:marBottom w:val="0"/>
              <w:divBdr>
                <w:top w:val="none" w:sz="0" w:space="0" w:color="auto"/>
                <w:left w:val="none" w:sz="0" w:space="0" w:color="auto"/>
                <w:bottom w:val="none" w:sz="0" w:space="0" w:color="auto"/>
                <w:right w:val="none" w:sz="0" w:space="0" w:color="auto"/>
              </w:divBdr>
            </w:div>
            <w:div w:id="1826118124">
              <w:marLeft w:val="0"/>
              <w:marRight w:val="0"/>
              <w:marTop w:val="0"/>
              <w:marBottom w:val="0"/>
              <w:divBdr>
                <w:top w:val="none" w:sz="0" w:space="0" w:color="auto"/>
                <w:left w:val="none" w:sz="0" w:space="0" w:color="auto"/>
                <w:bottom w:val="none" w:sz="0" w:space="0" w:color="auto"/>
                <w:right w:val="none" w:sz="0" w:space="0" w:color="auto"/>
              </w:divBdr>
            </w:div>
            <w:div w:id="1246763648">
              <w:marLeft w:val="0"/>
              <w:marRight w:val="0"/>
              <w:marTop w:val="0"/>
              <w:marBottom w:val="0"/>
              <w:divBdr>
                <w:top w:val="none" w:sz="0" w:space="0" w:color="auto"/>
                <w:left w:val="none" w:sz="0" w:space="0" w:color="auto"/>
                <w:bottom w:val="none" w:sz="0" w:space="0" w:color="auto"/>
                <w:right w:val="none" w:sz="0" w:space="0" w:color="auto"/>
              </w:divBdr>
            </w:div>
            <w:div w:id="1041251450">
              <w:marLeft w:val="0"/>
              <w:marRight w:val="0"/>
              <w:marTop w:val="0"/>
              <w:marBottom w:val="0"/>
              <w:divBdr>
                <w:top w:val="none" w:sz="0" w:space="0" w:color="auto"/>
                <w:left w:val="none" w:sz="0" w:space="0" w:color="auto"/>
                <w:bottom w:val="none" w:sz="0" w:space="0" w:color="auto"/>
                <w:right w:val="none" w:sz="0" w:space="0" w:color="auto"/>
              </w:divBdr>
            </w:div>
            <w:div w:id="560333050">
              <w:marLeft w:val="0"/>
              <w:marRight w:val="0"/>
              <w:marTop w:val="0"/>
              <w:marBottom w:val="0"/>
              <w:divBdr>
                <w:top w:val="none" w:sz="0" w:space="0" w:color="auto"/>
                <w:left w:val="none" w:sz="0" w:space="0" w:color="auto"/>
                <w:bottom w:val="none" w:sz="0" w:space="0" w:color="auto"/>
                <w:right w:val="none" w:sz="0" w:space="0" w:color="auto"/>
              </w:divBdr>
            </w:div>
            <w:div w:id="1845050471">
              <w:marLeft w:val="0"/>
              <w:marRight w:val="0"/>
              <w:marTop w:val="0"/>
              <w:marBottom w:val="0"/>
              <w:divBdr>
                <w:top w:val="none" w:sz="0" w:space="0" w:color="auto"/>
                <w:left w:val="none" w:sz="0" w:space="0" w:color="auto"/>
                <w:bottom w:val="none" w:sz="0" w:space="0" w:color="auto"/>
                <w:right w:val="none" w:sz="0" w:space="0" w:color="auto"/>
              </w:divBdr>
            </w:div>
            <w:div w:id="1286620480">
              <w:marLeft w:val="0"/>
              <w:marRight w:val="0"/>
              <w:marTop w:val="0"/>
              <w:marBottom w:val="0"/>
              <w:divBdr>
                <w:top w:val="none" w:sz="0" w:space="0" w:color="auto"/>
                <w:left w:val="none" w:sz="0" w:space="0" w:color="auto"/>
                <w:bottom w:val="none" w:sz="0" w:space="0" w:color="auto"/>
                <w:right w:val="none" w:sz="0" w:space="0" w:color="auto"/>
              </w:divBdr>
            </w:div>
            <w:div w:id="919142866">
              <w:marLeft w:val="0"/>
              <w:marRight w:val="0"/>
              <w:marTop w:val="0"/>
              <w:marBottom w:val="0"/>
              <w:divBdr>
                <w:top w:val="none" w:sz="0" w:space="0" w:color="auto"/>
                <w:left w:val="none" w:sz="0" w:space="0" w:color="auto"/>
                <w:bottom w:val="none" w:sz="0" w:space="0" w:color="auto"/>
                <w:right w:val="none" w:sz="0" w:space="0" w:color="auto"/>
              </w:divBdr>
            </w:div>
            <w:div w:id="1771119898">
              <w:marLeft w:val="0"/>
              <w:marRight w:val="0"/>
              <w:marTop w:val="0"/>
              <w:marBottom w:val="0"/>
              <w:divBdr>
                <w:top w:val="none" w:sz="0" w:space="0" w:color="auto"/>
                <w:left w:val="none" w:sz="0" w:space="0" w:color="auto"/>
                <w:bottom w:val="none" w:sz="0" w:space="0" w:color="auto"/>
                <w:right w:val="none" w:sz="0" w:space="0" w:color="auto"/>
              </w:divBdr>
            </w:div>
            <w:div w:id="1474374766">
              <w:marLeft w:val="0"/>
              <w:marRight w:val="0"/>
              <w:marTop w:val="0"/>
              <w:marBottom w:val="0"/>
              <w:divBdr>
                <w:top w:val="none" w:sz="0" w:space="0" w:color="auto"/>
                <w:left w:val="none" w:sz="0" w:space="0" w:color="auto"/>
                <w:bottom w:val="none" w:sz="0" w:space="0" w:color="auto"/>
                <w:right w:val="none" w:sz="0" w:space="0" w:color="auto"/>
              </w:divBdr>
            </w:div>
            <w:div w:id="316960473">
              <w:marLeft w:val="0"/>
              <w:marRight w:val="0"/>
              <w:marTop w:val="0"/>
              <w:marBottom w:val="0"/>
              <w:divBdr>
                <w:top w:val="none" w:sz="0" w:space="0" w:color="auto"/>
                <w:left w:val="none" w:sz="0" w:space="0" w:color="auto"/>
                <w:bottom w:val="none" w:sz="0" w:space="0" w:color="auto"/>
                <w:right w:val="none" w:sz="0" w:space="0" w:color="auto"/>
              </w:divBdr>
            </w:div>
            <w:div w:id="753476526">
              <w:marLeft w:val="0"/>
              <w:marRight w:val="0"/>
              <w:marTop w:val="0"/>
              <w:marBottom w:val="0"/>
              <w:divBdr>
                <w:top w:val="none" w:sz="0" w:space="0" w:color="auto"/>
                <w:left w:val="none" w:sz="0" w:space="0" w:color="auto"/>
                <w:bottom w:val="none" w:sz="0" w:space="0" w:color="auto"/>
                <w:right w:val="none" w:sz="0" w:space="0" w:color="auto"/>
              </w:divBdr>
            </w:div>
            <w:div w:id="1677684595">
              <w:marLeft w:val="0"/>
              <w:marRight w:val="0"/>
              <w:marTop w:val="0"/>
              <w:marBottom w:val="0"/>
              <w:divBdr>
                <w:top w:val="none" w:sz="0" w:space="0" w:color="auto"/>
                <w:left w:val="none" w:sz="0" w:space="0" w:color="auto"/>
                <w:bottom w:val="none" w:sz="0" w:space="0" w:color="auto"/>
                <w:right w:val="none" w:sz="0" w:space="0" w:color="auto"/>
              </w:divBdr>
            </w:div>
            <w:div w:id="841041878">
              <w:marLeft w:val="0"/>
              <w:marRight w:val="0"/>
              <w:marTop w:val="0"/>
              <w:marBottom w:val="0"/>
              <w:divBdr>
                <w:top w:val="none" w:sz="0" w:space="0" w:color="auto"/>
                <w:left w:val="none" w:sz="0" w:space="0" w:color="auto"/>
                <w:bottom w:val="none" w:sz="0" w:space="0" w:color="auto"/>
                <w:right w:val="none" w:sz="0" w:space="0" w:color="auto"/>
              </w:divBdr>
            </w:div>
            <w:div w:id="2004627953">
              <w:marLeft w:val="0"/>
              <w:marRight w:val="0"/>
              <w:marTop w:val="0"/>
              <w:marBottom w:val="0"/>
              <w:divBdr>
                <w:top w:val="none" w:sz="0" w:space="0" w:color="auto"/>
                <w:left w:val="none" w:sz="0" w:space="0" w:color="auto"/>
                <w:bottom w:val="none" w:sz="0" w:space="0" w:color="auto"/>
                <w:right w:val="none" w:sz="0" w:space="0" w:color="auto"/>
              </w:divBdr>
            </w:div>
            <w:div w:id="1857965270">
              <w:marLeft w:val="0"/>
              <w:marRight w:val="0"/>
              <w:marTop w:val="0"/>
              <w:marBottom w:val="0"/>
              <w:divBdr>
                <w:top w:val="none" w:sz="0" w:space="0" w:color="auto"/>
                <w:left w:val="none" w:sz="0" w:space="0" w:color="auto"/>
                <w:bottom w:val="none" w:sz="0" w:space="0" w:color="auto"/>
                <w:right w:val="none" w:sz="0" w:space="0" w:color="auto"/>
              </w:divBdr>
            </w:div>
            <w:div w:id="1468233689">
              <w:marLeft w:val="0"/>
              <w:marRight w:val="0"/>
              <w:marTop w:val="0"/>
              <w:marBottom w:val="0"/>
              <w:divBdr>
                <w:top w:val="none" w:sz="0" w:space="0" w:color="auto"/>
                <w:left w:val="none" w:sz="0" w:space="0" w:color="auto"/>
                <w:bottom w:val="none" w:sz="0" w:space="0" w:color="auto"/>
                <w:right w:val="none" w:sz="0" w:space="0" w:color="auto"/>
              </w:divBdr>
            </w:div>
            <w:div w:id="19195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6166">
      <w:bodyDiv w:val="1"/>
      <w:marLeft w:val="0"/>
      <w:marRight w:val="0"/>
      <w:marTop w:val="0"/>
      <w:marBottom w:val="0"/>
      <w:divBdr>
        <w:top w:val="none" w:sz="0" w:space="0" w:color="auto"/>
        <w:left w:val="none" w:sz="0" w:space="0" w:color="auto"/>
        <w:bottom w:val="none" w:sz="0" w:space="0" w:color="auto"/>
        <w:right w:val="none" w:sz="0" w:space="0" w:color="auto"/>
      </w:divBdr>
      <w:divsChild>
        <w:div w:id="38476327">
          <w:marLeft w:val="0"/>
          <w:marRight w:val="0"/>
          <w:marTop w:val="0"/>
          <w:marBottom w:val="0"/>
          <w:divBdr>
            <w:top w:val="none" w:sz="0" w:space="0" w:color="auto"/>
            <w:left w:val="none" w:sz="0" w:space="0" w:color="auto"/>
            <w:bottom w:val="none" w:sz="0" w:space="0" w:color="auto"/>
            <w:right w:val="none" w:sz="0" w:space="0" w:color="auto"/>
          </w:divBdr>
          <w:divsChild>
            <w:div w:id="96974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7634">
      <w:bodyDiv w:val="1"/>
      <w:marLeft w:val="0"/>
      <w:marRight w:val="0"/>
      <w:marTop w:val="0"/>
      <w:marBottom w:val="0"/>
      <w:divBdr>
        <w:top w:val="none" w:sz="0" w:space="0" w:color="auto"/>
        <w:left w:val="none" w:sz="0" w:space="0" w:color="auto"/>
        <w:bottom w:val="none" w:sz="0" w:space="0" w:color="auto"/>
        <w:right w:val="none" w:sz="0" w:space="0" w:color="auto"/>
      </w:divBdr>
      <w:divsChild>
        <w:div w:id="1985768225">
          <w:marLeft w:val="0"/>
          <w:marRight w:val="0"/>
          <w:marTop w:val="0"/>
          <w:marBottom w:val="0"/>
          <w:divBdr>
            <w:top w:val="none" w:sz="0" w:space="0" w:color="auto"/>
            <w:left w:val="none" w:sz="0" w:space="0" w:color="auto"/>
            <w:bottom w:val="none" w:sz="0" w:space="0" w:color="auto"/>
            <w:right w:val="none" w:sz="0" w:space="0" w:color="auto"/>
          </w:divBdr>
          <w:divsChild>
            <w:div w:id="1937786946">
              <w:marLeft w:val="0"/>
              <w:marRight w:val="0"/>
              <w:marTop w:val="0"/>
              <w:marBottom w:val="0"/>
              <w:divBdr>
                <w:top w:val="none" w:sz="0" w:space="0" w:color="auto"/>
                <w:left w:val="none" w:sz="0" w:space="0" w:color="auto"/>
                <w:bottom w:val="none" w:sz="0" w:space="0" w:color="auto"/>
                <w:right w:val="none" w:sz="0" w:space="0" w:color="auto"/>
              </w:divBdr>
            </w:div>
            <w:div w:id="612397809">
              <w:marLeft w:val="0"/>
              <w:marRight w:val="0"/>
              <w:marTop w:val="0"/>
              <w:marBottom w:val="0"/>
              <w:divBdr>
                <w:top w:val="none" w:sz="0" w:space="0" w:color="auto"/>
                <w:left w:val="none" w:sz="0" w:space="0" w:color="auto"/>
                <w:bottom w:val="none" w:sz="0" w:space="0" w:color="auto"/>
                <w:right w:val="none" w:sz="0" w:space="0" w:color="auto"/>
              </w:divBdr>
            </w:div>
            <w:div w:id="657349120">
              <w:marLeft w:val="0"/>
              <w:marRight w:val="0"/>
              <w:marTop w:val="0"/>
              <w:marBottom w:val="0"/>
              <w:divBdr>
                <w:top w:val="none" w:sz="0" w:space="0" w:color="auto"/>
                <w:left w:val="none" w:sz="0" w:space="0" w:color="auto"/>
                <w:bottom w:val="none" w:sz="0" w:space="0" w:color="auto"/>
                <w:right w:val="none" w:sz="0" w:space="0" w:color="auto"/>
              </w:divBdr>
            </w:div>
            <w:div w:id="1370760597">
              <w:marLeft w:val="0"/>
              <w:marRight w:val="0"/>
              <w:marTop w:val="0"/>
              <w:marBottom w:val="0"/>
              <w:divBdr>
                <w:top w:val="none" w:sz="0" w:space="0" w:color="auto"/>
                <w:left w:val="none" w:sz="0" w:space="0" w:color="auto"/>
                <w:bottom w:val="none" w:sz="0" w:space="0" w:color="auto"/>
                <w:right w:val="none" w:sz="0" w:space="0" w:color="auto"/>
              </w:divBdr>
            </w:div>
            <w:div w:id="15823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3403">
      <w:bodyDiv w:val="1"/>
      <w:marLeft w:val="0"/>
      <w:marRight w:val="0"/>
      <w:marTop w:val="0"/>
      <w:marBottom w:val="0"/>
      <w:divBdr>
        <w:top w:val="none" w:sz="0" w:space="0" w:color="auto"/>
        <w:left w:val="none" w:sz="0" w:space="0" w:color="auto"/>
        <w:bottom w:val="none" w:sz="0" w:space="0" w:color="auto"/>
        <w:right w:val="none" w:sz="0" w:space="0" w:color="auto"/>
      </w:divBdr>
    </w:div>
    <w:div w:id="1936667226">
      <w:bodyDiv w:val="1"/>
      <w:marLeft w:val="0"/>
      <w:marRight w:val="0"/>
      <w:marTop w:val="0"/>
      <w:marBottom w:val="0"/>
      <w:divBdr>
        <w:top w:val="none" w:sz="0" w:space="0" w:color="auto"/>
        <w:left w:val="none" w:sz="0" w:space="0" w:color="auto"/>
        <w:bottom w:val="none" w:sz="0" w:space="0" w:color="auto"/>
        <w:right w:val="none" w:sz="0" w:space="0" w:color="auto"/>
      </w:divBdr>
      <w:divsChild>
        <w:div w:id="447772697">
          <w:marLeft w:val="0"/>
          <w:marRight w:val="0"/>
          <w:marTop w:val="0"/>
          <w:marBottom w:val="0"/>
          <w:divBdr>
            <w:top w:val="none" w:sz="0" w:space="0" w:color="auto"/>
            <w:left w:val="none" w:sz="0" w:space="0" w:color="auto"/>
            <w:bottom w:val="none" w:sz="0" w:space="0" w:color="auto"/>
            <w:right w:val="none" w:sz="0" w:space="0" w:color="auto"/>
          </w:divBdr>
          <w:divsChild>
            <w:div w:id="83735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sv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png"/><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svg"/><Relationship Id="rId40" Type="http://schemas.openxmlformats.org/officeDocument/2006/relationships/image" Target="media/image23.png"/><Relationship Id="rId45" Type="http://schemas.openxmlformats.org/officeDocument/2006/relationships/image" Target="media/image28.sv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footer" Target="footer2.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sv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header" Target="header1.xml"/><Relationship Id="rId51" Type="http://schemas.openxmlformats.org/officeDocument/2006/relationships/image" Target="media/image34.png"/><Relationship Id="rId72"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sv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header" Target="header4.xml"/><Relationship Id="rId39" Type="http://schemas.openxmlformats.org/officeDocument/2006/relationships/image" Target="media/image22.sv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11A8F-D4E3-492D-8ACA-0B84A9D6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150</Pages>
  <Words>50804</Words>
  <Characters>289586</Characters>
  <Application>Microsoft Office Word</Application>
  <DocSecurity>0</DocSecurity>
  <Lines>2413</Lines>
  <Paragraphs>679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Fawlty Play</dc:creator>
  <cp:keywords/>
  <dc:description/>
  <cp:lastModifiedBy>Tang, Ray</cp:lastModifiedBy>
  <cp:revision>2</cp:revision>
  <dcterms:created xsi:type="dcterms:W3CDTF">2023-12-01T07:39:00Z</dcterms:created>
  <dcterms:modified xsi:type="dcterms:W3CDTF">2023-12-01T07:39:00Z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id="yvd0yK8w"/&gt;&lt;style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